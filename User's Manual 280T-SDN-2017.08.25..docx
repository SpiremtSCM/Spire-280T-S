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207EC" w14:textId="77777777" w:rsidR="00CA653B" w:rsidRPr="00AF1805" w:rsidRDefault="00CA653B">
      <w:pPr>
        <w:rPr>
          <w:sz w:val="30"/>
          <w:szCs w:val="30"/>
        </w:rPr>
      </w:pPr>
    </w:p>
    <w:p w14:paraId="2A76B89C" w14:textId="4163B59D" w:rsidR="00187EE9" w:rsidRPr="00AF1805" w:rsidRDefault="0053331B">
      <w:pPr>
        <w:rPr>
          <w:sz w:val="30"/>
          <w:szCs w:val="30"/>
        </w:rPr>
      </w:pPr>
      <w:r>
        <w:rPr>
          <w:noProof/>
        </w:rPr>
        <w:drawing>
          <wp:anchor distT="0" distB="0" distL="114300" distR="114300" simplePos="0" relativeHeight="251617280" behindDoc="0" locked="0" layoutInCell="1" allowOverlap="1" wp14:anchorId="02AD039A" wp14:editId="0AC4F7D1">
            <wp:simplePos x="0" y="0"/>
            <wp:positionH relativeFrom="column">
              <wp:posOffset>63500</wp:posOffset>
            </wp:positionH>
            <wp:positionV relativeFrom="paragraph">
              <wp:posOffset>154940</wp:posOffset>
            </wp:positionV>
            <wp:extent cx="1264285" cy="384175"/>
            <wp:effectExtent l="0" t="0" r="0" b="0"/>
            <wp:wrapNone/>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285" cy="384175"/>
                    </a:xfrm>
                    <a:prstGeom prst="rect">
                      <a:avLst/>
                    </a:prstGeom>
                    <a:noFill/>
                  </pic:spPr>
                </pic:pic>
              </a:graphicData>
            </a:graphic>
            <wp14:sizeRelH relativeFrom="page">
              <wp14:pctWidth>0</wp14:pctWidth>
            </wp14:sizeRelH>
            <wp14:sizeRelV relativeFrom="page">
              <wp14:pctHeight>0</wp14:pctHeight>
            </wp14:sizeRelV>
          </wp:anchor>
        </w:drawing>
      </w:r>
    </w:p>
    <w:p w14:paraId="27950447" w14:textId="77777777" w:rsidR="00187EE9" w:rsidRPr="00AF1805" w:rsidRDefault="00187EE9">
      <w:pPr>
        <w:rPr>
          <w:sz w:val="30"/>
          <w:szCs w:val="30"/>
        </w:rPr>
      </w:pPr>
    </w:p>
    <w:p w14:paraId="1AD1D5D6" w14:textId="77777777" w:rsidR="002B37BC" w:rsidRPr="00AF1805" w:rsidRDefault="002B37BC">
      <w:pPr>
        <w:rPr>
          <w:sz w:val="30"/>
          <w:szCs w:val="30"/>
        </w:rPr>
      </w:pPr>
    </w:p>
    <w:p w14:paraId="7F053580" w14:textId="6E53DCF5" w:rsidR="00A1320F" w:rsidRPr="00AF1805" w:rsidRDefault="0053331B">
      <w:pPr>
        <w:rPr>
          <w:sz w:val="30"/>
          <w:szCs w:val="30"/>
        </w:rPr>
      </w:pPr>
      <w:r>
        <w:rPr>
          <w:noProof/>
          <w:sz w:val="30"/>
          <w:szCs w:val="30"/>
        </w:rPr>
        <mc:AlternateContent>
          <mc:Choice Requires="wps">
            <w:drawing>
              <wp:anchor distT="0" distB="0" distL="114300" distR="114300" simplePos="0" relativeHeight="251614208" behindDoc="0" locked="0" layoutInCell="1" allowOverlap="1" wp14:anchorId="426FECBC" wp14:editId="384947CA">
                <wp:simplePos x="0" y="0"/>
                <wp:positionH relativeFrom="column">
                  <wp:posOffset>0</wp:posOffset>
                </wp:positionH>
                <wp:positionV relativeFrom="paragraph">
                  <wp:posOffset>358140</wp:posOffset>
                </wp:positionV>
                <wp:extent cx="3771900" cy="495300"/>
                <wp:effectExtent l="0" t="0" r="0" b="1905"/>
                <wp:wrapNone/>
                <wp:docPr id="85"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552968" w14:textId="77777777" w:rsidR="005B7D00" w:rsidRDefault="005B7D00">
                            <w:pPr>
                              <w:jc w:val="center"/>
                              <w:rPr>
                                <w:b/>
                                <w:sz w:val="48"/>
                                <w:szCs w:val="48"/>
                              </w:rPr>
                            </w:pPr>
                            <w:r>
                              <w:rPr>
                                <w:b/>
                                <w:sz w:val="48"/>
                                <w:szCs w:val="48"/>
                              </w:rPr>
                              <w:t>User’s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FECBC" id="_x0000_t202" coordsize="21600,21600" o:spt="202" path="m,l,21600r21600,l21600,xe">
                <v:stroke joinstyle="miter"/>
                <v:path gradientshapeok="t" o:connecttype="rect"/>
              </v:shapetype>
              <v:shape id="Text Box 332" o:spid="_x0000_s1026" type="#_x0000_t202" style="position:absolute;left:0;text-align:left;margin-left:0;margin-top:28.2pt;width:297pt;height:3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" stroked="f">
                <v:textbox>
                  <w:txbxContent>
                    <w:p w14:paraId="0C552968" w14:textId="77777777" w:rsidR="005B7D00" w:rsidRDefault="005B7D00">
                      <w:pPr>
                        <w:jc w:val="center"/>
                        <w:rPr>
                          <w:b/>
                          <w:sz w:val="48"/>
                          <w:szCs w:val="48"/>
                        </w:rPr>
                      </w:pPr>
                      <w:r>
                        <w:rPr>
                          <w:b/>
                          <w:sz w:val="48"/>
                          <w:szCs w:val="48"/>
                        </w:rPr>
                        <w:t>User’s Manual</w:t>
                      </w:r>
                    </w:p>
                  </w:txbxContent>
                </v:textbox>
              </v:shape>
            </w:pict>
          </mc:Fallback>
        </mc:AlternateContent>
      </w:r>
    </w:p>
    <w:p w14:paraId="05E269A3" w14:textId="7EFD01AB" w:rsidR="00A1320F" w:rsidRPr="00AF1805" w:rsidRDefault="0053331B">
      <w:pPr>
        <w:rPr>
          <w:sz w:val="30"/>
          <w:szCs w:val="30"/>
        </w:rPr>
      </w:pPr>
      <w:r>
        <w:rPr>
          <w:noProof/>
        </w:rPr>
        <mc:AlternateContent>
          <mc:Choice Requires="wps">
            <w:drawing>
              <wp:anchor distT="0" distB="0" distL="114300" distR="114300" simplePos="0" relativeHeight="251613184" behindDoc="0" locked="0" layoutInCell="1" allowOverlap="1" wp14:anchorId="5AD9AE35" wp14:editId="0CC50FD4">
                <wp:simplePos x="0" y="0"/>
                <wp:positionH relativeFrom="column">
                  <wp:posOffset>0</wp:posOffset>
                </wp:positionH>
                <wp:positionV relativeFrom="paragraph">
                  <wp:posOffset>381635</wp:posOffset>
                </wp:positionV>
                <wp:extent cx="3771900" cy="396240"/>
                <wp:effectExtent l="0" t="0" r="0" b="0"/>
                <wp:wrapNone/>
                <wp:docPr id="84"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B7C42" w14:textId="72E6711A" w:rsidR="005B7D00" w:rsidRDefault="005B7D00">
                            <w:pPr>
                              <w:jc w:val="center"/>
                              <w:rPr>
                                <w:b/>
                                <w:sz w:val="28"/>
                                <w:szCs w:val="28"/>
                              </w:rPr>
                            </w:pPr>
                            <w:r>
                              <w:rPr>
                                <w:b/>
                                <w:sz w:val="28"/>
                                <w:szCs w:val="28"/>
                              </w:rPr>
                              <w:t>tPrime</w:t>
                            </w:r>
                            <w:r w:rsidRPr="00D84A7D">
                              <w:rPr>
                                <w:b/>
                                <w:sz w:val="28"/>
                                <w:szCs w:val="28"/>
                                <w:vertAlign w:val="superscript"/>
                              </w:rPr>
                              <w:t>TM</w:t>
                            </w:r>
                            <w:r>
                              <w:rPr>
                                <w:b/>
                                <w:sz w:val="28"/>
                                <w:szCs w:val="28"/>
                              </w:rPr>
                              <w:t xml:space="preserve"> Series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9AE35" id="Text Box 319" o:spid="_x0000_s1027" type="#_x0000_t202" style="position:absolute;left:0;text-align:left;margin-left:0;margin-top:30.05pt;width:297pt;height:31.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VkuwIAAMM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" filled="f" stroked="f">
                <v:textbox>
                  <w:txbxContent>
                    <w:p w14:paraId="4DAB7C42" w14:textId="72E6711A" w:rsidR="005B7D00" w:rsidRDefault="005B7D00">
                      <w:pPr>
                        <w:jc w:val="center"/>
                        <w:rPr>
                          <w:b/>
                          <w:sz w:val="28"/>
                          <w:szCs w:val="28"/>
                        </w:rPr>
                      </w:pPr>
                      <w:r>
                        <w:rPr>
                          <w:b/>
                          <w:sz w:val="28"/>
                          <w:szCs w:val="28"/>
                        </w:rPr>
                        <w:t>tPrime</w:t>
                      </w:r>
                      <w:r w:rsidRPr="00D84A7D">
                        <w:rPr>
                          <w:b/>
                          <w:sz w:val="28"/>
                          <w:szCs w:val="28"/>
                          <w:vertAlign w:val="superscript"/>
                        </w:rPr>
                        <w:t>TM</w:t>
                      </w:r>
                      <w:r>
                        <w:rPr>
                          <w:b/>
                          <w:sz w:val="28"/>
                          <w:szCs w:val="28"/>
                        </w:rPr>
                        <w:t xml:space="preserve"> Series</w:t>
                      </w:r>
                    </w:p>
                  </w:txbxContent>
                </v:textbox>
              </v:shape>
            </w:pict>
          </mc:Fallback>
        </mc:AlternateContent>
      </w:r>
    </w:p>
    <w:p w14:paraId="59FB48B0" w14:textId="2F83B4E7" w:rsidR="00A1320F" w:rsidRPr="00AF1805" w:rsidRDefault="0053331B">
      <w:pPr>
        <w:rPr>
          <w:sz w:val="30"/>
          <w:szCs w:val="30"/>
        </w:rPr>
      </w:pPr>
      <w:r>
        <w:rPr>
          <w:noProof/>
          <w:sz w:val="30"/>
          <w:szCs w:val="30"/>
        </w:rPr>
        <mc:AlternateContent>
          <mc:Choice Requires="wps">
            <w:drawing>
              <wp:anchor distT="0" distB="0" distL="114300" distR="114300" simplePos="0" relativeHeight="251615232" behindDoc="0" locked="0" layoutInCell="1" allowOverlap="1" wp14:anchorId="6BFD03CA" wp14:editId="729A9644">
                <wp:simplePos x="0" y="0"/>
                <wp:positionH relativeFrom="column">
                  <wp:posOffset>63500</wp:posOffset>
                </wp:positionH>
                <wp:positionV relativeFrom="paragraph">
                  <wp:posOffset>255905</wp:posOffset>
                </wp:positionV>
                <wp:extent cx="3771900" cy="441960"/>
                <wp:effectExtent l="0" t="2540" r="3175" b="3175"/>
                <wp:wrapNone/>
                <wp:docPr id="83"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AFB04" w14:textId="77777777" w:rsidR="005B7D00" w:rsidRDefault="005B7D00">
                            <w:pPr>
                              <w:jc w:val="center"/>
                              <w:rPr>
                                <w:b/>
                                <w:sz w:val="28"/>
                                <w:szCs w:val="28"/>
                              </w:rPr>
                            </w:pPr>
                            <w:r>
                              <w:rPr>
                                <w:b/>
                                <w:sz w:val="28"/>
                                <w:szCs w:val="28"/>
                              </w:rPr>
                              <w:t>280T-S Ultrasonic Heat 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D03CA" id="Text Box 333" o:spid="_x0000_s1028" type="#_x0000_t202" style="position:absolute;left:0;text-align:left;margin-left:5pt;margin-top:20.15pt;width:297pt;height:34.8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2yugIAAMM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" filled="f" stroked="f">
                <v:textbox>
                  <w:txbxContent>
                    <w:p w14:paraId="6DDAFB04" w14:textId="77777777" w:rsidR="005B7D00" w:rsidRDefault="005B7D00">
                      <w:pPr>
                        <w:jc w:val="center"/>
                        <w:rPr>
                          <w:b/>
                          <w:sz w:val="28"/>
                          <w:szCs w:val="28"/>
                        </w:rPr>
                      </w:pPr>
                      <w:r>
                        <w:rPr>
                          <w:b/>
                          <w:sz w:val="28"/>
                          <w:szCs w:val="28"/>
                        </w:rPr>
                        <w:t>280T-S Ultrasonic Heat Meter</w:t>
                      </w:r>
                    </w:p>
                  </w:txbxContent>
                </v:textbox>
              </v:shape>
            </w:pict>
          </mc:Fallback>
        </mc:AlternateContent>
      </w:r>
    </w:p>
    <w:p w14:paraId="182063CD" w14:textId="77777777" w:rsidR="00A1320F" w:rsidRPr="00AF1805" w:rsidRDefault="00A1320F">
      <w:pPr>
        <w:rPr>
          <w:sz w:val="30"/>
          <w:szCs w:val="30"/>
        </w:rPr>
      </w:pPr>
    </w:p>
    <w:p w14:paraId="2DA17D79" w14:textId="35D51C78" w:rsidR="00A1320F" w:rsidRPr="00AF1805" w:rsidRDefault="0053331B">
      <w:pPr>
        <w:rPr>
          <w:sz w:val="30"/>
          <w:szCs w:val="30"/>
        </w:rPr>
      </w:pPr>
      <w:r>
        <w:rPr>
          <w:noProof/>
          <w:sz w:val="30"/>
          <w:szCs w:val="30"/>
        </w:rPr>
        <mc:AlternateContent>
          <mc:Choice Requires="wps">
            <w:drawing>
              <wp:anchor distT="0" distB="0" distL="114300" distR="114300" simplePos="0" relativeHeight="251616256" behindDoc="0" locked="0" layoutInCell="1" allowOverlap="1" wp14:anchorId="648742BC" wp14:editId="20A6B0B0">
                <wp:simplePos x="0" y="0"/>
                <wp:positionH relativeFrom="column">
                  <wp:posOffset>765810</wp:posOffset>
                </wp:positionH>
                <wp:positionV relativeFrom="paragraph">
                  <wp:posOffset>19050</wp:posOffset>
                </wp:positionV>
                <wp:extent cx="2757170" cy="784860"/>
                <wp:effectExtent l="3810" t="0" r="1270" b="0"/>
                <wp:wrapNone/>
                <wp:docPr id="82"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78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5A20" w14:textId="6C4685BE" w:rsidR="005B7D00" w:rsidRDefault="005B7D00">
                            <w:pPr>
                              <w:jc w:val="center"/>
                              <w:rPr>
                                <w:sz w:val="16"/>
                                <w:szCs w:val="16"/>
                              </w:rPr>
                            </w:pPr>
                            <w:r>
                              <w:rPr>
                                <w:i/>
                                <w:sz w:val="16"/>
                                <w:szCs w:val="16"/>
                              </w:rPr>
                              <w:t>UM280T-S170315V2</w:t>
                            </w:r>
                          </w:p>
                          <w:p w14:paraId="75B43ECF" w14:textId="77777777" w:rsidR="005B7D00" w:rsidRDefault="005B7D00">
                            <w:pPr>
                              <w:jc w:val="center"/>
                              <w:rPr>
                                <w:sz w:val="16"/>
                                <w:szCs w:val="16"/>
                              </w:rPr>
                            </w:pPr>
                            <w:r>
                              <w:rPr>
                                <w:sz w:val="16"/>
                                <w:szCs w:val="16"/>
                              </w:rPr>
                              <w:t>Created March 1</w:t>
                            </w:r>
                            <w:bookmarkStart w:id="0" w:name="_GoBack"/>
                            <w:bookmarkEnd w:id="0"/>
                            <w:r>
                              <w:rPr>
                                <w:sz w:val="16"/>
                                <w:szCs w:val="16"/>
                              </w:rPr>
                              <w:t>5, 2017</w:t>
                            </w:r>
                          </w:p>
                          <w:p w14:paraId="6885C38E" w14:textId="3B443465" w:rsidR="005B7D00" w:rsidRDefault="005B7D00">
                            <w:pPr>
                              <w:jc w:val="center"/>
                              <w:rPr>
                                <w:sz w:val="16"/>
                                <w:szCs w:val="16"/>
                              </w:rPr>
                            </w:pPr>
                            <w:r>
                              <w:rPr>
                                <w:sz w:val="16"/>
                                <w:szCs w:val="16"/>
                              </w:rPr>
                              <w:t xml:space="preserve">Revised </w:t>
                            </w:r>
                            <w:r w:rsidR="00BF26B3">
                              <w:rPr>
                                <w:sz w:val="16"/>
                                <w:szCs w:val="16"/>
                              </w:rPr>
                              <w:t>August25</w:t>
                            </w:r>
                            <w:r>
                              <w:rPr>
                                <w:sz w:val="16"/>
                                <w:szCs w:val="16"/>
                              </w:rPr>
                              <w:t>,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742BC" id="Text Box 334" o:spid="_x0000_s1029" type="#_x0000_t202" style="position:absolute;left:0;text-align:left;margin-left:60.3pt;margin-top:1.5pt;width:217.1pt;height:61.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" filled="f" stroked="f">
                <v:textbox>
                  <w:txbxContent>
                    <w:p w14:paraId="235E5A20" w14:textId="6C4685BE" w:rsidR="005B7D00" w:rsidRDefault="005B7D00">
                      <w:pPr>
                        <w:jc w:val="center"/>
                        <w:rPr>
                          <w:sz w:val="16"/>
                          <w:szCs w:val="16"/>
                        </w:rPr>
                      </w:pPr>
                      <w:r>
                        <w:rPr>
                          <w:i/>
                          <w:sz w:val="16"/>
                          <w:szCs w:val="16"/>
                        </w:rPr>
                        <w:t>UM280T-S170315V2</w:t>
                      </w:r>
                    </w:p>
                    <w:p w14:paraId="75B43ECF" w14:textId="77777777" w:rsidR="005B7D00" w:rsidRDefault="005B7D00">
                      <w:pPr>
                        <w:jc w:val="center"/>
                        <w:rPr>
                          <w:sz w:val="16"/>
                          <w:szCs w:val="16"/>
                        </w:rPr>
                      </w:pPr>
                      <w:r>
                        <w:rPr>
                          <w:sz w:val="16"/>
                          <w:szCs w:val="16"/>
                        </w:rPr>
                        <w:t>Created March 1</w:t>
                      </w:r>
                      <w:bookmarkStart w:id="1" w:name="_GoBack"/>
                      <w:bookmarkEnd w:id="1"/>
                      <w:r>
                        <w:rPr>
                          <w:sz w:val="16"/>
                          <w:szCs w:val="16"/>
                        </w:rPr>
                        <w:t>5, 2017</w:t>
                      </w:r>
                    </w:p>
                    <w:p w14:paraId="6885C38E" w14:textId="3B443465" w:rsidR="005B7D00" w:rsidRDefault="005B7D00">
                      <w:pPr>
                        <w:jc w:val="center"/>
                        <w:rPr>
                          <w:sz w:val="16"/>
                          <w:szCs w:val="16"/>
                        </w:rPr>
                      </w:pPr>
                      <w:r>
                        <w:rPr>
                          <w:sz w:val="16"/>
                          <w:szCs w:val="16"/>
                        </w:rPr>
                        <w:t xml:space="preserve">Revised </w:t>
                      </w:r>
                      <w:r w:rsidR="00BF26B3">
                        <w:rPr>
                          <w:sz w:val="16"/>
                          <w:szCs w:val="16"/>
                        </w:rPr>
                        <w:t>August25</w:t>
                      </w:r>
                      <w:r>
                        <w:rPr>
                          <w:sz w:val="16"/>
                          <w:szCs w:val="16"/>
                        </w:rPr>
                        <w:t>, 2017</w:t>
                      </w:r>
                    </w:p>
                  </w:txbxContent>
                </v:textbox>
              </v:shape>
            </w:pict>
          </mc:Fallback>
        </mc:AlternateContent>
      </w:r>
    </w:p>
    <w:p w14:paraId="2757682B" w14:textId="77777777" w:rsidR="00A1320F" w:rsidRPr="00AF1805" w:rsidRDefault="00A1320F">
      <w:pPr>
        <w:rPr>
          <w:sz w:val="30"/>
          <w:szCs w:val="30"/>
        </w:rPr>
      </w:pPr>
    </w:p>
    <w:p w14:paraId="5F4411F6" w14:textId="77777777" w:rsidR="00A1320F" w:rsidRPr="00AF1805" w:rsidRDefault="00A1320F">
      <w:pPr>
        <w:rPr>
          <w:sz w:val="18"/>
          <w:szCs w:val="15"/>
        </w:rPr>
      </w:pPr>
    </w:p>
    <w:p w14:paraId="5171EA20" w14:textId="77777777" w:rsidR="00A1320F" w:rsidRPr="00AF1805" w:rsidRDefault="00A1320F">
      <w:pPr>
        <w:rPr>
          <w:sz w:val="18"/>
          <w:szCs w:val="15"/>
        </w:rPr>
      </w:pPr>
    </w:p>
    <w:p w14:paraId="1A2FACB6" w14:textId="77777777" w:rsidR="00A1320F" w:rsidRPr="00AF1805" w:rsidRDefault="00A1320F">
      <w:pPr>
        <w:rPr>
          <w:sz w:val="18"/>
          <w:szCs w:val="15"/>
        </w:rPr>
      </w:pPr>
    </w:p>
    <w:p w14:paraId="320188DA" w14:textId="77777777" w:rsidR="00A1320F" w:rsidRPr="00AF1805" w:rsidRDefault="00A1320F">
      <w:pPr>
        <w:rPr>
          <w:sz w:val="18"/>
          <w:szCs w:val="15"/>
        </w:rPr>
      </w:pPr>
    </w:p>
    <w:p w14:paraId="7FEBD8A6" w14:textId="77777777" w:rsidR="00A1320F" w:rsidRPr="00AF1805" w:rsidRDefault="00CF0728">
      <w:pPr>
        <w:rPr>
          <w:b/>
          <w:sz w:val="28"/>
          <w:szCs w:val="20"/>
        </w:rPr>
      </w:pPr>
      <w:bookmarkStart w:id="2" w:name="_Toc85877215"/>
      <w:bookmarkStart w:id="3" w:name="_Toc85877428"/>
      <w:ins w:id="4" w:author="island" w:date="2016-05-04T13:18:00Z">
        <w:r w:rsidRPr="00AF1805">
          <w:rPr>
            <w:b/>
            <w:sz w:val="28"/>
            <w:szCs w:val="20"/>
          </w:rPr>
          <w:br w:type="page"/>
        </w:r>
      </w:ins>
    </w:p>
    <w:p w14:paraId="15E3671F" w14:textId="77777777" w:rsidR="00A1320F" w:rsidRPr="00AF1805" w:rsidRDefault="00CF0728">
      <w:pPr>
        <w:rPr>
          <w:b/>
          <w:sz w:val="28"/>
          <w:szCs w:val="20"/>
        </w:rPr>
      </w:pPr>
      <w:r w:rsidRPr="00AF1805">
        <w:rPr>
          <w:b/>
          <w:sz w:val="28"/>
          <w:szCs w:val="20"/>
        </w:rPr>
        <w:lastRenderedPageBreak/>
        <w:t>WARNING!</w:t>
      </w:r>
    </w:p>
    <w:p w14:paraId="4FF7CBD4" w14:textId="77777777" w:rsidR="00A1320F" w:rsidRPr="00D84A7D" w:rsidRDefault="00A1320F">
      <w:pPr>
        <w:rPr>
          <w:sz w:val="24"/>
          <w:vertAlign w:val="superscript"/>
        </w:rPr>
      </w:pPr>
    </w:p>
    <w:p w14:paraId="70536D5D" w14:textId="77777777" w:rsidR="00A1320F" w:rsidRPr="00AF1805" w:rsidRDefault="00CF0728">
      <w:pPr>
        <w:rPr>
          <w:sz w:val="18"/>
          <w:szCs w:val="15"/>
        </w:rPr>
      </w:pPr>
      <w:r w:rsidRPr="00AF1805">
        <w:rPr>
          <w:sz w:val="18"/>
          <w:szCs w:val="15"/>
        </w:rPr>
        <w:t xml:space="preserve">(1) The </w:t>
      </w:r>
      <w:r w:rsidR="00882F60" w:rsidRPr="00AF1805">
        <w:rPr>
          <w:sz w:val="18"/>
          <w:szCs w:val="15"/>
        </w:rPr>
        <w:t>280T-S</w:t>
      </w:r>
      <w:r w:rsidRPr="00AF1805">
        <w:rPr>
          <w:sz w:val="18"/>
          <w:szCs w:val="15"/>
        </w:rPr>
        <w:t xml:space="preserve"> heat meter is not certified for use in hazardous environments. The local site safety codes and regulations must be observed.</w:t>
      </w:r>
    </w:p>
    <w:p w14:paraId="4B977176" w14:textId="77777777" w:rsidR="00A1320F" w:rsidRPr="00AF1805" w:rsidRDefault="00CF0728">
      <w:pPr>
        <w:rPr>
          <w:sz w:val="18"/>
          <w:szCs w:val="15"/>
        </w:rPr>
      </w:pPr>
      <w:r w:rsidRPr="00AF1805">
        <w:rPr>
          <w:sz w:val="18"/>
          <w:szCs w:val="15"/>
        </w:rPr>
        <w:t xml:space="preserve">(2) The </w:t>
      </w:r>
      <w:r w:rsidR="00882F60" w:rsidRPr="00AF1805">
        <w:rPr>
          <w:sz w:val="18"/>
          <w:szCs w:val="15"/>
        </w:rPr>
        <w:t>280T-S</w:t>
      </w:r>
      <w:r w:rsidRPr="00AF1805">
        <w:rPr>
          <w:sz w:val="18"/>
          <w:szCs w:val="15"/>
        </w:rPr>
        <w:t xml:space="preserve"> heat meter contains Lithium batteries. Please check to see if they’re working before using the heat meter. The batteries must be recycled or disposed of properly.</w:t>
      </w:r>
    </w:p>
    <w:p w14:paraId="0BE88C45" w14:textId="77777777" w:rsidR="00A1320F" w:rsidRPr="00AF1805" w:rsidRDefault="00A1320F">
      <w:pPr>
        <w:rPr>
          <w:sz w:val="18"/>
          <w:szCs w:val="15"/>
        </w:rPr>
      </w:pPr>
    </w:p>
    <w:p w14:paraId="7359E2B8" w14:textId="77777777" w:rsidR="00A1320F" w:rsidRPr="00AF1805" w:rsidRDefault="00CF0728">
      <w:pPr>
        <w:pStyle w:val="10"/>
      </w:pPr>
      <w:r w:rsidRPr="00AF1805">
        <w:br w:type="column"/>
      </w:r>
    </w:p>
    <w:p w14:paraId="5A143225" w14:textId="77777777" w:rsidR="004C7ED1" w:rsidRDefault="004C7ED1" w:rsidP="004C7ED1">
      <w:pPr>
        <w:pStyle w:val="10"/>
        <w:spacing w:line="240" w:lineRule="auto"/>
        <w:rPr>
          <w:sz w:val="24"/>
        </w:rPr>
      </w:pPr>
      <w:r>
        <w:rPr>
          <w:sz w:val="24"/>
        </w:rPr>
        <w:t>Contents</w:t>
      </w:r>
      <w:r>
        <w:rPr>
          <w:rFonts w:hint="eastAsia"/>
          <w:color w:val="FF0000"/>
          <w:sz w:val="24"/>
        </w:rPr>
        <w:t xml:space="preserve"> </w:t>
      </w:r>
    </w:p>
    <w:p w14:paraId="53D49E91" w14:textId="77777777" w:rsidR="004C7ED1" w:rsidRDefault="004C7ED1" w:rsidP="004C7ED1"/>
    <w:p w14:paraId="1ED3F473" w14:textId="77777777" w:rsidR="004C7ED1" w:rsidRDefault="004C7ED1" w:rsidP="004C7ED1">
      <w:pPr>
        <w:pStyle w:val="10"/>
        <w:rPr>
          <w:kern w:val="0"/>
          <w:sz w:val="22"/>
          <w:szCs w:val="22"/>
          <w:lang w:eastAsia="en-US"/>
        </w:rPr>
      </w:pPr>
      <w:r>
        <w:rPr>
          <w:sz w:val="30"/>
          <w:szCs w:val="30"/>
        </w:rPr>
        <w:fldChar w:fldCharType="begin"/>
      </w:r>
      <w:r>
        <w:rPr>
          <w:sz w:val="30"/>
          <w:szCs w:val="30"/>
        </w:rPr>
        <w:instrText>TOC \o "1-3" \h \z \u</w:instrText>
      </w:r>
      <w:r>
        <w:rPr>
          <w:sz w:val="30"/>
          <w:szCs w:val="30"/>
        </w:rPr>
        <w:fldChar w:fldCharType="separate"/>
      </w:r>
      <w:hyperlink w:anchor="_Toc331168103" w:history="1">
        <w:r>
          <w:rPr>
            <w:rStyle w:val="ad"/>
            <w:b/>
          </w:rPr>
          <w:t>1. Introduction</w:t>
        </w:r>
        <w:r>
          <w:tab/>
        </w:r>
        <w:r>
          <w:tab/>
        </w:r>
        <w:r>
          <w:fldChar w:fldCharType="begin"/>
        </w:r>
        <w:r>
          <w:instrText xml:space="preserve"> PAGEREF _Toc331168103 \h </w:instrText>
        </w:r>
        <w:r>
          <w:fldChar w:fldCharType="separate"/>
        </w:r>
        <w:r>
          <w:t>1</w:t>
        </w:r>
        <w:r>
          <w:fldChar w:fldCharType="end"/>
        </w:r>
      </w:hyperlink>
    </w:p>
    <w:p w14:paraId="4455961A" w14:textId="77777777" w:rsidR="004C7ED1" w:rsidRDefault="00837205" w:rsidP="004C7ED1">
      <w:pPr>
        <w:pStyle w:val="20"/>
        <w:tabs>
          <w:tab w:val="right" w:leader="dot" w:pos="6011"/>
        </w:tabs>
        <w:ind w:left="300"/>
        <w:rPr>
          <w:kern w:val="0"/>
          <w:sz w:val="22"/>
          <w:szCs w:val="22"/>
          <w:lang w:eastAsia="en-US"/>
        </w:rPr>
      </w:pPr>
      <w:hyperlink w:anchor="_Toc331168104" w:history="1">
        <w:r w:rsidR="004C7ED1">
          <w:rPr>
            <w:rStyle w:val="ad"/>
          </w:rPr>
          <w:t>§1.1 Preface</w:t>
        </w:r>
        <w:r w:rsidR="004C7ED1">
          <w:tab/>
        </w:r>
        <w:r w:rsidR="004C7ED1">
          <w:fldChar w:fldCharType="begin"/>
        </w:r>
        <w:r w:rsidR="004C7ED1">
          <w:instrText xml:space="preserve"> PAGEREF _Toc331168104 \h </w:instrText>
        </w:r>
        <w:r w:rsidR="004C7ED1">
          <w:fldChar w:fldCharType="separate"/>
        </w:r>
        <w:r w:rsidR="004C7ED1">
          <w:t>1</w:t>
        </w:r>
        <w:r w:rsidR="004C7ED1">
          <w:fldChar w:fldCharType="end"/>
        </w:r>
      </w:hyperlink>
    </w:p>
    <w:p w14:paraId="226C315F" w14:textId="77777777" w:rsidR="004C7ED1" w:rsidRDefault="00837205" w:rsidP="004C7ED1">
      <w:pPr>
        <w:pStyle w:val="20"/>
        <w:tabs>
          <w:tab w:val="right" w:leader="dot" w:pos="6011"/>
        </w:tabs>
        <w:ind w:left="300"/>
        <w:rPr>
          <w:kern w:val="0"/>
          <w:sz w:val="22"/>
          <w:szCs w:val="22"/>
          <w:lang w:eastAsia="en-US"/>
        </w:rPr>
      </w:pPr>
      <w:hyperlink w:anchor="_Toc331168105" w:history="1">
        <w:r w:rsidR="004C7ED1">
          <w:rPr>
            <w:rStyle w:val="ad"/>
          </w:rPr>
          <w:t>§1.2 Features</w:t>
        </w:r>
        <w:r w:rsidR="004C7ED1">
          <w:tab/>
          <w:t>2</w:t>
        </w:r>
      </w:hyperlink>
    </w:p>
    <w:p w14:paraId="2BAEDFC1" w14:textId="77777777" w:rsidR="004C7ED1" w:rsidRDefault="00837205" w:rsidP="004C7ED1">
      <w:pPr>
        <w:pStyle w:val="20"/>
        <w:tabs>
          <w:tab w:val="right" w:leader="dot" w:pos="6011"/>
        </w:tabs>
        <w:ind w:left="300"/>
        <w:rPr>
          <w:kern w:val="0"/>
          <w:sz w:val="22"/>
          <w:szCs w:val="22"/>
          <w:lang w:eastAsia="en-US"/>
        </w:rPr>
      </w:pPr>
      <w:hyperlink w:anchor="_Toc331168106" w:history="1">
        <w:r w:rsidR="004C7ED1">
          <w:rPr>
            <w:rStyle w:val="ad"/>
          </w:rPr>
          <w:t>§1.3 Typical Applications</w:t>
        </w:r>
        <w:r w:rsidR="004C7ED1">
          <w:tab/>
        </w:r>
        <w:r w:rsidR="004C7ED1">
          <w:fldChar w:fldCharType="begin"/>
        </w:r>
        <w:r w:rsidR="004C7ED1">
          <w:instrText xml:space="preserve"> PAGEREF _Toc331168106 \h </w:instrText>
        </w:r>
        <w:r w:rsidR="004C7ED1">
          <w:fldChar w:fldCharType="separate"/>
        </w:r>
        <w:r w:rsidR="004C7ED1">
          <w:t>2</w:t>
        </w:r>
        <w:r w:rsidR="004C7ED1">
          <w:fldChar w:fldCharType="end"/>
        </w:r>
      </w:hyperlink>
    </w:p>
    <w:p w14:paraId="6ECACB92" w14:textId="77777777" w:rsidR="004C7ED1" w:rsidRDefault="00837205" w:rsidP="004C7ED1">
      <w:pPr>
        <w:pStyle w:val="20"/>
        <w:tabs>
          <w:tab w:val="right" w:leader="dot" w:pos="6011"/>
        </w:tabs>
        <w:ind w:left="300"/>
        <w:rPr>
          <w:kern w:val="0"/>
          <w:sz w:val="22"/>
          <w:szCs w:val="22"/>
          <w:lang w:eastAsia="en-US"/>
        </w:rPr>
      </w:pPr>
      <w:hyperlink w:anchor="_Toc331168107" w:history="1">
        <w:r w:rsidR="004C7ED1">
          <w:rPr>
            <w:rStyle w:val="ad"/>
          </w:rPr>
          <w:t>§1.4 Safety Instructions</w:t>
        </w:r>
        <w:r w:rsidR="004C7ED1">
          <w:tab/>
        </w:r>
        <w:r w:rsidR="004C7ED1">
          <w:fldChar w:fldCharType="begin"/>
        </w:r>
        <w:r w:rsidR="004C7ED1">
          <w:instrText xml:space="preserve"> PAGEREF _Toc331168107 \h </w:instrText>
        </w:r>
        <w:r w:rsidR="004C7ED1">
          <w:fldChar w:fldCharType="separate"/>
        </w:r>
        <w:r w:rsidR="004C7ED1">
          <w:t>2</w:t>
        </w:r>
        <w:r w:rsidR="004C7ED1">
          <w:fldChar w:fldCharType="end"/>
        </w:r>
      </w:hyperlink>
    </w:p>
    <w:p w14:paraId="74F0A5C8" w14:textId="77777777" w:rsidR="004C7ED1" w:rsidRDefault="00837205" w:rsidP="004C7ED1">
      <w:pPr>
        <w:pStyle w:val="20"/>
        <w:tabs>
          <w:tab w:val="right" w:leader="dot" w:pos="6011"/>
        </w:tabs>
        <w:ind w:left="300"/>
        <w:rPr>
          <w:kern w:val="0"/>
          <w:sz w:val="22"/>
          <w:szCs w:val="22"/>
          <w:lang w:eastAsia="en-US"/>
        </w:rPr>
      </w:pPr>
      <w:hyperlink w:anchor="_Toc331168108" w:history="1">
        <w:r w:rsidR="004C7ED1">
          <w:rPr>
            <w:rStyle w:val="ad"/>
          </w:rPr>
          <w:t>§1.5 Automatic Meter Reading (AMR)</w:t>
        </w:r>
        <w:r w:rsidR="004C7ED1">
          <w:tab/>
        </w:r>
        <w:r w:rsidR="004C7ED1">
          <w:fldChar w:fldCharType="begin"/>
        </w:r>
        <w:r w:rsidR="004C7ED1">
          <w:instrText xml:space="preserve"> PAGEREF _Toc331168108 \h </w:instrText>
        </w:r>
        <w:r w:rsidR="004C7ED1">
          <w:fldChar w:fldCharType="separate"/>
        </w:r>
        <w:r w:rsidR="004C7ED1">
          <w:t>3</w:t>
        </w:r>
        <w:r w:rsidR="004C7ED1">
          <w:fldChar w:fldCharType="end"/>
        </w:r>
      </w:hyperlink>
    </w:p>
    <w:p w14:paraId="4F14F2B3" w14:textId="77777777" w:rsidR="004C7ED1" w:rsidRDefault="00837205" w:rsidP="004C7ED1">
      <w:pPr>
        <w:pStyle w:val="20"/>
        <w:tabs>
          <w:tab w:val="right" w:leader="dot" w:pos="6011"/>
        </w:tabs>
        <w:ind w:left="300"/>
        <w:rPr>
          <w:kern w:val="0"/>
          <w:sz w:val="22"/>
          <w:szCs w:val="22"/>
          <w:lang w:eastAsia="en-US"/>
        </w:rPr>
      </w:pPr>
      <w:hyperlink w:anchor="_Toc331168109" w:history="1">
        <w:r w:rsidR="004C7ED1">
          <w:rPr>
            <w:rStyle w:val="ad"/>
          </w:rPr>
          <w:t>§1.6 Built-in Time-Keeper</w:t>
        </w:r>
        <w:r w:rsidR="004C7ED1">
          <w:tab/>
        </w:r>
        <w:r w:rsidR="004C7ED1">
          <w:fldChar w:fldCharType="begin"/>
        </w:r>
        <w:r w:rsidR="004C7ED1">
          <w:instrText xml:space="preserve"> PAGEREF _Toc331168109 \h </w:instrText>
        </w:r>
        <w:r w:rsidR="004C7ED1">
          <w:fldChar w:fldCharType="separate"/>
        </w:r>
        <w:r w:rsidR="004C7ED1">
          <w:t>3</w:t>
        </w:r>
        <w:r w:rsidR="004C7ED1">
          <w:fldChar w:fldCharType="end"/>
        </w:r>
      </w:hyperlink>
    </w:p>
    <w:p w14:paraId="71AF9F68" w14:textId="77777777" w:rsidR="004C7ED1" w:rsidRDefault="00837205" w:rsidP="004C7ED1">
      <w:pPr>
        <w:pStyle w:val="20"/>
        <w:tabs>
          <w:tab w:val="right" w:leader="dot" w:pos="6011"/>
        </w:tabs>
        <w:ind w:left="300"/>
        <w:rPr>
          <w:kern w:val="0"/>
          <w:sz w:val="22"/>
          <w:szCs w:val="22"/>
          <w:lang w:eastAsia="en-US"/>
        </w:rPr>
      </w:pPr>
      <w:hyperlink w:anchor="_Toc331168110" w:history="1">
        <w:r w:rsidR="004C7ED1">
          <w:rPr>
            <w:rStyle w:val="ad"/>
          </w:rPr>
          <w:t>§1.7 Product Identification</w:t>
        </w:r>
        <w:r w:rsidR="004C7ED1">
          <w:tab/>
        </w:r>
        <w:r w:rsidR="004C7ED1">
          <w:fldChar w:fldCharType="begin"/>
        </w:r>
        <w:r w:rsidR="004C7ED1">
          <w:instrText xml:space="preserve"> PAGEREF _Toc331168110 \h </w:instrText>
        </w:r>
        <w:r w:rsidR="004C7ED1">
          <w:fldChar w:fldCharType="separate"/>
        </w:r>
        <w:r w:rsidR="004C7ED1">
          <w:t>3</w:t>
        </w:r>
        <w:r w:rsidR="004C7ED1">
          <w:fldChar w:fldCharType="end"/>
        </w:r>
      </w:hyperlink>
    </w:p>
    <w:p w14:paraId="79834593" w14:textId="77777777" w:rsidR="004C7ED1" w:rsidRDefault="00837205" w:rsidP="004C7ED1">
      <w:pPr>
        <w:pStyle w:val="10"/>
        <w:rPr>
          <w:kern w:val="0"/>
          <w:sz w:val="22"/>
          <w:szCs w:val="22"/>
          <w:lang w:eastAsia="en-US"/>
        </w:rPr>
      </w:pPr>
      <w:hyperlink w:anchor="_Toc331168111" w:history="1">
        <w:r w:rsidR="004C7ED1">
          <w:rPr>
            <w:rStyle w:val="ad"/>
            <w:b/>
          </w:rPr>
          <w:t>2. Technical Information</w:t>
        </w:r>
        <w:r w:rsidR="004C7ED1">
          <w:tab/>
        </w:r>
        <w:r w:rsidR="004C7ED1">
          <w:tab/>
        </w:r>
        <w:r w:rsidR="004C7ED1">
          <w:fldChar w:fldCharType="begin"/>
        </w:r>
        <w:r w:rsidR="004C7ED1">
          <w:instrText xml:space="preserve"> PAGEREF _Toc331168111 \h </w:instrText>
        </w:r>
        <w:r w:rsidR="004C7ED1">
          <w:fldChar w:fldCharType="separate"/>
        </w:r>
        <w:r w:rsidR="004C7ED1">
          <w:t>4</w:t>
        </w:r>
        <w:r w:rsidR="004C7ED1">
          <w:fldChar w:fldCharType="end"/>
        </w:r>
      </w:hyperlink>
    </w:p>
    <w:p w14:paraId="3C110EB7" w14:textId="77777777" w:rsidR="004C7ED1" w:rsidRDefault="00837205" w:rsidP="004C7ED1">
      <w:pPr>
        <w:pStyle w:val="20"/>
        <w:tabs>
          <w:tab w:val="right" w:leader="dot" w:pos="6011"/>
        </w:tabs>
        <w:ind w:left="300"/>
        <w:rPr>
          <w:kern w:val="0"/>
          <w:sz w:val="22"/>
          <w:szCs w:val="22"/>
          <w:lang w:eastAsia="en-US"/>
        </w:rPr>
      </w:pPr>
      <w:hyperlink w:anchor="_Toc331168113" w:history="1">
        <w:r w:rsidR="004C7ED1">
          <w:rPr>
            <w:rStyle w:val="ad"/>
          </w:rPr>
          <w:t>§2.1 Packing List</w:t>
        </w:r>
        <w:r w:rsidR="004C7ED1">
          <w:tab/>
        </w:r>
        <w:r w:rsidR="004C7ED1">
          <w:fldChar w:fldCharType="begin"/>
        </w:r>
        <w:r w:rsidR="004C7ED1">
          <w:instrText xml:space="preserve"> PAGEREF _Toc331168113 \h </w:instrText>
        </w:r>
        <w:r w:rsidR="004C7ED1">
          <w:fldChar w:fldCharType="separate"/>
        </w:r>
        <w:r w:rsidR="004C7ED1">
          <w:t>4</w:t>
        </w:r>
        <w:r w:rsidR="004C7ED1">
          <w:fldChar w:fldCharType="end"/>
        </w:r>
      </w:hyperlink>
    </w:p>
    <w:p w14:paraId="756E5520" w14:textId="77777777" w:rsidR="004C7ED1" w:rsidRDefault="00837205" w:rsidP="004C7ED1">
      <w:pPr>
        <w:pStyle w:val="20"/>
        <w:tabs>
          <w:tab w:val="right" w:leader="dot" w:pos="6011"/>
        </w:tabs>
        <w:ind w:left="300"/>
        <w:rPr>
          <w:kern w:val="0"/>
          <w:sz w:val="22"/>
          <w:szCs w:val="22"/>
          <w:lang w:eastAsia="en-US"/>
        </w:rPr>
      </w:pPr>
      <w:hyperlink w:anchor="_Toc331168114" w:history="1">
        <w:r w:rsidR="004C7ED1">
          <w:rPr>
            <w:rStyle w:val="ad"/>
          </w:rPr>
          <w:t>§2.2 Battery Specifications</w:t>
        </w:r>
        <w:r w:rsidR="004C7ED1">
          <w:tab/>
        </w:r>
        <w:r w:rsidR="004C7ED1">
          <w:fldChar w:fldCharType="begin"/>
        </w:r>
        <w:r w:rsidR="004C7ED1">
          <w:instrText xml:space="preserve"> PAGEREF _Toc331168114 \h </w:instrText>
        </w:r>
        <w:r w:rsidR="004C7ED1">
          <w:fldChar w:fldCharType="separate"/>
        </w:r>
        <w:r w:rsidR="004C7ED1">
          <w:t>4</w:t>
        </w:r>
        <w:r w:rsidR="004C7ED1">
          <w:fldChar w:fldCharType="end"/>
        </w:r>
      </w:hyperlink>
    </w:p>
    <w:p w14:paraId="24C493E1" w14:textId="77777777" w:rsidR="004C7ED1" w:rsidRDefault="00837205" w:rsidP="004C7ED1">
      <w:pPr>
        <w:pStyle w:val="20"/>
        <w:tabs>
          <w:tab w:val="right" w:leader="dot" w:pos="6011"/>
        </w:tabs>
        <w:ind w:left="300"/>
        <w:rPr>
          <w:kern w:val="0"/>
          <w:sz w:val="22"/>
          <w:szCs w:val="22"/>
          <w:lang w:eastAsia="en-US"/>
        </w:rPr>
      </w:pPr>
      <w:hyperlink w:anchor="_Toc331168115" w:history="1">
        <w:r w:rsidR="004C7ED1">
          <w:rPr>
            <w:rStyle w:val="ad"/>
          </w:rPr>
          <w:t>§2.3 Specifications</w:t>
        </w:r>
        <w:r w:rsidR="004C7ED1">
          <w:tab/>
        </w:r>
        <w:r w:rsidR="004C7ED1">
          <w:fldChar w:fldCharType="begin"/>
        </w:r>
        <w:r w:rsidR="004C7ED1">
          <w:instrText xml:space="preserve"> PAGEREF _Toc331168115 \h </w:instrText>
        </w:r>
        <w:r w:rsidR="004C7ED1">
          <w:fldChar w:fldCharType="separate"/>
        </w:r>
        <w:r w:rsidR="004C7ED1">
          <w:t>5</w:t>
        </w:r>
        <w:r w:rsidR="004C7ED1">
          <w:fldChar w:fldCharType="end"/>
        </w:r>
      </w:hyperlink>
    </w:p>
    <w:p w14:paraId="2469DDE8" w14:textId="77777777" w:rsidR="004C7ED1" w:rsidRDefault="00837205" w:rsidP="004C7ED1">
      <w:pPr>
        <w:pStyle w:val="20"/>
        <w:tabs>
          <w:tab w:val="right" w:leader="dot" w:pos="6011"/>
        </w:tabs>
        <w:ind w:left="300"/>
        <w:rPr>
          <w:kern w:val="0"/>
          <w:sz w:val="22"/>
          <w:szCs w:val="22"/>
          <w:lang w:eastAsia="en-US"/>
        </w:rPr>
      </w:pPr>
      <w:hyperlink w:anchor="_Toc331168116" w:history="1">
        <w:r w:rsidR="004C7ED1">
          <w:rPr>
            <w:rStyle w:val="ad"/>
          </w:rPr>
          <w:t>§2.4 Units systems</w:t>
        </w:r>
        <w:r w:rsidR="004C7ED1">
          <w:tab/>
        </w:r>
        <w:r w:rsidR="004C7ED1">
          <w:fldChar w:fldCharType="begin"/>
        </w:r>
        <w:r w:rsidR="004C7ED1">
          <w:instrText xml:space="preserve"> PAGEREF _Toc331168116 \h </w:instrText>
        </w:r>
        <w:r w:rsidR="004C7ED1">
          <w:fldChar w:fldCharType="separate"/>
        </w:r>
        <w:r w:rsidR="004C7ED1">
          <w:t>7</w:t>
        </w:r>
        <w:r w:rsidR="004C7ED1">
          <w:fldChar w:fldCharType="end"/>
        </w:r>
      </w:hyperlink>
    </w:p>
    <w:p w14:paraId="0C72C57B" w14:textId="77777777" w:rsidR="004C7ED1" w:rsidRDefault="00837205" w:rsidP="004C7ED1">
      <w:pPr>
        <w:pStyle w:val="20"/>
        <w:tabs>
          <w:tab w:val="right" w:leader="dot" w:pos="6011"/>
        </w:tabs>
        <w:ind w:left="300"/>
        <w:rPr>
          <w:kern w:val="0"/>
          <w:sz w:val="22"/>
          <w:szCs w:val="22"/>
          <w:lang w:eastAsia="en-US"/>
        </w:rPr>
      </w:pPr>
      <w:hyperlink w:anchor="_Toc331168117" w:history="1">
        <w:r w:rsidR="004C7ED1">
          <w:rPr>
            <w:rStyle w:val="ad"/>
          </w:rPr>
          <w:t>§2.5 How to protect the cables</w:t>
        </w:r>
        <w:r w:rsidR="004C7ED1">
          <w:tab/>
        </w:r>
        <w:r w:rsidR="004C7ED1">
          <w:fldChar w:fldCharType="begin"/>
        </w:r>
        <w:r w:rsidR="004C7ED1">
          <w:instrText xml:space="preserve"> PAGEREF _Toc331168117 \h </w:instrText>
        </w:r>
        <w:r w:rsidR="004C7ED1">
          <w:fldChar w:fldCharType="separate"/>
        </w:r>
        <w:r w:rsidR="004C7ED1">
          <w:t>7</w:t>
        </w:r>
        <w:r w:rsidR="004C7ED1">
          <w:fldChar w:fldCharType="end"/>
        </w:r>
      </w:hyperlink>
    </w:p>
    <w:p w14:paraId="2A0EBC01" w14:textId="77777777" w:rsidR="004C7ED1" w:rsidRDefault="00837205" w:rsidP="004C7ED1">
      <w:pPr>
        <w:pStyle w:val="20"/>
        <w:tabs>
          <w:tab w:val="right" w:leader="dot" w:pos="6011"/>
        </w:tabs>
        <w:ind w:left="300"/>
        <w:rPr>
          <w:kern w:val="0"/>
          <w:sz w:val="22"/>
          <w:szCs w:val="22"/>
          <w:lang w:eastAsia="en-US"/>
        </w:rPr>
      </w:pPr>
      <w:hyperlink w:anchor="_Toc331168118" w:history="1">
        <w:r w:rsidR="004C7ED1">
          <w:rPr>
            <w:rStyle w:val="ad"/>
          </w:rPr>
          <w:t>§2.6 Serial number</w:t>
        </w:r>
        <w:r w:rsidR="004C7ED1">
          <w:tab/>
        </w:r>
        <w:r w:rsidR="004C7ED1">
          <w:fldChar w:fldCharType="begin"/>
        </w:r>
        <w:r w:rsidR="004C7ED1">
          <w:instrText xml:space="preserve"> PAGEREF _Toc331168118 \h </w:instrText>
        </w:r>
        <w:r w:rsidR="004C7ED1">
          <w:fldChar w:fldCharType="separate"/>
        </w:r>
        <w:r w:rsidR="004C7ED1">
          <w:t>7</w:t>
        </w:r>
        <w:r w:rsidR="004C7ED1">
          <w:fldChar w:fldCharType="end"/>
        </w:r>
      </w:hyperlink>
    </w:p>
    <w:p w14:paraId="124F2E4F" w14:textId="77777777" w:rsidR="004C7ED1" w:rsidRDefault="00837205" w:rsidP="004C7ED1">
      <w:pPr>
        <w:pStyle w:val="20"/>
        <w:tabs>
          <w:tab w:val="right" w:leader="dot" w:pos="6011"/>
        </w:tabs>
        <w:ind w:left="300"/>
        <w:rPr>
          <w:kern w:val="0"/>
          <w:sz w:val="22"/>
          <w:szCs w:val="22"/>
          <w:lang w:eastAsia="en-US"/>
        </w:rPr>
      </w:pPr>
      <w:hyperlink w:anchor="_Toc331168119" w:history="1">
        <w:r w:rsidR="004C7ED1">
          <w:rPr>
            <w:rStyle w:val="ad"/>
          </w:rPr>
          <w:t>§2.7 Model Selection</w:t>
        </w:r>
        <w:r w:rsidR="004C7ED1">
          <w:tab/>
        </w:r>
        <w:r w:rsidR="004C7ED1">
          <w:fldChar w:fldCharType="begin"/>
        </w:r>
        <w:r w:rsidR="004C7ED1">
          <w:instrText xml:space="preserve"> PAGEREF _Toc331168119 \h </w:instrText>
        </w:r>
        <w:r w:rsidR="004C7ED1">
          <w:fldChar w:fldCharType="separate"/>
        </w:r>
        <w:r w:rsidR="004C7ED1">
          <w:t>8</w:t>
        </w:r>
        <w:r w:rsidR="004C7ED1">
          <w:fldChar w:fldCharType="end"/>
        </w:r>
      </w:hyperlink>
    </w:p>
    <w:p w14:paraId="02B04C2B" w14:textId="77777777" w:rsidR="004C7ED1" w:rsidRDefault="00837205" w:rsidP="004C7ED1">
      <w:pPr>
        <w:pStyle w:val="10"/>
        <w:rPr>
          <w:kern w:val="0"/>
          <w:sz w:val="22"/>
          <w:szCs w:val="22"/>
          <w:lang w:eastAsia="en-US"/>
        </w:rPr>
      </w:pPr>
      <w:hyperlink w:anchor="_Toc331168120" w:history="1">
        <w:r w:rsidR="004C7ED1">
          <w:rPr>
            <w:rStyle w:val="ad"/>
            <w:b/>
          </w:rPr>
          <w:t>3. Operation</w:t>
        </w:r>
        <w:r w:rsidR="004C7ED1">
          <w:tab/>
        </w:r>
        <w:r w:rsidR="004C7ED1">
          <w:tab/>
        </w:r>
        <w:r w:rsidR="004C7ED1">
          <w:fldChar w:fldCharType="begin"/>
        </w:r>
        <w:r w:rsidR="004C7ED1">
          <w:instrText xml:space="preserve"> PAGEREF _Toc331168120 \h </w:instrText>
        </w:r>
        <w:r w:rsidR="004C7ED1">
          <w:fldChar w:fldCharType="separate"/>
        </w:r>
        <w:r w:rsidR="004C7ED1">
          <w:t>9</w:t>
        </w:r>
        <w:r w:rsidR="004C7ED1">
          <w:fldChar w:fldCharType="end"/>
        </w:r>
      </w:hyperlink>
    </w:p>
    <w:p w14:paraId="4066BB54" w14:textId="77777777" w:rsidR="004C7ED1" w:rsidRDefault="00837205" w:rsidP="004C7ED1">
      <w:pPr>
        <w:pStyle w:val="20"/>
        <w:tabs>
          <w:tab w:val="right" w:leader="dot" w:pos="6011"/>
        </w:tabs>
        <w:ind w:left="300"/>
        <w:rPr>
          <w:kern w:val="0"/>
          <w:sz w:val="22"/>
          <w:szCs w:val="22"/>
          <w:lang w:eastAsia="en-US"/>
        </w:rPr>
      </w:pPr>
      <w:hyperlink w:anchor="_Toc331168121" w:history="1">
        <w:r w:rsidR="004C7ED1">
          <w:rPr>
            <w:rStyle w:val="ad"/>
          </w:rPr>
          <w:t>§3.1 Built-in Battery</w:t>
        </w:r>
        <w:r w:rsidR="004C7ED1">
          <w:tab/>
        </w:r>
        <w:r w:rsidR="004C7ED1">
          <w:fldChar w:fldCharType="begin"/>
        </w:r>
        <w:r w:rsidR="004C7ED1">
          <w:instrText xml:space="preserve"> PAGEREF _Toc331168121 \h </w:instrText>
        </w:r>
        <w:r w:rsidR="004C7ED1">
          <w:fldChar w:fldCharType="separate"/>
        </w:r>
        <w:r w:rsidR="004C7ED1">
          <w:t>9</w:t>
        </w:r>
        <w:r w:rsidR="004C7ED1">
          <w:fldChar w:fldCharType="end"/>
        </w:r>
      </w:hyperlink>
    </w:p>
    <w:p w14:paraId="402D57B7" w14:textId="77777777" w:rsidR="004C7ED1" w:rsidRDefault="00837205" w:rsidP="004C7ED1">
      <w:pPr>
        <w:pStyle w:val="20"/>
        <w:tabs>
          <w:tab w:val="right" w:leader="dot" w:pos="6011"/>
        </w:tabs>
        <w:ind w:left="300"/>
        <w:rPr>
          <w:kern w:val="0"/>
          <w:sz w:val="22"/>
          <w:szCs w:val="22"/>
          <w:lang w:eastAsia="en-US"/>
        </w:rPr>
      </w:pPr>
      <w:hyperlink w:anchor="_Toc331168122" w:history="1">
        <w:r w:rsidR="004C7ED1">
          <w:rPr>
            <w:rStyle w:val="ad"/>
          </w:rPr>
          <w:t>§3.2 Power On</w:t>
        </w:r>
        <w:r w:rsidR="004C7ED1">
          <w:tab/>
        </w:r>
        <w:r w:rsidR="004C7ED1">
          <w:fldChar w:fldCharType="begin"/>
        </w:r>
        <w:r w:rsidR="004C7ED1">
          <w:instrText xml:space="preserve"> PAGEREF _Toc331168122 \h </w:instrText>
        </w:r>
        <w:r w:rsidR="004C7ED1">
          <w:fldChar w:fldCharType="separate"/>
        </w:r>
        <w:r w:rsidR="004C7ED1">
          <w:t>9</w:t>
        </w:r>
        <w:r w:rsidR="004C7ED1">
          <w:fldChar w:fldCharType="end"/>
        </w:r>
      </w:hyperlink>
    </w:p>
    <w:p w14:paraId="268ADBED" w14:textId="77777777" w:rsidR="004C7ED1" w:rsidRDefault="00837205" w:rsidP="004C7ED1">
      <w:pPr>
        <w:pStyle w:val="20"/>
        <w:tabs>
          <w:tab w:val="right" w:leader="dot" w:pos="6011"/>
        </w:tabs>
        <w:ind w:left="300"/>
        <w:rPr>
          <w:kern w:val="0"/>
          <w:sz w:val="22"/>
          <w:szCs w:val="22"/>
          <w:lang w:eastAsia="en-US"/>
        </w:rPr>
      </w:pPr>
      <w:hyperlink w:anchor="_Toc331168123" w:history="1">
        <w:r w:rsidR="004C7ED1">
          <w:rPr>
            <w:rStyle w:val="ad"/>
          </w:rPr>
          <w:t>§3.3 Keypad</w:t>
        </w:r>
        <w:r w:rsidR="004C7ED1">
          <w:tab/>
        </w:r>
        <w:r w:rsidR="004C7ED1">
          <w:fldChar w:fldCharType="begin"/>
        </w:r>
        <w:r w:rsidR="004C7ED1">
          <w:instrText xml:space="preserve"> PAGEREF _Toc331168123 \h </w:instrText>
        </w:r>
        <w:r w:rsidR="004C7ED1">
          <w:fldChar w:fldCharType="separate"/>
        </w:r>
        <w:r w:rsidR="004C7ED1">
          <w:t>9</w:t>
        </w:r>
        <w:r w:rsidR="004C7ED1">
          <w:fldChar w:fldCharType="end"/>
        </w:r>
      </w:hyperlink>
    </w:p>
    <w:p w14:paraId="3823E1C6" w14:textId="77777777" w:rsidR="004C7ED1" w:rsidRDefault="00837205" w:rsidP="004C7ED1">
      <w:pPr>
        <w:pStyle w:val="20"/>
        <w:tabs>
          <w:tab w:val="right" w:leader="dot" w:pos="6011"/>
        </w:tabs>
        <w:ind w:left="300"/>
        <w:rPr>
          <w:kern w:val="0"/>
          <w:sz w:val="22"/>
          <w:szCs w:val="22"/>
          <w:lang w:eastAsia="en-US"/>
        </w:rPr>
      </w:pPr>
      <w:hyperlink w:anchor="_Toc331168124" w:history="1">
        <w:r w:rsidR="004C7ED1">
          <w:rPr>
            <w:rStyle w:val="ad"/>
          </w:rPr>
          <w:t>§3.4 Menu Windows</w:t>
        </w:r>
        <w:r w:rsidR="004C7ED1">
          <w:tab/>
        </w:r>
        <w:r w:rsidR="004C7ED1">
          <w:fldChar w:fldCharType="begin"/>
        </w:r>
        <w:r w:rsidR="004C7ED1">
          <w:instrText xml:space="preserve"> PAGEREF _Toc331168124 \h </w:instrText>
        </w:r>
        <w:r w:rsidR="004C7ED1">
          <w:fldChar w:fldCharType="separate"/>
        </w:r>
        <w:r w:rsidR="004C7ED1">
          <w:t>10</w:t>
        </w:r>
        <w:r w:rsidR="004C7ED1">
          <w:fldChar w:fldCharType="end"/>
        </w:r>
      </w:hyperlink>
    </w:p>
    <w:p w14:paraId="53993821" w14:textId="77777777" w:rsidR="004C7ED1" w:rsidRDefault="00837205" w:rsidP="004C7ED1">
      <w:pPr>
        <w:pStyle w:val="20"/>
        <w:tabs>
          <w:tab w:val="right" w:leader="dot" w:pos="6011"/>
        </w:tabs>
        <w:ind w:left="300"/>
        <w:rPr>
          <w:kern w:val="0"/>
          <w:sz w:val="22"/>
          <w:szCs w:val="22"/>
          <w:lang w:eastAsia="en-US"/>
        </w:rPr>
      </w:pPr>
      <w:hyperlink w:anchor="_Toc331168125" w:history="1">
        <w:r w:rsidR="004C7ED1">
          <w:rPr>
            <w:rStyle w:val="ad"/>
          </w:rPr>
          <w:t>§3.5 How to check if the instrument works properly</w:t>
        </w:r>
        <w:r w:rsidR="004C7ED1">
          <w:tab/>
        </w:r>
        <w:r w:rsidR="004C7ED1">
          <w:fldChar w:fldCharType="begin"/>
        </w:r>
        <w:r w:rsidR="004C7ED1">
          <w:instrText xml:space="preserve"> PAGEREF _Toc331168125 \h </w:instrText>
        </w:r>
        <w:r w:rsidR="004C7ED1">
          <w:fldChar w:fldCharType="separate"/>
        </w:r>
        <w:r w:rsidR="004C7ED1">
          <w:t>11</w:t>
        </w:r>
        <w:r w:rsidR="004C7ED1">
          <w:fldChar w:fldCharType="end"/>
        </w:r>
      </w:hyperlink>
    </w:p>
    <w:p w14:paraId="380B239A" w14:textId="77777777" w:rsidR="004C7ED1" w:rsidRDefault="00837205" w:rsidP="004C7ED1">
      <w:pPr>
        <w:pStyle w:val="20"/>
        <w:tabs>
          <w:tab w:val="right" w:leader="dot" w:pos="6011"/>
        </w:tabs>
        <w:ind w:left="300"/>
        <w:rPr>
          <w:kern w:val="0"/>
          <w:sz w:val="22"/>
          <w:szCs w:val="22"/>
          <w:lang w:eastAsia="en-US"/>
        </w:rPr>
      </w:pPr>
      <w:hyperlink w:anchor="_Toc331168126" w:history="1">
        <w:r w:rsidR="004C7ED1">
          <w:rPr>
            <w:rStyle w:val="ad"/>
          </w:rPr>
          <w:t>§3.6 Battery life</w:t>
        </w:r>
        <w:r w:rsidR="004C7ED1">
          <w:tab/>
        </w:r>
        <w:r w:rsidR="004C7ED1">
          <w:fldChar w:fldCharType="begin"/>
        </w:r>
        <w:r w:rsidR="004C7ED1">
          <w:instrText xml:space="preserve"> PAGEREF _Toc331168126 \h </w:instrText>
        </w:r>
        <w:r w:rsidR="004C7ED1">
          <w:fldChar w:fldCharType="separate"/>
        </w:r>
        <w:r w:rsidR="004C7ED1">
          <w:t>11</w:t>
        </w:r>
        <w:r w:rsidR="004C7ED1">
          <w:fldChar w:fldCharType="end"/>
        </w:r>
      </w:hyperlink>
    </w:p>
    <w:p w14:paraId="1E61AE14" w14:textId="77777777" w:rsidR="004C7ED1" w:rsidRDefault="00837205" w:rsidP="004C7ED1">
      <w:pPr>
        <w:pStyle w:val="10"/>
        <w:rPr>
          <w:kern w:val="0"/>
          <w:sz w:val="22"/>
          <w:szCs w:val="22"/>
          <w:lang w:eastAsia="en-US"/>
        </w:rPr>
      </w:pPr>
      <w:hyperlink w:anchor="_Toc331168127" w:history="1">
        <w:r w:rsidR="004C7ED1">
          <w:rPr>
            <w:rStyle w:val="ad"/>
            <w:b/>
          </w:rPr>
          <w:t>4. Installation</w:t>
        </w:r>
        <w:r w:rsidR="004C7ED1">
          <w:tab/>
        </w:r>
        <w:r w:rsidR="004C7ED1">
          <w:tab/>
        </w:r>
        <w:r w:rsidR="004C7ED1">
          <w:fldChar w:fldCharType="begin"/>
        </w:r>
        <w:r w:rsidR="004C7ED1">
          <w:instrText xml:space="preserve"> PAGEREF _Toc331168127 \h </w:instrText>
        </w:r>
        <w:r w:rsidR="004C7ED1">
          <w:fldChar w:fldCharType="separate"/>
        </w:r>
        <w:r w:rsidR="004C7ED1">
          <w:t>12</w:t>
        </w:r>
        <w:r w:rsidR="004C7ED1">
          <w:fldChar w:fldCharType="end"/>
        </w:r>
      </w:hyperlink>
    </w:p>
    <w:p w14:paraId="245FF4A8" w14:textId="77777777" w:rsidR="004C7ED1" w:rsidRDefault="00837205" w:rsidP="004C7ED1">
      <w:pPr>
        <w:pStyle w:val="20"/>
        <w:tabs>
          <w:tab w:val="right" w:leader="dot" w:pos="6011"/>
        </w:tabs>
        <w:ind w:left="300"/>
        <w:rPr>
          <w:kern w:val="0"/>
          <w:sz w:val="22"/>
          <w:szCs w:val="22"/>
          <w:lang w:eastAsia="en-US"/>
        </w:rPr>
      </w:pPr>
      <w:hyperlink w:anchor="_Toc331168128" w:history="1">
        <w:r w:rsidR="004C7ED1">
          <w:rPr>
            <w:rStyle w:val="ad"/>
          </w:rPr>
          <w:t>§4.1 Location selection</w:t>
        </w:r>
        <w:r w:rsidR="004C7ED1">
          <w:tab/>
        </w:r>
        <w:r w:rsidR="004C7ED1">
          <w:fldChar w:fldCharType="begin"/>
        </w:r>
        <w:r w:rsidR="004C7ED1">
          <w:instrText xml:space="preserve"> PAGEREF _Toc331168128 \h </w:instrText>
        </w:r>
        <w:r w:rsidR="004C7ED1">
          <w:fldChar w:fldCharType="separate"/>
        </w:r>
        <w:r w:rsidR="004C7ED1">
          <w:t>12</w:t>
        </w:r>
        <w:r w:rsidR="004C7ED1">
          <w:fldChar w:fldCharType="end"/>
        </w:r>
      </w:hyperlink>
    </w:p>
    <w:p w14:paraId="10399E23" w14:textId="77777777" w:rsidR="004C7ED1" w:rsidRDefault="00837205" w:rsidP="004C7ED1">
      <w:pPr>
        <w:pStyle w:val="20"/>
        <w:tabs>
          <w:tab w:val="right" w:leader="dot" w:pos="6011"/>
        </w:tabs>
        <w:ind w:left="300"/>
      </w:pPr>
      <w:hyperlink w:anchor="_Toc331168129" w:history="1">
        <w:r w:rsidR="004C7ED1">
          <w:rPr>
            <w:rStyle w:val="ad"/>
          </w:rPr>
          <w:t>§4.2 Flow-cell installation</w:t>
        </w:r>
        <w:r w:rsidR="004C7ED1">
          <w:tab/>
        </w:r>
        <w:r w:rsidR="004C7ED1">
          <w:fldChar w:fldCharType="begin"/>
        </w:r>
        <w:r w:rsidR="004C7ED1">
          <w:instrText xml:space="preserve"> PAGEREF _Toc331168129 \h </w:instrText>
        </w:r>
        <w:r w:rsidR="004C7ED1">
          <w:fldChar w:fldCharType="separate"/>
        </w:r>
        <w:r w:rsidR="004C7ED1">
          <w:t>12</w:t>
        </w:r>
        <w:r w:rsidR="004C7ED1">
          <w:fldChar w:fldCharType="end"/>
        </w:r>
      </w:hyperlink>
    </w:p>
    <w:p w14:paraId="0D7454AC" w14:textId="77777777" w:rsidR="004C7ED1" w:rsidRDefault="00837205" w:rsidP="004C7ED1">
      <w:pPr>
        <w:pStyle w:val="20"/>
        <w:tabs>
          <w:tab w:val="right" w:leader="dot" w:pos="6011"/>
        </w:tabs>
        <w:ind w:left="300"/>
        <w:rPr>
          <w:kern w:val="0"/>
          <w:sz w:val="22"/>
          <w:szCs w:val="22"/>
          <w:lang w:eastAsia="en-US"/>
        </w:rPr>
      </w:pPr>
      <w:hyperlink w:anchor="_Toc331168132" w:history="1">
        <w:r w:rsidR="004C7ED1">
          <w:rPr>
            <w:rStyle w:val="ad"/>
          </w:rPr>
          <w:t>§4.3 Temperature Sensor Installation</w:t>
        </w:r>
        <w:r w:rsidR="004C7ED1">
          <w:tab/>
        </w:r>
        <w:r w:rsidR="004C7ED1">
          <w:fldChar w:fldCharType="begin"/>
        </w:r>
        <w:r w:rsidR="004C7ED1">
          <w:instrText xml:space="preserve"> PAGEREF _Toc331168132 \h </w:instrText>
        </w:r>
        <w:r w:rsidR="004C7ED1">
          <w:fldChar w:fldCharType="separate"/>
        </w:r>
        <w:r w:rsidR="004C7ED1">
          <w:t>14</w:t>
        </w:r>
        <w:r w:rsidR="004C7ED1">
          <w:fldChar w:fldCharType="end"/>
        </w:r>
      </w:hyperlink>
    </w:p>
    <w:p w14:paraId="42E1078D" w14:textId="77777777" w:rsidR="004C7ED1" w:rsidRDefault="00837205" w:rsidP="004C7ED1">
      <w:pPr>
        <w:pStyle w:val="20"/>
        <w:tabs>
          <w:tab w:val="right" w:leader="dot" w:pos="6011"/>
        </w:tabs>
        <w:ind w:left="300"/>
        <w:rPr>
          <w:kern w:val="0"/>
          <w:sz w:val="22"/>
          <w:szCs w:val="22"/>
          <w:lang w:eastAsia="en-US"/>
        </w:rPr>
      </w:pPr>
      <w:hyperlink w:anchor="_Toc331168133" w:history="1">
        <w:r w:rsidR="004C7ED1">
          <w:rPr>
            <w:rStyle w:val="ad"/>
          </w:rPr>
          <w:t>§4.4 Electronic Box Mounting Location</w:t>
        </w:r>
        <w:r w:rsidR="004C7ED1">
          <w:tab/>
        </w:r>
        <w:r w:rsidR="004C7ED1">
          <w:fldChar w:fldCharType="begin"/>
        </w:r>
        <w:r w:rsidR="004C7ED1">
          <w:instrText xml:space="preserve"> PAGEREF _Toc331168133 \h </w:instrText>
        </w:r>
        <w:r w:rsidR="004C7ED1">
          <w:fldChar w:fldCharType="separate"/>
        </w:r>
        <w:r w:rsidR="004C7ED1">
          <w:t>15</w:t>
        </w:r>
        <w:r w:rsidR="004C7ED1">
          <w:fldChar w:fldCharType="end"/>
        </w:r>
      </w:hyperlink>
    </w:p>
    <w:p w14:paraId="4DEB877C" w14:textId="77777777" w:rsidR="004C7ED1" w:rsidRDefault="00837205" w:rsidP="004C7ED1">
      <w:pPr>
        <w:pStyle w:val="20"/>
        <w:tabs>
          <w:tab w:val="right" w:leader="dot" w:pos="6011"/>
        </w:tabs>
        <w:ind w:left="300"/>
        <w:rPr>
          <w:kern w:val="0"/>
          <w:sz w:val="22"/>
          <w:szCs w:val="22"/>
          <w:lang w:eastAsia="en-US"/>
        </w:rPr>
      </w:pPr>
      <w:hyperlink w:anchor="_Toc331168134" w:history="1">
        <w:r w:rsidR="004C7ED1">
          <w:rPr>
            <w:rStyle w:val="ad"/>
          </w:rPr>
          <w:t>§4.5Common installation mistakes</w:t>
        </w:r>
        <w:r w:rsidR="004C7ED1">
          <w:tab/>
        </w:r>
        <w:r w:rsidR="004C7ED1">
          <w:fldChar w:fldCharType="begin"/>
        </w:r>
        <w:r w:rsidR="004C7ED1">
          <w:instrText xml:space="preserve"> PAGEREF _Toc331168134 \h </w:instrText>
        </w:r>
        <w:r w:rsidR="004C7ED1">
          <w:fldChar w:fldCharType="separate"/>
        </w:r>
        <w:r w:rsidR="004C7ED1">
          <w:t>15</w:t>
        </w:r>
        <w:r w:rsidR="004C7ED1">
          <w:fldChar w:fldCharType="end"/>
        </w:r>
      </w:hyperlink>
    </w:p>
    <w:p w14:paraId="5FB98307" w14:textId="77777777" w:rsidR="004C7ED1" w:rsidRDefault="00837205" w:rsidP="004C7ED1">
      <w:pPr>
        <w:pStyle w:val="20"/>
        <w:tabs>
          <w:tab w:val="right" w:leader="dot" w:pos="6011"/>
        </w:tabs>
        <w:ind w:left="300"/>
        <w:rPr>
          <w:kern w:val="0"/>
          <w:sz w:val="22"/>
          <w:szCs w:val="22"/>
          <w:lang w:eastAsia="en-US"/>
        </w:rPr>
      </w:pPr>
      <w:hyperlink w:anchor="_Toc331168135" w:history="1">
        <w:r w:rsidR="004C7ED1">
          <w:rPr>
            <w:rStyle w:val="ad"/>
          </w:rPr>
          <w:t>§4.6 Operations check</w:t>
        </w:r>
        <w:r w:rsidR="004C7ED1">
          <w:tab/>
        </w:r>
        <w:r w:rsidR="004C7ED1">
          <w:fldChar w:fldCharType="begin"/>
        </w:r>
        <w:r w:rsidR="004C7ED1">
          <w:instrText xml:space="preserve"> PAGEREF _Toc331168135 \h </w:instrText>
        </w:r>
        <w:r w:rsidR="004C7ED1">
          <w:fldChar w:fldCharType="separate"/>
        </w:r>
        <w:r w:rsidR="004C7ED1">
          <w:t>16</w:t>
        </w:r>
        <w:r w:rsidR="004C7ED1">
          <w:fldChar w:fldCharType="end"/>
        </w:r>
      </w:hyperlink>
    </w:p>
    <w:p w14:paraId="6AE47B5B" w14:textId="77777777" w:rsidR="004C7ED1" w:rsidRDefault="00837205" w:rsidP="004C7ED1">
      <w:pPr>
        <w:pStyle w:val="10"/>
        <w:tabs>
          <w:tab w:val="left" w:pos="4008"/>
        </w:tabs>
        <w:rPr>
          <w:kern w:val="0"/>
          <w:sz w:val="22"/>
          <w:szCs w:val="22"/>
          <w:lang w:eastAsia="en-US"/>
        </w:rPr>
      </w:pPr>
      <w:hyperlink w:anchor="_Toc331168136" w:history="1">
        <w:r w:rsidR="004C7ED1">
          <w:rPr>
            <w:rStyle w:val="ad"/>
            <w:b/>
          </w:rPr>
          <w:t>5.Troubleshooting</w:t>
        </w:r>
        <w:r w:rsidR="004C7ED1">
          <w:tab/>
        </w:r>
        <w:r w:rsidR="004C7ED1">
          <w:tab/>
        </w:r>
        <w:r w:rsidR="004C7ED1">
          <w:tab/>
        </w:r>
        <w:r w:rsidR="004C7ED1">
          <w:fldChar w:fldCharType="begin"/>
        </w:r>
        <w:r w:rsidR="004C7ED1">
          <w:instrText xml:space="preserve"> PAGEREF _Toc331168136 \h </w:instrText>
        </w:r>
        <w:r w:rsidR="004C7ED1">
          <w:fldChar w:fldCharType="separate"/>
        </w:r>
        <w:r w:rsidR="004C7ED1">
          <w:t>18</w:t>
        </w:r>
        <w:r w:rsidR="004C7ED1">
          <w:fldChar w:fldCharType="end"/>
        </w:r>
      </w:hyperlink>
    </w:p>
    <w:p w14:paraId="5A5D4DC4" w14:textId="77777777" w:rsidR="004C7ED1" w:rsidRDefault="00837205" w:rsidP="004C7ED1">
      <w:pPr>
        <w:pStyle w:val="20"/>
        <w:tabs>
          <w:tab w:val="right" w:leader="dot" w:pos="6011"/>
        </w:tabs>
        <w:ind w:left="300"/>
        <w:rPr>
          <w:kern w:val="0"/>
          <w:sz w:val="22"/>
          <w:szCs w:val="22"/>
          <w:lang w:eastAsia="en-US"/>
        </w:rPr>
      </w:pPr>
      <w:hyperlink w:anchor="_Toc331168139" w:history="1">
        <w:r w:rsidR="004C7ED1">
          <w:rPr>
            <w:rStyle w:val="ad"/>
          </w:rPr>
          <w:t>§5.1 Other Problems and Solutions</w:t>
        </w:r>
        <w:r w:rsidR="004C7ED1">
          <w:tab/>
        </w:r>
        <w:r w:rsidR="004C7ED1">
          <w:fldChar w:fldCharType="begin"/>
        </w:r>
        <w:r w:rsidR="004C7ED1">
          <w:instrText xml:space="preserve"> PAGEREF _Toc331168139 \h </w:instrText>
        </w:r>
        <w:r w:rsidR="004C7ED1">
          <w:fldChar w:fldCharType="separate"/>
        </w:r>
        <w:r w:rsidR="004C7ED1">
          <w:t>18</w:t>
        </w:r>
        <w:r w:rsidR="004C7ED1">
          <w:fldChar w:fldCharType="end"/>
        </w:r>
      </w:hyperlink>
    </w:p>
    <w:p w14:paraId="487D2DD9" w14:textId="77777777" w:rsidR="004C7ED1" w:rsidRDefault="00837205" w:rsidP="004C7ED1">
      <w:pPr>
        <w:pStyle w:val="10"/>
        <w:rPr>
          <w:kern w:val="0"/>
          <w:sz w:val="22"/>
          <w:szCs w:val="22"/>
          <w:lang w:eastAsia="en-US"/>
        </w:rPr>
      </w:pPr>
      <w:hyperlink w:anchor="_Toc331168140" w:history="1">
        <w:r w:rsidR="004C7ED1">
          <w:rPr>
            <w:rStyle w:val="ad"/>
            <w:b/>
          </w:rPr>
          <w:t>6. Interface/Communication</w:t>
        </w:r>
        <w:r w:rsidR="004C7ED1">
          <w:rPr>
            <w:rStyle w:val="ad"/>
            <w:b/>
          </w:rPr>
          <w:tab/>
        </w:r>
        <w:r w:rsidR="004C7ED1">
          <w:tab/>
        </w:r>
        <w:r w:rsidR="004C7ED1">
          <w:fldChar w:fldCharType="begin"/>
        </w:r>
        <w:r w:rsidR="004C7ED1">
          <w:instrText xml:space="preserve"> PAGEREF _Toc331168140 \h </w:instrText>
        </w:r>
        <w:r w:rsidR="004C7ED1">
          <w:fldChar w:fldCharType="separate"/>
        </w:r>
        <w:r w:rsidR="004C7ED1">
          <w:t>20</w:t>
        </w:r>
        <w:r w:rsidR="004C7ED1">
          <w:fldChar w:fldCharType="end"/>
        </w:r>
      </w:hyperlink>
    </w:p>
    <w:p w14:paraId="0554A8EA" w14:textId="77777777" w:rsidR="004C7ED1" w:rsidRDefault="00837205" w:rsidP="004C7ED1">
      <w:pPr>
        <w:pStyle w:val="20"/>
        <w:tabs>
          <w:tab w:val="right" w:leader="dot" w:pos="6011"/>
        </w:tabs>
        <w:ind w:left="300"/>
        <w:rPr>
          <w:kern w:val="0"/>
          <w:sz w:val="22"/>
          <w:szCs w:val="22"/>
          <w:lang w:eastAsia="en-US"/>
        </w:rPr>
      </w:pPr>
      <w:hyperlink w:anchor="_Toc331168141" w:history="1">
        <w:r w:rsidR="004C7ED1">
          <w:rPr>
            <w:rStyle w:val="ad"/>
          </w:rPr>
          <w:t>§6.1 General</w:t>
        </w:r>
        <w:r w:rsidR="004C7ED1">
          <w:tab/>
        </w:r>
        <w:r w:rsidR="004C7ED1">
          <w:fldChar w:fldCharType="begin"/>
        </w:r>
        <w:r w:rsidR="004C7ED1">
          <w:instrText xml:space="preserve"> PAGEREF _Toc331168141 \h </w:instrText>
        </w:r>
        <w:r w:rsidR="004C7ED1">
          <w:fldChar w:fldCharType="separate"/>
        </w:r>
        <w:r w:rsidR="004C7ED1">
          <w:t>20</w:t>
        </w:r>
        <w:r w:rsidR="004C7ED1">
          <w:fldChar w:fldCharType="end"/>
        </w:r>
      </w:hyperlink>
    </w:p>
    <w:p w14:paraId="1BE0CCA3" w14:textId="77777777" w:rsidR="004C7ED1" w:rsidRDefault="00837205" w:rsidP="004C7ED1">
      <w:pPr>
        <w:pStyle w:val="20"/>
        <w:tabs>
          <w:tab w:val="right" w:leader="dot" w:pos="6011"/>
        </w:tabs>
        <w:ind w:left="300"/>
        <w:rPr>
          <w:kern w:val="0"/>
          <w:sz w:val="22"/>
          <w:szCs w:val="22"/>
          <w:lang w:eastAsia="en-US"/>
        </w:rPr>
      </w:pPr>
      <w:hyperlink w:anchor="_Toc331168142" w:history="1">
        <w:r w:rsidR="004C7ED1">
          <w:rPr>
            <w:rStyle w:val="ad"/>
          </w:rPr>
          <w:t>§6.2 PC Software</w:t>
        </w:r>
        <w:r w:rsidR="004C7ED1">
          <w:tab/>
        </w:r>
        <w:r w:rsidR="004C7ED1">
          <w:fldChar w:fldCharType="begin"/>
        </w:r>
        <w:r w:rsidR="004C7ED1">
          <w:instrText xml:space="preserve"> PAGEREF _Toc331168142 \h </w:instrText>
        </w:r>
        <w:r w:rsidR="004C7ED1">
          <w:fldChar w:fldCharType="separate"/>
        </w:r>
        <w:r w:rsidR="004C7ED1">
          <w:t>20</w:t>
        </w:r>
        <w:r w:rsidR="004C7ED1">
          <w:fldChar w:fldCharType="end"/>
        </w:r>
      </w:hyperlink>
    </w:p>
    <w:p w14:paraId="1A174276" w14:textId="77777777" w:rsidR="004C7ED1" w:rsidRDefault="00837205" w:rsidP="004C7ED1">
      <w:pPr>
        <w:pStyle w:val="20"/>
        <w:tabs>
          <w:tab w:val="right" w:leader="dot" w:pos="6011"/>
        </w:tabs>
        <w:ind w:left="300"/>
        <w:rPr>
          <w:kern w:val="0"/>
          <w:sz w:val="22"/>
          <w:szCs w:val="22"/>
          <w:lang w:eastAsia="en-US"/>
        </w:rPr>
      </w:pPr>
      <w:hyperlink w:anchor="_Toc331168143" w:history="1">
        <w:r w:rsidR="004C7ED1">
          <w:rPr>
            <w:rStyle w:val="ad"/>
          </w:rPr>
          <w:t>§6.3 Communication Protocol</w:t>
        </w:r>
        <w:r w:rsidR="004C7ED1">
          <w:tab/>
        </w:r>
        <w:r w:rsidR="004C7ED1">
          <w:fldChar w:fldCharType="begin"/>
        </w:r>
        <w:r w:rsidR="004C7ED1">
          <w:instrText xml:space="preserve"> PAGEREF _Toc331168143 \h </w:instrText>
        </w:r>
        <w:r w:rsidR="004C7ED1">
          <w:fldChar w:fldCharType="separate"/>
        </w:r>
        <w:r w:rsidR="004C7ED1">
          <w:t>20</w:t>
        </w:r>
        <w:r w:rsidR="004C7ED1">
          <w:fldChar w:fldCharType="end"/>
        </w:r>
      </w:hyperlink>
    </w:p>
    <w:p w14:paraId="095D7A05" w14:textId="77777777" w:rsidR="004C7ED1" w:rsidRDefault="00837205" w:rsidP="004C7ED1">
      <w:pPr>
        <w:pStyle w:val="20"/>
        <w:tabs>
          <w:tab w:val="right" w:leader="dot" w:pos="6011"/>
        </w:tabs>
        <w:ind w:left="300"/>
        <w:rPr>
          <w:kern w:val="0"/>
          <w:sz w:val="22"/>
          <w:szCs w:val="22"/>
          <w:lang w:eastAsia="en-US"/>
        </w:rPr>
      </w:pPr>
      <w:hyperlink w:anchor="_Toc331168144" w:history="1">
        <w:r w:rsidR="004C7ED1">
          <w:rPr>
            <w:rStyle w:val="ad"/>
          </w:rPr>
          <w:t>§6.4 Wiring Diagrams</w:t>
        </w:r>
        <w:r w:rsidR="004C7ED1">
          <w:tab/>
        </w:r>
        <w:r w:rsidR="004C7ED1">
          <w:fldChar w:fldCharType="begin"/>
        </w:r>
        <w:r w:rsidR="004C7ED1">
          <w:instrText xml:space="preserve"> PAGEREF _Toc331168144 \h </w:instrText>
        </w:r>
        <w:r w:rsidR="004C7ED1">
          <w:fldChar w:fldCharType="separate"/>
        </w:r>
        <w:r w:rsidR="004C7ED1">
          <w:t>22</w:t>
        </w:r>
        <w:r w:rsidR="004C7ED1">
          <w:fldChar w:fldCharType="end"/>
        </w:r>
      </w:hyperlink>
    </w:p>
    <w:p w14:paraId="621EBA6D" w14:textId="77777777" w:rsidR="004C7ED1" w:rsidRDefault="00837205" w:rsidP="004C7ED1">
      <w:pPr>
        <w:pStyle w:val="20"/>
        <w:tabs>
          <w:tab w:val="right" w:leader="dot" w:pos="6011"/>
        </w:tabs>
        <w:ind w:left="300"/>
        <w:rPr>
          <w:kern w:val="0"/>
          <w:sz w:val="22"/>
          <w:szCs w:val="22"/>
          <w:lang w:eastAsia="en-US"/>
        </w:rPr>
      </w:pPr>
      <w:hyperlink w:anchor="_Toc331168145" w:history="1">
        <w:r w:rsidR="004C7ED1">
          <w:rPr>
            <w:rStyle w:val="ad"/>
          </w:rPr>
          <w:t>§6.5 M-BUS Metering System</w:t>
        </w:r>
        <w:r w:rsidR="004C7ED1">
          <w:tab/>
        </w:r>
        <w:r w:rsidR="004C7ED1">
          <w:fldChar w:fldCharType="begin"/>
        </w:r>
        <w:r w:rsidR="004C7ED1">
          <w:instrText xml:space="preserve"> PAGEREF _Toc331168145 \h </w:instrText>
        </w:r>
        <w:r w:rsidR="004C7ED1">
          <w:fldChar w:fldCharType="separate"/>
        </w:r>
        <w:r w:rsidR="004C7ED1">
          <w:t>24</w:t>
        </w:r>
        <w:r w:rsidR="004C7ED1">
          <w:fldChar w:fldCharType="end"/>
        </w:r>
      </w:hyperlink>
    </w:p>
    <w:p w14:paraId="4FE2D2AB" w14:textId="77777777" w:rsidR="004C7ED1" w:rsidRDefault="00837205" w:rsidP="004C7ED1">
      <w:pPr>
        <w:pStyle w:val="20"/>
        <w:tabs>
          <w:tab w:val="right" w:leader="dot" w:pos="6011"/>
        </w:tabs>
        <w:ind w:left="300"/>
        <w:rPr>
          <w:kern w:val="0"/>
          <w:sz w:val="22"/>
          <w:szCs w:val="22"/>
          <w:lang w:eastAsia="en-US"/>
        </w:rPr>
      </w:pPr>
      <w:hyperlink w:anchor="_Toc331168146" w:history="1">
        <w:r w:rsidR="004C7ED1">
          <w:rPr>
            <w:rStyle w:val="ad"/>
          </w:rPr>
          <w:t>§6.6 BACnet Metering System</w:t>
        </w:r>
        <w:r w:rsidR="004C7ED1">
          <w:tab/>
        </w:r>
        <w:r w:rsidR="004C7ED1">
          <w:fldChar w:fldCharType="begin"/>
        </w:r>
        <w:r w:rsidR="004C7ED1">
          <w:instrText xml:space="preserve"> PAGEREF _Toc331168146 \h </w:instrText>
        </w:r>
        <w:r w:rsidR="004C7ED1">
          <w:fldChar w:fldCharType="separate"/>
        </w:r>
        <w:r w:rsidR="004C7ED1">
          <w:t>24</w:t>
        </w:r>
        <w:r w:rsidR="004C7ED1">
          <w:fldChar w:fldCharType="end"/>
        </w:r>
      </w:hyperlink>
    </w:p>
    <w:p w14:paraId="4BB8D99D" w14:textId="77777777" w:rsidR="004C7ED1" w:rsidRDefault="00837205" w:rsidP="004C7ED1">
      <w:pPr>
        <w:pStyle w:val="20"/>
        <w:tabs>
          <w:tab w:val="right" w:leader="dot" w:pos="6011"/>
        </w:tabs>
        <w:ind w:left="300"/>
        <w:rPr>
          <w:kern w:val="0"/>
          <w:sz w:val="22"/>
          <w:szCs w:val="22"/>
          <w:lang w:eastAsia="en-US"/>
        </w:rPr>
      </w:pPr>
      <w:hyperlink w:anchor="_Toc331168149" w:history="1">
        <w:r w:rsidR="004C7ED1">
          <w:rPr>
            <w:rStyle w:val="ad"/>
          </w:rPr>
          <w:t>§6.7 Automatic Meter Reading</w:t>
        </w:r>
        <w:r w:rsidR="004C7ED1">
          <w:tab/>
        </w:r>
        <w:r w:rsidR="004C7ED1">
          <w:fldChar w:fldCharType="begin"/>
        </w:r>
        <w:r w:rsidR="004C7ED1">
          <w:instrText xml:space="preserve"> PAGEREF _Toc331168149 \h </w:instrText>
        </w:r>
        <w:r w:rsidR="004C7ED1">
          <w:fldChar w:fldCharType="separate"/>
        </w:r>
        <w:r w:rsidR="004C7ED1">
          <w:t>26</w:t>
        </w:r>
        <w:r w:rsidR="004C7ED1">
          <w:fldChar w:fldCharType="end"/>
        </w:r>
      </w:hyperlink>
    </w:p>
    <w:p w14:paraId="0D8140AB" w14:textId="77777777" w:rsidR="004C7ED1" w:rsidRDefault="00837205" w:rsidP="004C7ED1">
      <w:pPr>
        <w:pStyle w:val="10"/>
        <w:rPr>
          <w:kern w:val="0"/>
          <w:sz w:val="22"/>
          <w:szCs w:val="22"/>
          <w:lang w:eastAsia="en-US"/>
        </w:rPr>
      </w:pPr>
      <w:hyperlink w:anchor="_Toc331168153" w:history="1">
        <w:r w:rsidR="004C7ED1">
          <w:rPr>
            <w:rStyle w:val="ad"/>
            <w:b/>
          </w:rPr>
          <w:t>7. Warranty and Service</w:t>
        </w:r>
        <w:r w:rsidR="004C7ED1">
          <w:rPr>
            <w:rStyle w:val="ad"/>
            <w:b/>
          </w:rPr>
          <w:tab/>
        </w:r>
        <w:r w:rsidR="004C7ED1">
          <w:tab/>
        </w:r>
        <w:r w:rsidR="004C7ED1">
          <w:fldChar w:fldCharType="begin"/>
        </w:r>
        <w:r w:rsidR="004C7ED1">
          <w:instrText xml:space="preserve"> PAGEREF _Toc331168153 \h </w:instrText>
        </w:r>
        <w:r w:rsidR="004C7ED1">
          <w:fldChar w:fldCharType="separate"/>
        </w:r>
        <w:r w:rsidR="004C7ED1">
          <w:t>30</w:t>
        </w:r>
        <w:r w:rsidR="004C7ED1">
          <w:fldChar w:fldCharType="end"/>
        </w:r>
      </w:hyperlink>
    </w:p>
    <w:p w14:paraId="329A916D" w14:textId="77777777" w:rsidR="004C7ED1" w:rsidRDefault="00837205" w:rsidP="004C7ED1">
      <w:pPr>
        <w:pStyle w:val="20"/>
        <w:tabs>
          <w:tab w:val="right" w:leader="dot" w:pos="6011"/>
        </w:tabs>
        <w:ind w:left="300"/>
        <w:rPr>
          <w:kern w:val="0"/>
          <w:sz w:val="22"/>
          <w:szCs w:val="22"/>
          <w:lang w:eastAsia="en-US"/>
        </w:rPr>
      </w:pPr>
      <w:hyperlink w:anchor="_Toc331168154" w:history="1">
        <w:r w:rsidR="004C7ED1">
          <w:rPr>
            <w:rStyle w:val="ad"/>
          </w:rPr>
          <w:t>§7.1 Warranty</w:t>
        </w:r>
        <w:r w:rsidR="004C7ED1">
          <w:tab/>
        </w:r>
        <w:r w:rsidR="004C7ED1">
          <w:fldChar w:fldCharType="begin"/>
        </w:r>
        <w:r w:rsidR="004C7ED1">
          <w:instrText xml:space="preserve"> PAGEREF _Toc331168154 \h </w:instrText>
        </w:r>
        <w:r w:rsidR="004C7ED1">
          <w:fldChar w:fldCharType="separate"/>
        </w:r>
        <w:r w:rsidR="004C7ED1">
          <w:t>30</w:t>
        </w:r>
        <w:r w:rsidR="004C7ED1">
          <w:fldChar w:fldCharType="end"/>
        </w:r>
      </w:hyperlink>
    </w:p>
    <w:p w14:paraId="6EC9CA00" w14:textId="77777777" w:rsidR="004C7ED1" w:rsidRDefault="00837205" w:rsidP="004C7ED1">
      <w:pPr>
        <w:pStyle w:val="20"/>
        <w:tabs>
          <w:tab w:val="right" w:leader="dot" w:pos="6011"/>
        </w:tabs>
        <w:ind w:left="300"/>
        <w:rPr>
          <w:kern w:val="0"/>
          <w:sz w:val="22"/>
          <w:szCs w:val="22"/>
          <w:lang w:eastAsia="en-US"/>
        </w:rPr>
      </w:pPr>
      <w:hyperlink w:anchor="_Toc331168155" w:history="1">
        <w:r w:rsidR="004C7ED1">
          <w:rPr>
            <w:rStyle w:val="ad"/>
          </w:rPr>
          <w:t>§7.2 Service</w:t>
        </w:r>
        <w:r w:rsidR="004C7ED1">
          <w:tab/>
        </w:r>
        <w:r w:rsidR="004C7ED1">
          <w:fldChar w:fldCharType="begin"/>
        </w:r>
        <w:r w:rsidR="004C7ED1">
          <w:instrText xml:space="preserve"> PAGEREF _Toc331168155 \h </w:instrText>
        </w:r>
        <w:r w:rsidR="004C7ED1">
          <w:fldChar w:fldCharType="separate"/>
        </w:r>
        <w:r w:rsidR="004C7ED1">
          <w:t>30</w:t>
        </w:r>
        <w:r w:rsidR="004C7ED1">
          <w:fldChar w:fldCharType="end"/>
        </w:r>
      </w:hyperlink>
    </w:p>
    <w:p w14:paraId="4E57662C" w14:textId="77777777" w:rsidR="004C7ED1" w:rsidRDefault="00837205" w:rsidP="004C7ED1">
      <w:pPr>
        <w:pStyle w:val="10"/>
        <w:rPr>
          <w:kern w:val="0"/>
          <w:sz w:val="22"/>
          <w:szCs w:val="22"/>
          <w:lang w:eastAsia="en-US"/>
        </w:rPr>
      </w:pPr>
      <w:hyperlink w:anchor="_Toc331168156" w:history="1">
        <w:r w:rsidR="004C7ED1">
          <w:rPr>
            <w:rStyle w:val="ad"/>
            <w:b/>
          </w:rPr>
          <w:t>8. Appendix</w:t>
        </w:r>
        <w:r w:rsidR="004C7ED1">
          <w:rPr>
            <w:rStyle w:val="ad"/>
            <w:b/>
          </w:rPr>
          <w:tab/>
        </w:r>
        <w:r w:rsidR="004C7ED1">
          <w:tab/>
        </w:r>
        <w:r w:rsidR="004C7ED1">
          <w:fldChar w:fldCharType="begin"/>
        </w:r>
        <w:r w:rsidR="004C7ED1">
          <w:instrText xml:space="preserve"> PAGEREF _Toc331168156 \h </w:instrText>
        </w:r>
        <w:r w:rsidR="004C7ED1">
          <w:fldChar w:fldCharType="separate"/>
        </w:r>
        <w:r w:rsidR="004C7ED1">
          <w:t>32</w:t>
        </w:r>
        <w:r w:rsidR="004C7ED1">
          <w:fldChar w:fldCharType="end"/>
        </w:r>
      </w:hyperlink>
    </w:p>
    <w:p w14:paraId="09F78FB6" w14:textId="77777777" w:rsidR="004C7ED1" w:rsidRDefault="00837205" w:rsidP="004C7ED1">
      <w:pPr>
        <w:pStyle w:val="20"/>
        <w:tabs>
          <w:tab w:val="right" w:leader="dot" w:pos="6011"/>
        </w:tabs>
        <w:ind w:left="300"/>
        <w:rPr>
          <w:kern w:val="0"/>
          <w:sz w:val="22"/>
          <w:szCs w:val="22"/>
          <w:lang w:eastAsia="en-US"/>
        </w:rPr>
      </w:pPr>
      <w:hyperlink w:anchor="_Toc331168157" w:history="1">
        <w:r w:rsidR="004C7ED1">
          <w:rPr>
            <w:rStyle w:val="ad"/>
          </w:rPr>
          <w:t>§8.1 Battery Maintenance and Replacement</w:t>
        </w:r>
        <w:r w:rsidR="004C7ED1">
          <w:tab/>
        </w:r>
        <w:r w:rsidR="004C7ED1">
          <w:fldChar w:fldCharType="begin"/>
        </w:r>
        <w:r w:rsidR="004C7ED1">
          <w:instrText xml:space="preserve"> PAGEREF _Toc331168157 \h </w:instrText>
        </w:r>
        <w:r w:rsidR="004C7ED1">
          <w:fldChar w:fldCharType="separate"/>
        </w:r>
        <w:r w:rsidR="004C7ED1">
          <w:t>32</w:t>
        </w:r>
        <w:r w:rsidR="004C7ED1">
          <w:fldChar w:fldCharType="end"/>
        </w:r>
      </w:hyperlink>
    </w:p>
    <w:p w14:paraId="7950F7E7" w14:textId="77777777" w:rsidR="004C7ED1" w:rsidRDefault="00837205" w:rsidP="004C7ED1">
      <w:pPr>
        <w:pStyle w:val="20"/>
        <w:tabs>
          <w:tab w:val="right" w:leader="dot" w:pos="6011"/>
        </w:tabs>
        <w:ind w:left="300"/>
        <w:rPr>
          <w:kern w:val="0"/>
          <w:sz w:val="22"/>
          <w:szCs w:val="22"/>
          <w:lang w:eastAsia="en-US"/>
        </w:rPr>
      </w:pPr>
      <w:hyperlink w:anchor="_Toc331168158" w:history="1">
        <w:r w:rsidR="004C7ED1">
          <w:rPr>
            <w:rStyle w:val="ad"/>
          </w:rPr>
          <w:t>§8.2 Principle of Measurement</w:t>
        </w:r>
        <w:r w:rsidR="004C7ED1">
          <w:tab/>
        </w:r>
        <w:r w:rsidR="004C7ED1">
          <w:fldChar w:fldCharType="begin"/>
        </w:r>
        <w:r w:rsidR="004C7ED1">
          <w:instrText xml:space="preserve"> PAGEREF _Toc331168158 \h </w:instrText>
        </w:r>
        <w:r w:rsidR="004C7ED1">
          <w:fldChar w:fldCharType="separate"/>
        </w:r>
        <w:r w:rsidR="004C7ED1">
          <w:t>32</w:t>
        </w:r>
        <w:r w:rsidR="004C7ED1">
          <w:fldChar w:fldCharType="end"/>
        </w:r>
      </w:hyperlink>
    </w:p>
    <w:p w14:paraId="3243615D" w14:textId="77777777" w:rsidR="004C7ED1" w:rsidRDefault="00837205" w:rsidP="004C7ED1">
      <w:pPr>
        <w:pStyle w:val="20"/>
        <w:tabs>
          <w:tab w:val="right" w:leader="dot" w:pos="6011"/>
        </w:tabs>
        <w:ind w:left="300"/>
        <w:rPr>
          <w:kern w:val="0"/>
          <w:sz w:val="22"/>
          <w:szCs w:val="22"/>
          <w:lang w:eastAsia="en-US"/>
        </w:rPr>
      </w:pPr>
      <w:hyperlink w:anchor="_Toc331168159" w:history="1">
        <w:r w:rsidR="004C7ED1">
          <w:rPr>
            <w:rStyle w:val="ad"/>
          </w:rPr>
          <w:t>§8.3 Heat Energy Calculation</w:t>
        </w:r>
        <w:r w:rsidR="004C7ED1">
          <w:tab/>
        </w:r>
        <w:r w:rsidR="004C7ED1">
          <w:fldChar w:fldCharType="begin"/>
        </w:r>
        <w:r w:rsidR="004C7ED1">
          <w:instrText xml:space="preserve"> PAGEREF _Toc331168159 \h </w:instrText>
        </w:r>
        <w:r w:rsidR="004C7ED1">
          <w:fldChar w:fldCharType="separate"/>
        </w:r>
        <w:r w:rsidR="004C7ED1">
          <w:t>32</w:t>
        </w:r>
        <w:r w:rsidR="004C7ED1">
          <w:fldChar w:fldCharType="end"/>
        </w:r>
      </w:hyperlink>
    </w:p>
    <w:p w14:paraId="5DFAFDC8" w14:textId="77777777" w:rsidR="004C7ED1" w:rsidRDefault="00837205" w:rsidP="004C7ED1">
      <w:pPr>
        <w:pStyle w:val="20"/>
        <w:tabs>
          <w:tab w:val="right" w:leader="dot" w:pos="6011"/>
        </w:tabs>
        <w:ind w:left="300"/>
        <w:rPr>
          <w:kern w:val="0"/>
          <w:sz w:val="22"/>
          <w:szCs w:val="22"/>
          <w:lang w:eastAsia="en-US"/>
        </w:rPr>
      </w:pPr>
      <w:hyperlink w:anchor="_Toc331168160" w:history="1">
        <w:r w:rsidR="004C7ED1">
          <w:rPr>
            <w:rStyle w:val="ad"/>
          </w:rPr>
          <w:t>§8.4 Water Density and Specific Enthalpy Tables</w:t>
        </w:r>
        <w:r w:rsidR="004C7ED1">
          <w:tab/>
        </w:r>
        <w:r w:rsidR="004C7ED1">
          <w:fldChar w:fldCharType="begin"/>
        </w:r>
        <w:r w:rsidR="004C7ED1">
          <w:instrText xml:space="preserve"> PAGEREF _Toc331168160 \h </w:instrText>
        </w:r>
        <w:r w:rsidR="004C7ED1">
          <w:fldChar w:fldCharType="separate"/>
        </w:r>
        <w:r w:rsidR="004C7ED1">
          <w:t>35</w:t>
        </w:r>
        <w:r w:rsidR="004C7ED1">
          <w:fldChar w:fldCharType="end"/>
        </w:r>
      </w:hyperlink>
    </w:p>
    <w:p w14:paraId="00E6C910" w14:textId="77777777" w:rsidR="004C7ED1" w:rsidRDefault="00837205" w:rsidP="004C7ED1">
      <w:pPr>
        <w:pStyle w:val="20"/>
        <w:tabs>
          <w:tab w:val="right" w:leader="dot" w:pos="6011"/>
        </w:tabs>
        <w:ind w:left="300"/>
        <w:rPr>
          <w:kern w:val="0"/>
          <w:sz w:val="22"/>
          <w:szCs w:val="22"/>
          <w:lang w:eastAsia="en-US"/>
        </w:rPr>
      </w:pPr>
      <w:hyperlink w:anchor="_Toc331168161" w:history="1">
        <w:r w:rsidR="004C7ED1">
          <w:rPr>
            <w:rStyle w:val="ad"/>
          </w:rPr>
          <w:t>§8.5 Heat Meter Mounting Location</w:t>
        </w:r>
        <w:r w:rsidR="004C7ED1">
          <w:tab/>
        </w:r>
        <w:r w:rsidR="004C7ED1">
          <w:fldChar w:fldCharType="begin"/>
        </w:r>
        <w:r w:rsidR="004C7ED1">
          <w:instrText xml:space="preserve"> PAGEREF _Toc331168161 \h </w:instrText>
        </w:r>
        <w:r w:rsidR="004C7ED1">
          <w:fldChar w:fldCharType="separate"/>
        </w:r>
        <w:r w:rsidR="004C7ED1">
          <w:t>37</w:t>
        </w:r>
        <w:r w:rsidR="004C7ED1">
          <w:fldChar w:fldCharType="end"/>
        </w:r>
      </w:hyperlink>
    </w:p>
    <w:p w14:paraId="30BC1167" w14:textId="77777777" w:rsidR="004C7ED1" w:rsidRDefault="004C7ED1" w:rsidP="004C7ED1">
      <w:pPr>
        <w:pStyle w:val="2"/>
        <w:ind w:left="150" w:right="150"/>
        <w:rPr>
          <w:rFonts w:ascii="Times New Roman" w:hAnsi="Times New Roman"/>
          <w:sz w:val="15"/>
          <w:szCs w:val="15"/>
        </w:rPr>
        <w:sectPr w:rsidR="004C7ED1">
          <w:headerReference w:type="even" r:id="rId10"/>
          <w:headerReference w:type="default" r:id="rId11"/>
          <w:footerReference w:type="even" r:id="rId12"/>
          <w:footerReference w:type="default" r:id="rId13"/>
          <w:pgSz w:w="7371" w:h="10433"/>
          <w:pgMar w:top="777" w:right="675" w:bottom="851" w:left="675" w:header="476" w:footer="532" w:gutter="0"/>
          <w:pgNumType w:start="0"/>
          <w:cols w:space="720"/>
          <w:titlePg/>
          <w:docGrid w:type="lines" w:linePitch="312"/>
        </w:sectPr>
      </w:pPr>
      <w:r>
        <w:rPr>
          <w:rFonts w:ascii="Times New Roman" w:hAnsi="Times New Roman"/>
          <w:bCs w:val="0"/>
          <w:sz w:val="30"/>
          <w:szCs w:val="30"/>
        </w:rPr>
        <w:fldChar w:fldCharType="end"/>
      </w:r>
    </w:p>
    <w:p w14:paraId="2A2DE571" w14:textId="0E186CD7" w:rsidR="00A1320F" w:rsidRPr="00AF1805" w:rsidRDefault="00A1320F" w:rsidP="00EE7D56">
      <w:pPr>
        <w:pStyle w:val="2"/>
        <w:ind w:leftChars="0" w:left="0" w:right="150"/>
        <w:rPr>
          <w:rFonts w:ascii="Times New Roman" w:hAnsi="Times New Roman"/>
          <w:sz w:val="15"/>
          <w:szCs w:val="15"/>
        </w:rPr>
        <w:sectPr w:rsidR="00A1320F" w:rsidRPr="00AF1805" w:rsidSect="00175EAA">
          <w:headerReference w:type="even" r:id="rId14"/>
          <w:headerReference w:type="default" r:id="rId15"/>
          <w:footerReference w:type="even" r:id="rId16"/>
          <w:footerReference w:type="default" r:id="rId17"/>
          <w:pgSz w:w="7371" w:h="10433"/>
          <w:pgMar w:top="777" w:right="675" w:bottom="851" w:left="675" w:header="476" w:footer="532" w:gutter="0"/>
          <w:pgNumType w:start="0"/>
          <w:cols w:space="720"/>
          <w:titlePg/>
          <w:docGrid w:type="lines" w:linePitch="312"/>
        </w:sectPr>
      </w:pPr>
    </w:p>
    <w:p w14:paraId="3DC7E1EA" w14:textId="77777777" w:rsidR="00A66CA5" w:rsidRPr="00AF1805" w:rsidRDefault="00CF0728">
      <w:pPr>
        <w:pStyle w:val="2"/>
        <w:spacing w:line="360" w:lineRule="auto"/>
        <w:ind w:leftChars="0" w:left="0" w:right="150"/>
        <w:rPr>
          <w:rFonts w:ascii="Times New Roman" w:hAnsi="Times New Roman"/>
          <w:b/>
        </w:rPr>
      </w:pPr>
      <w:bookmarkStart w:id="8" w:name="_Toc85972516"/>
      <w:bookmarkStart w:id="9" w:name="_Toc86058598"/>
      <w:bookmarkStart w:id="10" w:name="_Toc488770792"/>
      <w:r w:rsidRPr="00AF1805">
        <w:rPr>
          <w:rFonts w:ascii="Times New Roman" w:hAnsi="Times New Roman"/>
          <w:b/>
        </w:rPr>
        <w:lastRenderedPageBreak/>
        <w:t>1. Introduction</w:t>
      </w:r>
      <w:bookmarkStart w:id="11" w:name="_Toc85877216"/>
      <w:bookmarkStart w:id="12" w:name="_Toc85877429"/>
      <w:bookmarkStart w:id="13" w:name="_Toc85972517"/>
      <w:bookmarkStart w:id="14" w:name="_Toc86058599"/>
      <w:bookmarkEnd w:id="2"/>
      <w:bookmarkEnd w:id="3"/>
      <w:bookmarkEnd w:id="8"/>
      <w:bookmarkEnd w:id="9"/>
      <w:bookmarkEnd w:id="10"/>
    </w:p>
    <w:p w14:paraId="38329AE3" w14:textId="77777777" w:rsidR="00A1320F" w:rsidRPr="00AF1805" w:rsidRDefault="00CF0728">
      <w:pPr>
        <w:pStyle w:val="2"/>
        <w:spacing w:line="360" w:lineRule="auto"/>
        <w:ind w:leftChars="0" w:left="0" w:right="150"/>
        <w:rPr>
          <w:rFonts w:ascii="Times New Roman" w:hAnsi="Times New Roman"/>
        </w:rPr>
      </w:pPr>
      <w:bookmarkStart w:id="15" w:name="_Toc488770793"/>
      <w:r w:rsidRPr="00AF1805">
        <w:rPr>
          <w:rFonts w:ascii="Times New Roman" w:hAnsi="Times New Roman"/>
        </w:rPr>
        <w:t>§1.1 Preface</w:t>
      </w:r>
      <w:bookmarkEnd w:id="11"/>
      <w:bookmarkEnd w:id="12"/>
      <w:bookmarkEnd w:id="13"/>
      <w:bookmarkEnd w:id="14"/>
      <w:bookmarkEnd w:id="15"/>
    </w:p>
    <w:p w14:paraId="086CB7E2" w14:textId="63F8BDA9" w:rsidR="00A1320F" w:rsidRPr="00AF1805" w:rsidRDefault="00CF0728">
      <w:pPr>
        <w:spacing w:line="200" w:lineRule="exact"/>
      </w:pPr>
      <w:r w:rsidRPr="00AF1805">
        <w:rPr>
          <w:bCs/>
          <w:color w:val="000000"/>
          <w:szCs w:val="15"/>
        </w:rPr>
        <w:t>A member of the tPrime</w:t>
      </w:r>
      <w:bookmarkStart w:id="16" w:name="OLE_LINK12"/>
      <w:bookmarkStart w:id="17" w:name="OLE_LINK13"/>
      <w:bookmarkStart w:id="18" w:name="OLE_LINK14"/>
      <w:bookmarkStart w:id="19" w:name="OLE_LINK15"/>
      <w:bookmarkStart w:id="20" w:name="OLE_LINK16"/>
      <w:bookmarkStart w:id="21" w:name="OLE_LINK17"/>
      <w:r w:rsidR="00D84A7D" w:rsidRPr="00D84A7D">
        <w:rPr>
          <w:bCs/>
          <w:color w:val="000000"/>
          <w:szCs w:val="15"/>
          <w:vertAlign w:val="superscript"/>
        </w:rPr>
        <w:t>TM</w:t>
      </w:r>
      <w:bookmarkEnd w:id="16"/>
      <w:bookmarkEnd w:id="17"/>
      <w:bookmarkEnd w:id="18"/>
      <w:bookmarkEnd w:id="19"/>
      <w:bookmarkEnd w:id="20"/>
      <w:bookmarkEnd w:id="21"/>
      <w:r w:rsidRPr="00AF1805">
        <w:rPr>
          <w:bCs/>
          <w:color w:val="000000"/>
          <w:szCs w:val="15"/>
        </w:rPr>
        <w:t xml:space="preserve"> Series, the</w:t>
      </w:r>
      <w:r w:rsidR="00882F60" w:rsidRPr="00AF1805">
        <w:rPr>
          <w:color w:val="000000"/>
          <w:szCs w:val="15"/>
        </w:rPr>
        <w:t>280T-S</w:t>
      </w:r>
      <w:r w:rsidRPr="00AF1805">
        <w:rPr>
          <w:color w:val="000000"/>
          <w:szCs w:val="15"/>
        </w:rPr>
        <w:t xml:space="preserve"> ultrasonic heat meter </w:t>
      </w:r>
      <w:r w:rsidRPr="00AF1805">
        <w:t xml:space="preserve">offers the most advanced BTU measurement in the market by using state-of-the-art ultrasonic flow measurement technology. The </w:t>
      </w:r>
      <w:r w:rsidR="00882F60" w:rsidRPr="00AF1805">
        <w:t>280T-S</w:t>
      </w:r>
      <w:r w:rsidRPr="00AF1805">
        <w:t xml:space="preserve"> does not have moving parts to wear out, thus it literally requires no maintenance. It is also very cost-effective, especially in the long run. This means both commercial and residential installations can profit from the advantages of wear-free heat measurement, such as precision, operating security, and long service life.</w:t>
      </w:r>
    </w:p>
    <w:p w14:paraId="4DD6FC2B" w14:textId="77777777" w:rsidR="00A1320F" w:rsidRPr="00AF1805" w:rsidRDefault="00A1320F">
      <w:pPr>
        <w:spacing w:line="200" w:lineRule="exact"/>
        <w:rPr>
          <w:color w:val="000000"/>
          <w:szCs w:val="15"/>
        </w:rPr>
      </w:pPr>
    </w:p>
    <w:p w14:paraId="4B94D7C2" w14:textId="77777777" w:rsidR="00A1320F" w:rsidRPr="00AF1805" w:rsidRDefault="00CF0728">
      <w:pPr>
        <w:spacing w:line="200" w:lineRule="exact"/>
      </w:pPr>
      <w:r w:rsidRPr="00AF1805">
        <w:t>With its maximum operating temperature of 95°C and nominal pressure of 1.6MPa, the technical specifications meet the standard for residential meters. The high measurement dynamic allows a load of up to double the rating, thereby ensuring high operating security.</w:t>
      </w:r>
    </w:p>
    <w:p w14:paraId="28261B06" w14:textId="77777777" w:rsidR="00A1320F" w:rsidRPr="00AF1805" w:rsidRDefault="00A1320F">
      <w:pPr>
        <w:spacing w:line="200" w:lineRule="exact"/>
      </w:pPr>
    </w:p>
    <w:p w14:paraId="58E77E15" w14:textId="77777777" w:rsidR="00A1320F" w:rsidRPr="00AF1805" w:rsidRDefault="00CF0728">
      <w:pPr>
        <w:spacing w:line="200" w:lineRule="exact"/>
      </w:pPr>
      <w:r w:rsidRPr="00AF1805">
        <w:t xml:space="preserve">The </w:t>
      </w:r>
      <w:r w:rsidR="00882F60" w:rsidRPr="00AF1805">
        <w:t>280T-S</w:t>
      </w:r>
      <w:r w:rsidRPr="00AF1805">
        <w:t xml:space="preserve"> heat meter uses transit-time ultrasonic flow measurement principle to reliably measure the flow rate: sending and receiving transducers in opposition send ultrasonic signals alternately with and against the flow direction. The flow rate can be precisely calculated from the difference between the two transit times. There are no moving components in the sensor, and as a result, the measurement is wear-free and stable over a very long time period.</w:t>
      </w:r>
    </w:p>
    <w:p w14:paraId="43DCE1B7" w14:textId="77777777" w:rsidR="00A1320F" w:rsidRPr="00AF1805" w:rsidRDefault="00A1320F">
      <w:pPr>
        <w:spacing w:line="200" w:lineRule="exact"/>
      </w:pPr>
    </w:p>
    <w:p w14:paraId="0BCC0D83" w14:textId="77777777" w:rsidR="00A1320F" w:rsidRPr="00AF1805" w:rsidRDefault="00CF0728">
      <w:pPr>
        <w:spacing w:line="200" w:lineRule="exact"/>
      </w:pPr>
      <w:r w:rsidRPr="00AF1805">
        <w:t>Suitable for both commercial and residential applications, this compact meter fits in even the smallest installation conditions and can be mounted separately from the electronics console. The meter includes an order option for remote read-out (pulse, M-Bus, or RS485 output). The large display can be set to display heat consumption, temperatures, flow total, working time, velocity, etc.</w:t>
      </w:r>
    </w:p>
    <w:p w14:paraId="2E2F20E0" w14:textId="77777777" w:rsidR="00A1320F" w:rsidRPr="00AF1805" w:rsidRDefault="00A1320F">
      <w:pPr>
        <w:spacing w:line="200" w:lineRule="exact"/>
        <w:rPr>
          <w:color w:val="000000"/>
          <w:szCs w:val="15"/>
        </w:rPr>
      </w:pPr>
    </w:p>
    <w:p w14:paraId="610CF363" w14:textId="77777777" w:rsidR="00A1320F" w:rsidRPr="00AF1805" w:rsidRDefault="00CF0728">
      <w:pPr>
        <w:spacing w:line="200" w:lineRule="exact"/>
        <w:rPr>
          <w:color w:val="000000"/>
          <w:szCs w:val="15"/>
        </w:rPr>
      </w:pPr>
      <w:r w:rsidRPr="00AF1805">
        <w:rPr>
          <w:color w:val="000000"/>
          <w:szCs w:val="15"/>
        </w:rPr>
        <w:t xml:space="preserve">The </w:t>
      </w:r>
      <w:r w:rsidR="00882F60" w:rsidRPr="00AF1805">
        <w:rPr>
          <w:color w:val="000000"/>
          <w:szCs w:val="15"/>
        </w:rPr>
        <w:t>280T-S</w:t>
      </w:r>
      <w:r w:rsidRPr="00AF1805">
        <w:rPr>
          <w:color w:val="000000"/>
          <w:szCs w:val="15"/>
        </w:rPr>
        <w:t xml:space="preserve"> also offers tools for building energy management. When equipped with </w:t>
      </w:r>
      <w:r w:rsidR="00F752B9" w:rsidRPr="00AF1805">
        <w:rPr>
          <w:color w:val="000000"/>
          <w:szCs w:val="15"/>
        </w:rPr>
        <w:t>an</w:t>
      </w:r>
      <w:r w:rsidRPr="00AF1805">
        <w:rPr>
          <w:color w:val="000000"/>
          <w:szCs w:val="15"/>
        </w:rPr>
        <w:t xml:space="preserve"> M-Bus module, the heat meters can be networked through a two-wire bus to a central location for integrated resource management. An optional concentrator and data acquisition software make the whole system installation and integration easy. Spire Metering provides a complete AMR (automatic meter reading) solution as well. </w:t>
      </w:r>
    </w:p>
    <w:p w14:paraId="48E1F7C7" w14:textId="77777777" w:rsidR="00A1320F" w:rsidRPr="00AF1805" w:rsidRDefault="00A1320F">
      <w:pPr>
        <w:spacing w:line="200" w:lineRule="exact"/>
        <w:rPr>
          <w:color w:val="000000"/>
          <w:szCs w:val="15"/>
        </w:rPr>
      </w:pPr>
    </w:p>
    <w:p w14:paraId="1FEB6CD4" w14:textId="77777777" w:rsidR="00A1320F" w:rsidRPr="00AF1805" w:rsidRDefault="00CF0728">
      <w:pPr>
        <w:spacing w:line="200" w:lineRule="exact"/>
        <w:rPr>
          <w:bCs/>
          <w:color w:val="000000"/>
          <w:szCs w:val="15"/>
        </w:rPr>
      </w:pPr>
      <w:r w:rsidRPr="00AF1805">
        <w:rPr>
          <w:bCs/>
          <w:color w:val="000000"/>
          <w:szCs w:val="15"/>
        </w:rPr>
        <w:t xml:space="preserve">Spire Metering’s </w:t>
      </w:r>
      <w:r w:rsidR="00882F60" w:rsidRPr="00AF1805">
        <w:rPr>
          <w:bCs/>
          <w:color w:val="000000"/>
          <w:szCs w:val="15"/>
        </w:rPr>
        <w:t>280T-S</w:t>
      </w:r>
      <w:r w:rsidRPr="00AF1805">
        <w:rPr>
          <w:bCs/>
          <w:color w:val="000000"/>
          <w:szCs w:val="15"/>
        </w:rPr>
        <w:t xml:space="preserve"> Ultrasonic BTU meter stands out among its competitors due to its unique reflector-free sensor desig</w:t>
      </w:r>
      <w:r w:rsidRPr="00AF1805">
        <w:rPr>
          <w:bCs/>
          <w:szCs w:val="15"/>
        </w:rPr>
        <w:t>n</w:t>
      </w:r>
      <w:r w:rsidR="00796DA7" w:rsidRPr="00AF1805">
        <w:rPr>
          <w:bCs/>
          <w:szCs w:val="15"/>
        </w:rPr>
        <w:t xml:space="preserve">. </w:t>
      </w:r>
      <w:r w:rsidRPr="00AF1805">
        <w:rPr>
          <w:bCs/>
          <w:szCs w:val="15"/>
        </w:rPr>
        <w:t>T</w:t>
      </w:r>
      <w:r w:rsidRPr="00AF1805">
        <w:rPr>
          <w:bCs/>
          <w:color w:val="000000"/>
          <w:szCs w:val="15"/>
        </w:rPr>
        <w:t xml:space="preserve">he </w:t>
      </w:r>
      <w:r w:rsidR="00882F60" w:rsidRPr="00AF1805">
        <w:rPr>
          <w:bCs/>
          <w:color w:val="000000"/>
          <w:szCs w:val="15"/>
        </w:rPr>
        <w:t>280T-S</w:t>
      </w:r>
      <w:r w:rsidRPr="00AF1805">
        <w:rPr>
          <w:bCs/>
          <w:color w:val="000000"/>
          <w:szCs w:val="15"/>
        </w:rPr>
        <w:t xml:space="preserve"> is able to work reliably even when the water is dirty, which is useful because the HVAC circuit could be like this after years of operation. Both commercial and residential installations can profit from the many advantages of wear-free heating/cooling energy measurement, such as precision, operation security and long service life.</w:t>
      </w:r>
    </w:p>
    <w:p w14:paraId="25BACB32" w14:textId="77777777" w:rsidR="00A1320F" w:rsidRPr="00AF1805" w:rsidRDefault="00A1320F">
      <w:pPr>
        <w:spacing w:line="200" w:lineRule="exact"/>
      </w:pPr>
    </w:p>
    <w:p w14:paraId="0A121043" w14:textId="77777777" w:rsidR="00A1320F" w:rsidRPr="00AF1805" w:rsidRDefault="00CF0728">
      <w:pPr>
        <w:pStyle w:val="2"/>
        <w:ind w:left="150" w:right="150"/>
        <w:rPr>
          <w:rFonts w:ascii="Times New Roman" w:hAnsi="Times New Roman"/>
        </w:rPr>
      </w:pPr>
      <w:bookmarkStart w:id="22" w:name="_Toc85877217"/>
      <w:bookmarkStart w:id="23" w:name="_Toc85877430"/>
      <w:bookmarkStart w:id="24" w:name="_Toc85972518"/>
      <w:bookmarkStart w:id="25" w:name="_Toc86058600"/>
      <w:bookmarkStart w:id="26" w:name="_Toc488770794"/>
      <w:r w:rsidRPr="00AF1805">
        <w:rPr>
          <w:rFonts w:ascii="Times New Roman" w:hAnsi="Times New Roman"/>
        </w:rPr>
        <w:t>§1.2 Features</w:t>
      </w:r>
      <w:bookmarkEnd w:id="22"/>
      <w:bookmarkEnd w:id="23"/>
      <w:bookmarkEnd w:id="24"/>
      <w:bookmarkEnd w:id="25"/>
      <w:bookmarkEnd w:id="26"/>
    </w:p>
    <w:p w14:paraId="72069EAC" w14:textId="77777777" w:rsidR="00A1320F" w:rsidRPr="00AF1805" w:rsidRDefault="00CF0728">
      <w:pPr>
        <w:numPr>
          <w:ilvl w:val="0"/>
          <w:numId w:val="1"/>
        </w:numPr>
        <w:spacing w:line="200" w:lineRule="exact"/>
      </w:pPr>
      <w:r w:rsidRPr="00AF1805">
        <w:t>Wear-free ultrasonic measurement. No maintenance needed</w:t>
      </w:r>
    </w:p>
    <w:p w14:paraId="03021F81" w14:textId="77777777" w:rsidR="00A1320F" w:rsidRPr="00AF1805" w:rsidRDefault="00CF0728">
      <w:pPr>
        <w:numPr>
          <w:ilvl w:val="0"/>
          <w:numId w:val="1"/>
        </w:numPr>
        <w:spacing w:line="200" w:lineRule="exact"/>
      </w:pPr>
      <w:r w:rsidRPr="00AF1805">
        <w:t>Proprietary robust sensor design. No reflector, thus works reliably for both clear water and dirty water</w:t>
      </w:r>
    </w:p>
    <w:p w14:paraId="037F4473" w14:textId="77777777" w:rsidR="00A1320F" w:rsidRPr="00AF1805" w:rsidRDefault="00CF0728">
      <w:pPr>
        <w:numPr>
          <w:ilvl w:val="0"/>
          <w:numId w:val="1"/>
        </w:numPr>
        <w:spacing w:line="200" w:lineRule="exact"/>
      </w:pPr>
      <w:r w:rsidRPr="00AF1805">
        <w:t>Excellent long-term stability. Accuracy does not degrade over time</w:t>
      </w:r>
    </w:p>
    <w:p w14:paraId="4471A62D" w14:textId="77777777" w:rsidR="00A1320F" w:rsidRPr="00AF1805" w:rsidRDefault="00CF0728">
      <w:pPr>
        <w:numPr>
          <w:ilvl w:val="0"/>
          <w:numId w:val="1"/>
        </w:numPr>
        <w:spacing w:line="200" w:lineRule="exact"/>
      </w:pPr>
      <w:r w:rsidRPr="00AF1805">
        <w:lastRenderedPageBreak/>
        <w:t>Not impacted by water impurity or magnetic interference</w:t>
      </w:r>
    </w:p>
    <w:p w14:paraId="5700F83C" w14:textId="77777777" w:rsidR="00A1320F" w:rsidRPr="00AF1805" w:rsidRDefault="00CF0728">
      <w:pPr>
        <w:numPr>
          <w:ilvl w:val="0"/>
          <w:numId w:val="1"/>
        </w:numPr>
        <w:spacing w:line="200" w:lineRule="exact"/>
      </w:pPr>
      <w:r w:rsidRPr="00AF1805">
        <w:t>Wide measurement range</w:t>
      </w:r>
    </w:p>
    <w:p w14:paraId="5B3FF5EE" w14:textId="77777777" w:rsidR="00A1320F" w:rsidRPr="00AF1805" w:rsidRDefault="00CF0728">
      <w:pPr>
        <w:numPr>
          <w:ilvl w:val="0"/>
          <w:numId w:val="1"/>
        </w:numPr>
        <w:spacing w:line="200" w:lineRule="exact"/>
      </w:pPr>
      <w:r w:rsidRPr="00AF1805">
        <w:t>Low pressure drop</w:t>
      </w:r>
    </w:p>
    <w:p w14:paraId="3FCA8706" w14:textId="77777777" w:rsidR="00A1320F" w:rsidRPr="00AF1805" w:rsidRDefault="00CF0728">
      <w:pPr>
        <w:numPr>
          <w:ilvl w:val="0"/>
          <w:numId w:val="1"/>
        </w:numPr>
        <w:spacing w:line="200" w:lineRule="exact"/>
      </w:pPr>
      <w:r w:rsidRPr="00AF1805">
        <w:t>For both hot and cold water</w:t>
      </w:r>
    </w:p>
    <w:p w14:paraId="57AAC9AB" w14:textId="77777777" w:rsidR="00A1320F" w:rsidRPr="00AF1805" w:rsidRDefault="00CF0728">
      <w:pPr>
        <w:numPr>
          <w:ilvl w:val="0"/>
          <w:numId w:val="1"/>
        </w:numPr>
        <w:spacing w:line="200" w:lineRule="exact"/>
      </w:pPr>
      <w:r w:rsidRPr="00AF1805">
        <w:t>Free positioning for mounting</w:t>
      </w:r>
    </w:p>
    <w:p w14:paraId="4E0792D1" w14:textId="77777777" w:rsidR="00A1320F" w:rsidRPr="00AF1805" w:rsidRDefault="00CF0728">
      <w:pPr>
        <w:numPr>
          <w:ilvl w:val="0"/>
          <w:numId w:val="1"/>
        </w:numPr>
        <w:spacing w:line="200" w:lineRule="exact"/>
        <w:rPr>
          <w:color w:val="000000"/>
        </w:rPr>
      </w:pPr>
      <w:r w:rsidRPr="00AF1805">
        <w:rPr>
          <w:color w:val="000000"/>
        </w:rPr>
        <w:t xml:space="preserve">Battery supply for </w:t>
      </w:r>
      <w:r w:rsidR="00A25322" w:rsidRPr="00AF1805">
        <w:rPr>
          <w:color w:val="000000"/>
        </w:rPr>
        <w:t xml:space="preserve">5 </w:t>
      </w:r>
      <w:r w:rsidRPr="00AF1805">
        <w:rPr>
          <w:color w:val="000000"/>
        </w:rPr>
        <w:t>years</w:t>
      </w:r>
    </w:p>
    <w:p w14:paraId="139832C5" w14:textId="77777777" w:rsidR="00A1320F" w:rsidRPr="00AF1805" w:rsidRDefault="00CF0728">
      <w:pPr>
        <w:numPr>
          <w:ilvl w:val="0"/>
          <w:numId w:val="1"/>
        </w:numPr>
        <w:spacing w:line="200" w:lineRule="exact"/>
      </w:pPr>
      <w:r w:rsidRPr="00AF1805">
        <w:t>Nominal pressure up to 1.6MPa</w:t>
      </w:r>
    </w:p>
    <w:p w14:paraId="50E0770C" w14:textId="77777777" w:rsidR="00A1320F" w:rsidRPr="00AF1805" w:rsidRDefault="00CF0728">
      <w:pPr>
        <w:numPr>
          <w:ilvl w:val="0"/>
          <w:numId w:val="1"/>
        </w:numPr>
        <w:spacing w:line="200" w:lineRule="exact"/>
      </w:pPr>
      <w:r w:rsidRPr="00AF1805">
        <w:t>M-Bus / RS485 for remote readout</w:t>
      </w:r>
    </w:p>
    <w:p w14:paraId="4E43EC23" w14:textId="77777777" w:rsidR="00A1320F" w:rsidRPr="00AF1805" w:rsidRDefault="00CF0728">
      <w:pPr>
        <w:numPr>
          <w:ilvl w:val="0"/>
          <w:numId w:val="1"/>
        </w:numPr>
        <w:spacing w:line="200" w:lineRule="exact"/>
      </w:pPr>
      <w:r w:rsidRPr="00AF1805">
        <w:t>Optional BACnet or M-Bus concentrator</w:t>
      </w:r>
    </w:p>
    <w:p w14:paraId="1EC6E052" w14:textId="77777777" w:rsidR="00A1320F" w:rsidRPr="00AF1805" w:rsidRDefault="00CF0728">
      <w:pPr>
        <w:numPr>
          <w:ilvl w:val="0"/>
          <w:numId w:val="1"/>
        </w:numPr>
        <w:spacing w:line="200" w:lineRule="exact"/>
      </w:pPr>
      <w:r w:rsidRPr="00AF1805">
        <w:t>Optional AMR and data management software, including meter reading software and utility billing software</w:t>
      </w:r>
    </w:p>
    <w:p w14:paraId="4E9868F4" w14:textId="77777777" w:rsidR="00A1320F" w:rsidRPr="00AF1805" w:rsidRDefault="00CF0728">
      <w:pPr>
        <w:numPr>
          <w:ilvl w:val="0"/>
          <w:numId w:val="1"/>
        </w:numPr>
        <w:spacing w:line="200" w:lineRule="exact"/>
      </w:pPr>
      <w:r w:rsidRPr="00AF1805">
        <w:t>Simple and easy to install. Electronic box can be detached from the sensor body and installed separately</w:t>
      </w:r>
    </w:p>
    <w:p w14:paraId="47FF3733" w14:textId="77777777" w:rsidR="00A1320F" w:rsidRPr="00AF1805" w:rsidRDefault="00CF0728">
      <w:pPr>
        <w:numPr>
          <w:ilvl w:val="0"/>
          <w:numId w:val="1"/>
        </w:numPr>
        <w:spacing w:line="200" w:lineRule="exact"/>
      </w:pPr>
      <w:r w:rsidRPr="00AF1805">
        <w:t>Low cost over long run, low cost of ownership</w:t>
      </w:r>
    </w:p>
    <w:p w14:paraId="24F58236" w14:textId="77777777" w:rsidR="00A1320F" w:rsidRPr="00AF1805" w:rsidRDefault="00A1320F">
      <w:pPr>
        <w:spacing w:line="200" w:lineRule="exact"/>
      </w:pPr>
    </w:p>
    <w:p w14:paraId="79910D8E" w14:textId="77777777" w:rsidR="00A1320F" w:rsidRPr="00AF1805" w:rsidRDefault="00CF0728">
      <w:pPr>
        <w:pStyle w:val="2"/>
        <w:ind w:left="150" w:right="150"/>
        <w:rPr>
          <w:rFonts w:ascii="Times New Roman" w:hAnsi="Times New Roman"/>
        </w:rPr>
      </w:pPr>
      <w:bookmarkStart w:id="27" w:name="_Toc85877220"/>
      <w:bookmarkStart w:id="28" w:name="_Toc85877433"/>
      <w:bookmarkStart w:id="29" w:name="_Toc85972521"/>
      <w:bookmarkStart w:id="30" w:name="_Toc86058603"/>
      <w:bookmarkStart w:id="31" w:name="_Toc488770795"/>
      <w:r w:rsidRPr="00AF1805">
        <w:rPr>
          <w:rFonts w:ascii="Times New Roman" w:hAnsi="Times New Roman"/>
        </w:rPr>
        <w:t>§1.3 Typical Applications</w:t>
      </w:r>
      <w:bookmarkEnd w:id="27"/>
      <w:bookmarkEnd w:id="28"/>
      <w:bookmarkEnd w:id="29"/>
      <w:bookmarkEnd w:id="30"/>
      <w:bookmarkEnd w:id="31"/>
    </w:p>
    <w:p w14:paraId="4CC20CC7" w14:textId="77777777" w:rsidR="00A1320F" w:rsidRPr="00AF1805" w:rsidRDefault="00CF0728">
      <w:pPr>
        <w:autoSpaceDE w:val="0"/>
        <w:autoSpaceDN w:val="0"/>
        <w:adjustRightInd w:val="0"/>
        <w:snapToGrid w:val="0"/>
        <w:spacing w:line="200" w:lineRule="exact"/>
      </w:pPr>
      <w:r w:rsidRPr="00AF1805">
        <w:t xml:space="preserve">The </w:t>
      </w:r>
      <w:r w:rsidR="00882F60" w:rsidRPr="00AF1805">
        <w:t>280T-S</w:t>
      </w:r>
      <w:r w:rsidRPr="00AF1805">
        <w:t xml:space="preserve"> is suitable for both commercial and residential applications, such as district heating and cooling, HVAC, green energy management, and AMR and billing. It meets the standards of industrial, utility, and submetering systems:</w:t>
      </w:r>
    </w:p>
    <w:p w14:paraId="4B710270" w14:textId="77777777" w:rsidR="00A1320F" w:rsidRPr="00AF1805" w:rsidRDefault="00A1320F">
      <w:pPr>
        <w:autoSpaceDE w:val="0"/>
        <w:autoSpaceDN w:val="0"/>
        <w:adjustRightInd w:val="0"/>
        <w:snapToGrid w:val="0"/>
        <w:spacing w:line="200" w:lineRule="exact"/>
      </w:pPr>
    </w:p>
    <w:p w14:paraId="49775BDA" w14:textId="77777777" w:rsidR="00A1320F" w:rsidRPr="00AF1805" w:rsidRDefault="00CF0728">
      <w:pPr>
        <w:numPr>
          <w:ilvl w:val="0"/>
          <w:numId w:val="2"/>
        </w:numPr>
        <w:autoSpaceDE w:val="0"/>
        <w:autoSpaceDN w:val="0"/>
        <w:adjustRightInd w:val="0"/>
        <w:snapToGrid w:val="0"/>
        <w:spacing w:line="200" w:lineRule="exact"/>
      </w:pPr>
      <w:r w:rsidRPr="00AF1805">
        <w:t>Wider dynamic range allows for a load of up to double the rating, thereby ensuring high operational security</w:t>
      </w:r>
    </w:p>
    <w:p w14:paraId="030B99E2" w14:textId="77777777" w:rsidR="007008ED" w:rsidRPr="00AF1805" w:rsidRDefault="00CF0728" w:rsidP="00DB5967">
      <w:pPr>
        <w:numPr>
          <w:ilvl w:val="0"/>
          <w:numId w:val="2"/>
        </w:numPr>
        <w:autoSpaceDE w:val="0"/>
        <w:autoSpaceDN w:val="0"/>
        <w:adjustRightInd w:val="0"/>
        <w:snapToGrid w:val="0"/>
        <w:spacing w:line="200" w:lineRule="exact"/>
      </w:pPr>
      <w:r w:rsidRPr="00AF1805">
        <w:t>Maximum operating temperature of 95 °C</w:t>
      </w:r>
    </w:p>
    <w:p w14:paraId="6F1B24DA" w14:textId="77777777" w:rsidR="00A1320F" w:rsidRPr="00AF1805" w:rsidRDefault="00CF0728" w:rsidP="00DB5967">
      <w:pPr>
        <w:numPr>
          <w:ilvl w:val="0"/>
          <w:numId w:val="2"/>
        </w:numPr>
        <w:autoSpaceDE w:val="0"/>
        <w:autoSpaceDN w:val="0"/>
        <w:adjustRightInd w:val="0"/>
        <w:snapToGrid w:val="0"/>
        <w:spacing w:line="200" w:lineRule="exact"/>
      </w:pPr>
      <w:r w:rsidRPr="00AF1805">
        <w:t>Nominal pressure of 1.6MPa</w:t>
      </w:r>
    </w:p>
    <w:p w14:paraId="7F61B069" w14:textId="77777777" w:rsidR="00A1320F" w:rsidRPr="00AF1805" w:rsidRDefault="00A1320F">
      <w:pPr>
        <w:autoSpaceDE w:val="0"/>
        <w:autoSpaceDN w:val="0"/>
        <w:adjustRightInd w:val="0"/>
        <w:snapToGrid w:val="0"/>
        <w:spacing w:line="200" w:lineRule="exact"/>
      </w:pPr>
    </w:p>
    <w:p w14:paraId="61B9AE98" w14:textId="77777777" w:rsidR="00A1320F" w:rsidRPr="00AF1805" w:rsidRDefault="00CF0728">
      <w:pPr>
        <w:autoSpaceDE w:val="0"/>
        <w:autoSpaceDN w:val="0"/>
        <w:adjustRightInd w:val="0"/>
        <w:snapToGrid w:val="0"/>
        <w:spacing w:line="200" w:lineRule="exact"/>
      </w:pPr>
      <w:r w:rsidRPr="00AF1805">
        <w:t>This compact meter fits into even the smallest installation locations and can be mounted separately from the electronics console.</w:t>
      </w:r>
    </w:p>
    <w:p w14:paraId="2B6BE033" w14:textId="77777777" w:rsidR="00A1320F" w:rsidRPr="00AF1805" w:rsidRDefault="00CF0728">
      <w:pPr>
        <w:autoSpaceDE w:val="0"/>
        <w:autoSpaceDN w:val="0"/>
        <w:adjustRightInd w:val="0"/>
        <w:snapToGrid w:val="0"/>
        <w:spacing w:line="200" w:lineRule="exact"/>
      </w:pPr>
      <w:r w:rsidRPr="00AF1805">
        <w:t>The large LCD screen can be set to display the heat consumption, temperature, flow total, working time, flow velocity, etc. The meter also has a remote readout which can be configured as M-Bus or RS485. An optional BACnet module is available upon request.</w:t>
      </w:r>
    </w:p>
    <w:p w14:paraId="6484DC57" w14:textId="77777777" w:rsidR="00A1320F" w:rsidRPr="00AF1805" w:rsidRDefault="00A1320F">
      <w:pPr>
        <w:autoSpaceDE w:val="0"/>
        <w:autoSpaceDN w:val="0"/>
        <w:adjustRightInd w:val="0"/>
        <w:snapToGrid w:val="0"/>
        <w:spacing w:line="200" w:lineRule="exact"/>
      </w:pPr>
    </w:p>
    <w:p w14:paraId="5805F150" w14:textId="77777777" w:rsidR="00A1320F" w:rsidRPr="00AF1805" w:rsidRDefault="00CF0728">
      <w:pPr>
        <w:pStyle w:val="2"/>
        <w:ind w:left="150" w:right="150"/>
        <w:rPr>
          <w:rFonts w:ascii="Times New Roman" w:hAnsi="Times New Roman"/>
          <w:szCs w:val="21"/>
        </w:rPr>
      </w:pPr>
      <w:bookmarkStart w:id="32" w:name="_Toc488770796"/>
      <w:r w:rsidRPr="00AF1805">
        <w:rPr>
          <w:rFonts w:ascii="Times New Roman" w:hAnsi="Times New Roman"/>
          <w:szCs w:val="21"/>
        </w:rPr>
        <w:t>§1.4 Safety Instructions</w:t>
      </w:r>
      <w:bookmarkEnd w:id="32"/>
    </w:p>
    <w:p w14:paraId="77075FA1"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Never hold and transport the meter by the electronics box, but instead only by the flanged or threaded joint</w:t>
      </w:r>
    </w:p>
    <w:p w14:paraId="70EC8DF5"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Assembling and dismantling should be carried out only when there is no pressure in the pipe</w:t>
      </w:r>
    </w:p>
    <w:p w14:paraId="3E0EF48D"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Beware of sharp edges</w:t>
      </w:r>
    </w:p>
    <w:p w14:paraId="5EC8AB80"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After installation, the tightness must be verified by pressurizing with cold water</w:t>
      </w:r>
    </w:p>
    <w:p w14:paraId="53682504"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Use meter only under the specified operating conditions</w:t>
      </w:r>
      <w:r w:rsidRPr="00AF1805">
        <w:rPr>
          <w:iCs/>
          <w:szCs w:val="15"/>
        </w:rPr>
        <w:br/>
        <w:t>When conducting pressure test, make sure the pressure does not exceed</w:t>
      </w:r>
      <w:r w:rsidRPr="00AF1805">
        <w:rPr>
          <w:iCs/>
          <w:color w:val="000000"/>
          <w:szCs w:val="15"/>
        </w:rPr>
        <w:t>2.5MPa. Ot</w:t>
      </w:r>
      <w:r w:rsidRPr="00AF1805">
        <w:rPr>
          <w:iCs/>
          <w:szCs w:val="15"/>
        </w:rPr>
        <w:t>herwise, dangers may arise and will void the warranty</w:t>
      </w:r>
      <w:r w:rsidRPr="00AF1805">
        <w:rPr>
          <w:iCs/>
          <w:szCs w:val="15"/>
        </w:rPr>
        <w:br/>
        <w:t>Make sure the flow rate range does not exceed the specifications</w:t>
      </w:r>
    </w:p>
    <w:p w14:paraId="5D60EA49"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lastRenderedPageBreak/>
        <w:t>Calibration, maintenance, replacement of components, and repairs must only be performed by a qualified person familiar with the hazards involved</w:t>
      </w:r>
    </w:p>
    <w:p w14:paraId="6A08D892"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Calibration-related seals of the heat meter must not be damaged or removed! Otherwise, the warranty will be void</w:t>
      </w:r>
    </w:p>
    <w:p w14:paraId="70694203"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Disposal of the Lithium battery must be in accordance to environmental regulations</w:t>
      </w:r>
    </w:p>
    <w:p w14:paraId="1116594A"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We regret that we do not provide lightning protection, however, lightning protection should still be ensured through other proper means</w:t>
      </w:r>
    </w:p>
    <w:p w14:paraId="216C2A73" w14:textId="77777777" w:rsidR="00A1320F" w:rsidRPr="00AF1805" w:rsidRDefault="00A1320F">
      <w:pPr>
        <w:autoSpaceDE w:val="0"/>
        <w:autoSpaceDN w:val="0"/>
        <w:adjustRightInd w:val="0"/>
        <w:snapToGrid w:val="0"/>
        <w:spacing w:line="200" w:lineRule="exact"/>
      </w:pPr>
    </w:p>
    <w:p w14:paraId="4DA54AF4" w14:textId="77777777" w:rsidR="00A1320F" w:rsidRPr="00AF1805" w:rsidRDefault="00CF0728">
      <w:pPr>
        <w:pStyle w:val="2"/>
        <w:ind w:left="150" w:right="150"/>
        <w:rPr>
          <w:rFonts w:ascii="Times New Roman" w:hAnsi="Times New Roman"/>
        </w:rPr>
      </w:pPr>
      <w:bookmarkStart w:id="33" w:name="_Toc488770797"/>
      <w:r w:rsidRPr="00AF1805">
        <w:rPr>
          <w:rFonts w:ascii="Times New Roman" w:hAnsi="Times New Roman"/>
        </w:rPr>
        <w:t>§1.5 Automatic Meter Reading (AMR)</w:t>
      </w:r>
      <w:bookmarkEnd w:id="33"/>
    </w:p>
    <w:p w14:paraId="59394FED" w14:textId="77777777" w:rsidR="00A1320F" w:rsidRPr="00AF1805" w:rsidRDefault="00CF0728">
      <w:pPr>
        <w:autoSpaceDE w:val="0"/>
        <w:autoSpaceDN w:val="0"/>
        <w:adjustRightInd w:val="0"/>
        <w:snapToGrid w:val="0"/>
        <w:spacing w:line="200" w:lineRule="exact"/>
      </w:pPr>
      <w:r w:rsidRPr="00AF1805">
        <w:t xml:space="preserve">AMR is a system for building energy management. When equipped with a connection module, multiple </w:t>
      </w:r>
      <w:r w:rsidR="00882F60" w:rsidRPr="00AF1805">
        <w:t>280T-S</w:t>
      </w:r>
      <w:r w:rsidRPr="00AF1805">
        <w:t xml:space="preserve"> heat meters can be networked through a two-wire bus to a central location for integrated resource management. Spire Metering Technology provides an entire system of AMR solutions, making the system installation and integration very easy. </w:t>
      </w:r>
    </w:p>
    <w:p w14:paraId="06BC1669" w14:textId="77777777" w:rsidR="00A1320F" w:rsidRPr="00AF1805" w:rsidRDefault="00CF0728">
      <w:pPr>
        <w:autoSpaceDE w:val="0"/>
        <w:autoSpaceDN w:val="0"/>
        <w:adjustRightInd w:val="0"/>
        <w:snapToGrid w:val="0"/>
        <w:spacing w:line="200" w:lineRule="exact"/>
      </w:pPr>
      <w:r w:rsidRPr="00AF1805">
        <w:t>Its SpireCapture</w:t>
      </w:r>
      <w:r w:rsidRPr="00AF1805">
        <w:rPr>
          <w:vertAlign w:val="superscript"/>
        </w:rPr>
        <w:t>TM</w:t>
      </w:r>
      <w:r w:rsidRPr="00AF1805">
        <w:t xml:space="preserve"> system is a cutting-edge fixed AMR system which integrates both wired and wireless AMR/AMI technologies. It can accommodate a variety of metering networks, such as M-Bus, </w:t>
      </w:r>
      <w:r w:rsidR="00EA2C34" w:rsidRPr="00AF1805">
        <w:t xml:space="preserve">and </w:t>
      </w:r>
      <w:r w:rsidRPr="00AF1805">
        <w:t xml:space="preserve">BACnet. The data center software communicates with those networks through a standardized platform, which allows you to start with a simple AMR system and gradually expand to a large metering system. </w:t>
      </w:r>
    </w:p>
    <w:p w14:paraId="78B46F6A" w14:textId="77777777" w:rsidR="00A1320F" w:rsidRPr="00AF1805" w:rsidRDefault="00A1320F">
      <w:pPr>
        <w:autoSpaceDE w:val="0"/>
        <w:autoSpaceDN w:val="0"/>
        <w:adjustRightInd w:val="0"/>
        <w:snapToGrid w:val="0"/>
        <w:spacing w:line="200" w:lineRule="exact"/>
      </w:pPr>
    </w:p>
    <w:p w14:paraId="3D233B55" w14:textId="77777777" w:rsidR="00A1320F" w:rsidRPr="00AF1805" w:rsidRDefault="00CF0728">
      <w:pPr>
        <w:autoSpaceDE w:val="0"/>
        <w:autoSpaceDN w:val="0"/>
        <w:adjustRightInd w:val="0"/>
        <w:snapToGrid w:val="0"/>
        <w:spacing w:line="200" w:lineRule="exact"/>
      </w:pPr>
      <w:r w:rsidRPr="00AF1805">
        <w:t>For more information on AMR and serial communication, see Section §6.</w:t>
      </w:r>
    </w:p>
    <w:p w14:paraId="0BA7EF3E" w14:textId="77777777" w:rsidR="00A1320F" w:rsidRPr="00AF1805" w:rsidRDefault="00A1320F">
      <w:pPr>
        <w:autoSpaceDE w:val="0"/>
        <w:autoSpaceDN w:val="0"/>
        <w:adjustRightInd w:val="0"/>
        <w:snapToGrid w:val="0"/>
        <w:spacing w:line="200" w:lineRule="exact"/>
      </w:pPr>
    </w:p>
    <w:p w14:paraId="4491DC50" w14:textId="77777777" w:rsidR="00A1320F" w:rsidRPr="00AF1805" w:rsidRDefault="00CF0728">
      <w:pPr>
        <w:pStyle w:val="2"/>
        <w:ind w:left="150" w:right="150"/>
        <w:rPr>
          <w:rFonts w:ascii="Times New Roman" w:hAnsi="Times New Roman"/>
        </w:rPr>
      </w:pPr>
      <w:bookmarkStart w:id="34" w:name="_Toc85877221"/>
      <w:bookmarkStart w:id="35" w:name="_Toc85877434"/>
      <w:bookmarkStart w:id="36" w:name="_Toc85972522"/>
      <w:bookmarkStart w:id="37" w:name="_Toc86058604"/>
      <w:bookmarkStart w:id="38" w:name="_Toc488770798"/>
      <w:r w:rsidRPr="00AF1805">
        <w:rPr>
          <w:rFonts w:ascii="Times New Roman" w:hAnsi="Times New Roman"/>
        </w:rPr>
        <w:t>§1.6 Built-in Time-Keeper</w:t>
      </w:r>
      <w:bookmarkEnd w:id="34"/>
      <w:bookmarkEnd w:id="35"/>
      <w:bookmarkEnd w:id="36"/>
      <w:bookmarkEnd w:id="37"/>
      <w:bookmarkEnd w:id="38"/>
    </w:p>
    <w:p w14:paraId="2ABDCB25" w14:textId="77777777" w:rsidR="00A1320F" w:rsidRPr="00AF1805" w:rsidRDefault="00CF0728">
      <w:pPr>
        <w:autoSpaceDE w:val="0"/>
        <w:autoSpaceDN w:val="0"/>
        <w:adjustRightInd w:val="0"/>
        <w:snapToGrid w:val="0"/>
        <w:spacing w:line="200" w:lineRule="exact"/>
      </w:pPr>
      <w:r w:rsidRPr="00AF1805">
        <w:t xml:space="preserve">A time-keeper is integrated in the </w:t>
      </w:r>
      <w:r w:rsidR="00882F60" w:rsidRPr="00AF1805">
        <w:t>280T-S</w:t>
      </w:r>
      <w:r w:rsidRPr="00AF1805">
        <w:t xml:space="preserve"> heat meter. The time-keeper remains operating as long as the battery is alive. In case of battery failure, the time-keeper will not keep running, and the time data will be lost. The user must re-enter the proper time values after the battery failure is recovered. The user can also set the date and time as desired.</w:t>
      </w:r>
    </w:p>
    <w:p w14:paraId="4E271B5D" w14:textId="77777777" w:rsidR="00A1320F" w:rsidRPr="00AF1805" w:rsidRDefault="00A1320F">
      <w:pPr>
        <w:autoSpaceDE w:val="0"/>
        <w:autoSpaceDN w:val="0"/>
        <w:adjustRightInd w:val="0"/>
        <w:snapToGrid w:val="0"/>
        <w:spacing w:line="200" w:lineRule="exact"/>
      </w:pPr>
    </w:p>
    <w:p w14:paraId="4D519F38" w14:textId="77777777" w:rsidR="00A1320F" w:rsidRPr="00AF1805" w:rsidRDefault="00CF0728">
      <w:pPr>
        <w:pStyle w:val="2"/>
        <w:ind w:left="150" w:right="150"/>
        <w:rPr>
          <w:rFonts w:ascii="Times New Roman" w:hAnsi="Times New Roman"/>
        </w:rPr>
      </w:pPr>
      <w:bookmarkStart w:id="39" w:name="_Toc85877222"/>
      <w:bookmarkStart w:id="40" w:name="_Toc85877435"/>
      <w:bookmarkStart w:id="41" w:name="_Toc85972523"/>
      <w:bookmarkStart w:id="42" w:name="_Toc86058605"/>
      <w:bookmarkStart w:id="43" w:name="_Toc488770799"/>
      <w:r w:rsidRPr="00AF1805">
        <w:rPr>
          <w:rFonts w:ascii="Times New Roman" w:hAnsi="Times New Roman"/>
        </w:rPr>
        <w:t>§1.7Product Identification</w:t>
      </w:r>
      <w:bookmarkEnd w:id="39"/>
      <w:bookmarkEnd w:id="40"/>
      <w:bookmarkEnd w:id="41"/>
      <w:bookmarkEnd w:id="42"/>
      <w:bookmarkEnd w:id="43"/>
    </w:p>
    <w:p w14:paraId="4F55F86A" w14:textId="77777777" w:rsidR="00A1320F" w:rsidRPr="00AF1805" w:rsidRDefault="00CF0728">
      <w:pPr>
        <w:spacing w:line="200" w:lineRule="exact"/>
        <w:sectPr w:rsidR="00A1320F" w:rsidRPr="00AF1805" w:rsidSect="00175EAA">
          <w:pgSz w:w="7371" w:h="10433"/>
          <w:pgMar w:top="627" w:right="680" w:bottom="567" w:left="680" w:header="312" w:footer="337" w:gutter="0"/>
          <w:pgNumType w:start="1"/>
          <w:cols w:space="720"/>
          <w:docGrid w:type="lines" w:linePitch="312"/>
        </w:sectPr>
      </w:pPr>
      <w:r w:rsidRPr="00AF1805">
        <w:t xml:space="preserve">Each set of the </w:t>
      </w:r>
      <w:r w:rsidR="00882F60" w:rsidRPr="00AF1805">
        <w:t>280T-S</w:t>
      </w:r>
      <w:r w:rsidRPr="00AF1805">
        <w:t xml:space="preserve"> series heat meter has a unique product identification number or ESN written into the software that can only be modified with a special tool by the manufacturer. In case of any hardware failure, please provide this number.</w:t>
      </w:r>
    </w:p>
    <w:p w14:paraId="3027E8E1" w14:textId="77777777" w:rsidR="00A1320F" w:rsidRPr="00AF1805" w:rsidRDefault="00CF0728">
      <w:pPr>
        <w:pStyle w:val="11"/>
        <w:rPr>
          <w:rFonts w:cs="Times New Roman"/>
          <w:b/>
        </w:rPr>
      </w:pPr>
      <w:bookmarkStart w:id="44" w:name="_Toc488770800"/>
      <w:bookmarkStart w:id="45" w:name="_Toc85877224"/>
      <w:bookmarkStart w:id="46" w:name="_Toc85877437"/>
      <w:bookmarkStart w:id="47" w:name="_Toc85972525"/>
      <w:bookmarkStart w:id="48" w:name="_Toc86058607"/>
      <w:r w:rsidRPr="00AF1805">
        <w:rPr>
          <w:rFonts w:cs="Times New Roman"/>
          <w:b/>
        </w:rPr>
        <w:lastRenderedPageBreak/>
        <w:t>2. Technical Information</w:t>
      </w:r>
      <w:bookmarkEnd w:id="44"/>
    </w:p>
    <w:p w14:paraId="061DC893" w14:textId="77777777" w:rsidR="00A1320F" w:rsidRPr="00AF1805" w:rsidRDefault="00A1320F">
      <w:pPr>
        <w:widowControl/>
        <w:jc w:val="left"/>
        <w:rPr>
          <w:rFonts w:eastAsia="黑体"/>
          <w:bCs/>
          <w:sz w:val="21"/>
          <w:szCs w:val="32"/>
        </w:rPr>
      </w:pPr>
    </w:p>
    <w:p w14:paraId="3FA451CB" w14:textId="77777777" w:rsidR="00A1320F" w:rsidRPr="00AF1805" w:rsidRDefault="00CF0728">
      <w:pPr>
        <w:pStyle w:val="2"/>
        <w:ind w:left="150" w:right="150"/>
        <w:rPr>
          <w:rFonts w:ascii="Times New Roman" w:hAnsi="Times New Roman"/>
        </w:rPr>
      </w:pPr>
      <w:bookmarkStart w:id="49" w:name="_Toc488770801"/>
      <w:r w:rsidRPr="00AF1805">
        <w:rPr>
          <w:rFonts w:ascii="Times New Roman" w:hAnsi="Times New Roman"/>
        </w:rPr>
        <w:t>§2.1Packing List</w:t>
      </w:r>
      <w:bookmarkEnd w:id="49"/>
    </w:p>
    <w:p w14:paraId="1DE2C0E6" w14:textId="77777777" w:rsidR="00A1320F" w:rsidRPr="00AF1805" w:rsidRDefault="00CF0728">
      <w:pPr>
        <w:jc w:val="center"/>
      </w:pPr>
      <w:r w:rsidRPr="00AF1805">
        <w:t>DN 15-40</w:t>
      </w:r>
    </w:p>
    <w:tbl>
      <w:tblPr>
        <w:tblW w:w="5358"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
        <w:gridCol w:w="1638"/>
        <w:gridCol w:w="810"/>
        <w:gridCol w:w="540"/>
        <w:gridCol w:w="1872"/>
      </w:tblGrid>
      <w:tr w:rsidR="00A1320F" w:rsidRPr="00AF1805" w14:paraId="6C79B665" w14:textId="77777777" w:rsidTr="005238A4">
        <w:tc>
          <w:tcPr>
            <w:tcW w:w="498" w:type="dxa"/>
          </w:tcPr>
          <w:p w14:paraId="1F0EFD77" w14:textId="77777777" w:rsidR="00A1320F" w:rsidRPr="00AF1805" w:rsidRDefault="00CF0728">
            <w:pPr>
              <w:jc w:val="center"/>
              <w:rPr>
                <w:rFonts w:eastAsia="楷体_GB2312"/>
                <w:szCs w:val="15"/>
              </w:rPr>
            </w:pPr>
            <w:r w:rsidRPr="00AF1805">
              <w:rPr>
                <w:rFonts w:eastAsia="楷体_GB2312"/>
                <w:szCs w:val="15"/>
              </w:rPr>
              <w:t>Item</w:t>
            </w:r>
          </w:p>
        </w:tc>
        <w:tc>
          <w:tcPr>
            <w:tcW w:w="1638" w:type="dxa"/>
          </w:tcPr>
          <w:p w14:paraId="1D1E83C4" w14:textId="77777777" w:rsidR="00A1320F" w:rsidRPr="00AF1805" w:rsidRDefault="00CF0728">
            <w:pPr>
              <w:jc w:val="center"/>
              <w:rPr>
                <w:rFonts w:eastAsia="楷体_GB2312"/>
                <w:szCs w:val="15"/>
              </w:rPr>
            </w:pPr>
            <w:r w:rsidRPr="00AF1805">
              <w:rPr>
                <w:rFonts w:eastAsia="楷体_GB2312"/>
                <w:szCs w:val="15"/>
              </w:rPr>
              <w:t>Description</w:t>
            </w:r>
          </w:p>
        </w:tc>
        <w:tc>
          <w:tcPr>
            <w:tcW w:w="810" w:type="dxa"/>
          </w:tcPr>
          <w:p w14:paraId="36B1BF42" w14:textId="77777777" w:rsidR="00A1320F" w:rsidRPr="00AF1805" w:rsidRDefault="00CF0728">
            <w:pPr>
              <w:jc w:val="center"/>
              <w:rPr>
                <w:rFonts w:eastAsia="楷体_GB2312"/>
                <w:szCs w:val="15"/>
              </w:rPr>
            </w:pPr>
            <w:r w:rsidRPr="00AF1805">
              <w:rPr>
                <w:rFonts w:eastAsia="楷体_GB2312"/>
                <w:szCs w:val="15"/>
              </w:rPr>
              <w:t>Quantity</w:t>
            </w:r>
          </w:p>
        </w:tc>
        <w:tc>
          <w:tcPr>
            <w:tcW w:w="540" w:type="dxa"/>
          </w:tcPr>
          <w:p w14:paraId="5C0324A3" w14:textId="77777777" w:rsidR="00A1320F" w:rsidRPr="00AF1805" w:rsidRDefault="00CF0728">
            <w:pPr>
              <w:jc w:val="center"/>
              <w:rPr>
                <w:rFonts w:eastAsia="楷体_GB2312"/>
                <w:szCs w:val="15"/>
              </w:rPr>
            </w:pPr>
            <w:r w:rsidRPr="00AF1805">
              <w:rPr>
                <w:rFonts w:eastAsia="楷体_GB2312"/>
                <w:szCs w:val="15"/>
              </w:rPr>
              <w:t>Unit</w:t>
            </w:r>
          </w:p>
        </w:tc>
        <w:tc>
          <w:tcPr>
            <w:tcW w:w="1872" w:type="dxa"/>
          </w:tcPr>
          <w:p w14:paraId="7FA15D00" w14:textId="77777777" w:rsidR="00A1320F" w:rsidRPr="00AF1805" w:rsidRDefault="00CF0728">
            <w:pPr>
              <w:jc w:val="center"/>
              <w:rPr>
                <w:rFonts w:eastAsia="楷体_GB2312"/>
                <w:szCs w:val="15"/>
              </w:rPr>
            </w:pPr>
            <w:r w:rsidRPr="00AF1805">
              <w:rPr>
                <w:rFonts w:eastAsia="楷体_GB2312"/>
                <w:szCs w:val="15"/>
              </w:rPr>
              <w:t>Notes</w:t>
            </w:r>
          </w:p>
        </w:tc>
      </w:tr>
      <w:tr w:rsidR="00A1320F" w:rsidRPr="00AF1805" w14:paraId="650B32B4" w14:textId="77777777" w:rsidTr="00C47245">
        <w:trPr>
          <w:trHeight w:val="1480"/>
        </w:trPr>
        <w:tc>
          <w:tcPr>
            <w:tcW w:w="498" w:type="dxa"/>
          </w:tcPr>
          <w:p w14:paraId="14572207" w14:textId="77777777" w:rsidR="00A1320F" w:rsidRPr="00AF1805" w:rsidRDefault="00CF0728">
            <w:pPr>
              <w:jc w:val="center"/>
              <w:rPr>
                <w:rFonts w:eastAsia="楷体_GB2312"/>
                <w:szCs w:val="15"/>
              </w:rPr>
            </w:pPr>
            <w:r w:rsidRPr="00AF1805">
              <w:rPr>
                <w:rFonts w:eastAsia="楷体_GB2312"/>
                <w:szCs w:val="15"/>
              </w:rPr>
              <w:t>1</w:t>
            </w:r>
          </w:p>
        </w:tc>
        <w:tc>
          <w:tcPr>
            <w:tcW w:w="1638" w:type="dxa"/>
          </w:tcPr>
          <w:p w14:paraId="6A9A835A" w14:textId="77777777" w:rsidR="00A1320F" w:rsidRDefault="00CF0728">
            <w:pPr>
              <w:jc w:val="center"/>
              <w:rPr>
                <w:rFonts w:eastAsia="楷体_GB2312"/>
                <w:szCs w:val="15"/>
              </w:rPr>
            </w:pPr>
            <w:r w:rsidRPr="00AF1805">
              <w:rPr>
                <w:rFonts w:eastAsia="楷体_GB2312"/>
                <w:szCs w:val="15"/>
              </w:rPr>
              <w:t>Ultrasonic Heat Meter</w:t>
            </w:r>
          </w:p>
          <w:p w14:paraId="6DC11838" w14:textId="664B6370" w:rsidR="00643831" w:rsidRPr="00AF1805" w:rsidRDefault="00643831" w:rsidP="00C0333C">
            <w:pPr>
              <w:jc w:val="center"/>
              <w:rPr>
                <w:rFonts w:eastAsia="楷体_GB2312"/>
                <w:szCs w:val="15"/>
              </w:rPr>
            </w:pPr>
            <w:r>
              <w:rPr>
                <w:rFonts w:eastAsia="楷体_GB2312"/>
                <w:szCs w:val="15"/>
              </w:rPr>
              <w:t xml:space="preserve">(Integrator </w:t>
            </w:r>
            <w:r w:rsidR="00C0333C">
              <w:rPr>
                <w:rFonts w:eastAsia="楷体_GB2312"/>
                <w:szCs w:val="15"/>
              </w:rPr>
              <w:t xml:space="preserve">with a pair of temperature sensors and one </w:t>
            </w:r>
            <w:r>
              <w:rPr>
                <w:rFonts w:eastAsia="楷体_GB2312"/>
                <w:szCs w:val="15"/>
              </w:rPr>
              <w:t>flow sensor)</w:t>
            </w:r>
          </w:p>
        </w:tc>
        <w:tc>
          <w:tcPr>
            <w:tcW w:w="810" w:type="dxa"/>
          </w:tcPr>
          <w:p w14:paraId="23CB0698" w14:textId="77777777" w:rsidR="00A1320F" w:rsidRPr="00AF1805" w:rsidRDefault="00CF0728">
            <w:pPr>
              <w:jc w:val="center"/>
              <w:rPr>
                <w:rFonts w:eastAsia="楷体_GB2312"/>
                <w:szCs w:val="15"/>
              </w:rPr>
            </w:pPr>
            <w:r w:rsidRPr="00AF1805">
              <w:rPr>
                <w:rFonts w:eastAsia="楷体_GB2312"/>
                <w:szCs w:val="15"/>
              </w:rPr>
              <w:t>1</w:t>
            </w:r>
          </w:p>
        </w:tc>
        <w:tc>
          <w:tcPr>
            <w:tcW w:w="540" w:type="dxa"/>
          </w:tcPr>
          <w:p w14:paraId="3EC8BE93" w14:textId="77777777" w:rsidR="00A1320F" w:rsidRPr="00AF1805" w:rsidRDefault="00CF0728">
            <w:pPr>
              <w:jc w:val="center"/>
              <w:rPr>
                <w:rFonts w:eastAsia="楷体_GB2312"/>
                <w:szCs w:val="15"/>
              </w:rPr>
            </w:pPr>
            <w:r w:rsidRPr="00AF1805">
              <w:rPr>
                <w:rFonts w:eastAsia="楷体_GB2312"/>
                <w:szCs w:val="15"/>
              </w:rPr>
              <w:t>set</w:t>
            </w:r>
          </w:p>
        </w:tc>
        <w:tc>
          <w:tcPr>
            <w:tcW w:w="1872" w:type="dxa"/>
          </w:tcPr>
          <w:p w14:paraId="3643E093" w14:textId="1443293D" w:rsidR="008C5E12" w:rsidRPr="00AF1805" w:rsidRDefault="00C312D4" w:rsidP="008C5E12">
            <w:pPr>
              <w:rPr>
                <w:rFonts w:eastAsia="楷体_GB2312"/>
                <w:szCs w:val="15"/>
              </w:rPr>
            </w:pPr>
            <w:r>
              <w:rPr>
                <w:rFonts w:eastAsia="楷体_GB2312"/>
                <w:noProof/>
                <w:szCs w:val="15"/>
              </w:rPr>
              <w:drawing>
                <wp:inline distT="0" distB="0" distL="0" distR="0" wp14:anchorId="6F91B6F0" wp14:editId="442414B7">
                  <wp:extent cx="1045845" cy="1119505"/>
                  <wp:effectExtent l="19050" t="0" r="1905" b="0"/>
                  <wp:docPr id="2" name="图片 7" descr="C:\Documents and Settings\Administrator\桌面\2017.8-280-T-SDN\280T-SD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桌面\2017.8-280-T-SDN\280T-SDN20.png"/>
                          <pic:cNvPicPr>
                            <a:picLocks noChangeAspect="1" noChangeArrowheads="1"/>
                          </pic:cNvPicPr>
                        </pic:nvPicPr>
                        <pic:blipFill>
                          <a:blip r:embed="rId18" cstate="print"/>
                          <a:srcRect/>
                          <a:stretch>
                            <a:fillRect/>
                          </a:stretch>
                        </pic:blipFill>
                        <pic:spPr bwMode="auto">
                          <a:xfrm>
                            <a:off x="0" y="0"/>
                            <a:ext cx="1045845" cy="1119505"/>
                          </a:xfrm>
                          <a:prstGeom prst="rect">
                            <a:avLst/>
                          </a:prstGeom>
                          <a:noFill/>
                          <a:ln w="9525">
                            <a:noFill/>
                            <a:miter lim="800000"/>
                            <a:headEnd/>
                            <a:tailEnd/>
                          </a:ln>
                        </pic:spPr>
                      </pic:pic>
                    </a:graphicData>
                  </a:graphic>
                </wp:inline>
              </w:drawing>
            </w:r>
          </w:p>
        </w:tc>
      </w:tr>
      <w:tr w:rsidR="00A1320F" w:rsidRPr="00AF1805" w14:paraId="4EBE75C7" w14:textId="77777777" w:rsidTr="005238A4">
        <w:tc>
          <w:tcPr>
            <w:tcW w:w="498" w:type="dxa"/>
          </w:tcPr>
          <w:p w14:paraId="79A51248" w14:textId="77777777" w:rsidR="00A1320F" w:rsidRPr="00AF1805" w:rsidRDefault="00CF0728">
            <w:pPr>
              <w:jc w:val="center"/>
              <w:rPr>
                <w:rFonts w:eastAsia="楷体_GB2312"/>
                <w:szCs w:val="15"/>
              </w:rPr>
            </w:pPr>
            <w:r w:rsidRPr="00AF1805">
              <w:rPr>
                <w:rFonts w:eastAsia="楷体_GB2312"/>
                <w:szCs w:val="15"/>
              </w:rPr>
              <w:t>2</w:t>
            </w:r>
          </w:p>
        </w:tc>
        <w:tc>
          <w:tcPr>
            <w:tcW w:w="1638" w:type="dxa"/>
          </w:tcPr>
          <w:p w14:paraId="4CBB4DC4" w14:textId="7F8C8F7C" w:rsidR="00A1320F" w:rsidRPr="00EE357B" w:rsidRDefault="00CF0728">
            <w:pPr>
              <w:spacing w:line="200" w:lineRule="exact"/>
              <w:jc w:val="center"/>
              <w:rPr>
                <w:rFonts w:eastAsia="楷体_GB2312"/>
                <w:szCs w:val="15"/>
              </w:rPr>
            </w:pPr>
            <w:r w:rsidRPr="00EE357B">
              <w:rPr>
                <w:rFonts w:eastAsia="楷体_GB2312"/>
                <w:szCs w:val="15"/>
              </w:rPr>
              <w:t>T</w:t>
            </w:r>
            <w:r w:rsidR="008E075D">
              <w:rPr>
                <w:rFonts w:eastAsia="楷体_GB2312"/>
                <w:szCs w:val="15"/>
              </w:rPr>
              <w:t>-connector</w:t>
            </w:r>
          </w:p>
          <w:p w14:paraId="48A32A8D" w14:textId="7EDD7291" w:rsidR="00B57311" w:rsidRPr="00EE357B" w:rsidRDefault="00EE357B" w:rsidP="00F61324">
            <w:pPr>
              <w:spacing w:line="200" w:lineRule="exact"/>
              <w:jc w:val="center"/>
              <w:rPr>
                <w:rFonts w:eastAsia="楷体_GB2312"/>
                <w:szCs w:val="15"/>
              </w:rPr>
            </w:pPr>
            <w:r w:rsidRPr="00EE357B">
              <w:rPr>
                <w:rFonts w:eastAsia="楷体_GB2312"/>
                <w:szCs w:val="15"/>
              </w:rPr>
              <w:t>(</w:t>
            </w:r>
            <w:r w:rsidR="00F61324">
              <w:rPr>
                <w:rFonts w:eastAsia="楷体_GB2312"/>
                <w:szCs w:val="15"/>
              </w:rPr>
              <w:t xml:space="preserve">also called </w:t>
            </w:r>
            <w:r w:rsidR="00CF0728" w:rsidRPr="00EE357B">
              <w:rPr>
                <w:rFonts w:eastAsia="楷体_GB2312"/>
                <w:szCs w:val="15"/>
              </w:rPr>
              <w:t>thermal well)</w:t>
            </w:r>
            <w:r w:rsidR="00240734">
              <w:rPr>
                <w:rFonts w:eastAsia="楷体_GB2312"/>
                <w:szCs w:val="15"/>
              </w:rPr>
              <w:t xml:space="preserve"> with temperature sensor port</w:t>
            </w:r>
          </w:p>
        </w:tc>
        <w:tc>
          <w:tcPr>
            <w:tcW w:w="810" w:type="dxa"/>
          </w:tcPr>
          <w:p w14:paraId="36A42E9A" w14:textId="77777777" w:rsidR="00A1320F" w:rsidRPr="00EE357B" w:rsidRDefault="00CF0728">
            <w:pPr>
              <w:jc w:val="center"/>
              <w:rPr>
                <w:rFonts w:eastAsia="楷体_GB2312"/>
                <w:szCs w:val="15"/>
              </w:rPr>
            </w:pPr>
            <w:r w:rsidRPr="00EE357B">
              <w:rPr>
                <w:rFonts w:eastAsia="楷体_GB2312"/>
                <w:szCs w:val="15"/>
              </w:rPr>
              <w:t>1</w:t>
            </w:r>
          </w:p>
        </w:tc>
        <w:tc>
          <w:tcPr>
            <w:tcW w:w="540" w:type="dxa"/>
          </w:tcPr>
          <w:p w14:paraId="539C9972" w14:textId="77777777" w:rsidR="00A1320F" w:rsidRPr="00EE357B" w:rsidRDefault="00CF0728">
            <w:pPr>
              <w:jc w:val="center"/>
              <w:rPr>
                <w:rFonts w:eastAsia="楷体_GB2312"/>
                <w:szCs w:val="15"/>
              </w:rPr>
            </w:pPr>
            <w:r w:rsidRPr="00EE357B">
              <w:rPr>
                <w:rFonts w:eastAsia="楷体_GB2312"/>
                <w:szCs w:val="15"/>
              </w:rPr>
              <w:t>piece</w:t>
            </w:r>
          </w:p>
        </w:tc>
        <w:tc>
          <w:tcPr>
            <w:tcW w:w="1872" w:type="dxa"/>
          </w:tcPr>
          <w:p w14:paraId="39B7798A" w14:textId="600642D1" w:rsidR="00A1320F" w:rsidRPr="00AF1805" w:rsidRDefault="00887686" w:rsidP="00887686">
            <w:pPr>
              <w:jc w:val="center"/>
              <w:rPr>
                <w:rFonts w:eastAsia="楷体_GB2312"/>
                <w:color w:val="FF0000"/>
                <w:szCs w:val="15"/>
              </w:rPr>
            </w:pPr>
            <w:r>
              <w:object w:dxaOrig="1530" w:dyaOrig="1470" w14:anchorId="43230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5pt;height:43.75pt" o:ole="">
                  <v:imagedata r:id="rId19" o:title=""/>
                </v:shape>
                <o:OLEObject Type="Embed" ProgID="PBrush" ShapeID="_x0000_i1025" DrawAspect="Content" ObjectID="_1565202250" r:id="rId20"/>
              </w:object>
            </w:r>
          </w:p>
        </w:tc>
      </w:tr>
      <w:tr w:rsidR="00A1320F" w:rsidRPr="00AF1805" w14:paraId="56D8CDF0" w14:textId="77777777" w:rsidTr="005238A4">
        <w:tc>
          <w:tcPr>
            <w:tcW w:w="498" w:type="dxa"/>
          </w:tcPr>
          <w:p w14:paraId="7BB93A8A" w14:textId="77777777" w:rsidR="00A1320F" w:rsidRPr="00AF1805" w:rsidRDefault="00CF0728">
            <w:pPr>
              <w:jc w:val="center"/>
              <w:rPr>
                <w:rFonts w:eastAsia="楷体_GB2312"/>
                <w:szCs w:val="15"/>
              </w:rPr>
            </w:pPr>
            <w:r w:rsidRPr="00AF1805">
              <w:rPr>
                <w:rFonts w:eastAsia="楷体_GB2312"/>
                <w:szCs w:val="15"/>
              </w:rPr>
              <w:t>3</w:t>
            </w:r>
          </w:p>
        </w:tc>
        <w:tc>
          <w:tcPr>
            <w:tcW w:w="1638" w:type="dxa"/>
          </w:tcPr>
          <w:p w14:paraId="0C07CBE1" w14:textId="06E417AE" w:rsidR="00B57311" w:rsidRPr="00EE357B" w:rsidRDefault="00F61324" w:rsidP="00F61324">
            <w:pPr>
              <w:spacing w:line="200" w:lineRule="exact"/>
              <w:jc w:val="center"/>
              <w:rPr>
                <w:rFonts w:eastAsia="楷体_GB2312"/>
                <w:szCs w:val="15"/>
              </w:rPr>
            </w:pPr>
            <w:r>
              <w:rPr>
                <w:rFonts w:eastAsia="楷体_GB2312"/>
                <w:szCs w:val="15"/>
              </w:rPr>
              <w:t>T</w:t>
            </w:r>
            <w:r w:rsidR="00EE357B" w:rsidRPr="00EE357B">
              <w:rPr>
                <w:rFonts w:eastAsia="楷体_GB2312"/>
                <w:szCs w:val="15"/>
              </w:rPr>
              <w:t>ail piece</w:t>
            </w:r>
            <w:r>
              <w:rPr>
                <w:rFonts w:eastAsia="楷体_GB2312"/>
                <w:szCs w:val="15"/>
              </w:rPr>
              <w:t xml:space="preserve"> (also called extension piece) with </w:t>
            </w:r>
            <w:r w:rsidR="00CF0728" w:rsidRPr="00EE357B">
              <w:rPr>
                <w:rFonts w:eastAsia="楷体_GB2312"/>
                <w:szCs w:val="15"/>
              </w:rPr>
              <w:t>nut</w:t>
            </w:r>
            <w:r w:rsidR="00EE357B" w:rsidRPr="00EE357B">
              <w:rPr>
                <w:rFonts w:eastAsia="楷体_GB2312"/>
                <w:szCs w:val="15"/>
              </w:rPr>
              <w:t xml:space="preserve"> and</w:t>
            </w:r>
            <w:r>
              <w:rPr>
                <w:rFonts w:eastAsia="楷体_GB2312"/>
                <w:szCs w:val="15"/>
              </w:rPr>
              <w:t xml:space="preserve"> gasket</w:t>
            </w:r>
          </w:p>
        </w:tc>
        <w:tc>
          <w:tcPr>
            <w:tcW w:w="810" w:type="dxa"/>
          </w:tcPr>
          <w:p w14:paraId="22252113" w14:textId="7C8DECFF" w:rsidR="00A1320F" w:rsidRPr="00EE357B" w:rsidRDefault="0003793D">
            <w:pPr>
              <w:jc w:val="center"/>
              <w:rPr>
                <w:rFonts w:eastAsia="楷体_GB2312"/>
                <w:szCs w:val="15"/>
              </w:rPr>
            </w:pPr>
            <w:r>
              <w:rPr>
                <w:rFonts w:eastAsia="楷体_GB2312" w:hint="eastAsia"/>
                <w:szCs w:val="15"/>
              </w:rPr>
              <w:t>1</w:t>
            </w:r>
          </w:p>
        </w:tc>
        <w:tc>
          <w:tcPr>
            <w:tcW w:w="540" w:type="dxa"/>
          </w:tcPr>
          <w:p w14:paraId="0572A16F" w14:textId="77777777" w:rsidR="00A1320F" w:rsidRPr="00EE357B" w:rsidRDefault="00CF0728">
            <w:pPr>
              <w:jc w:val="center"/>
              <w:rPr>
                <w:rFonts w:eastAsia="楷体_GB2312"/>
                <w:szCs w:val="15"/>
              </w:rPr>
            </w:pPr>
            <w:r w:rsidRPr="00EE357B">
              <w:rPr>
                <w:rFonts w:eastAsia="楷体_GB2312"/>
                <w:szCs w:val="15"/>
              </w:rPr>
              <w:t>set</w:t>
            </w:r>
          </w:p>
        </w:tc>
        <w:tc>
          <w:tcPr>
            <w:tcW w:w="1872" w:type="dxa"/>
          </w:tcPr>
          <w:p w14:paraId="19A7D666" w14:textId="3F05777D" w:rsidR="00A1320F" w:rsidRPr="00AF1805" w:rsidRDefault="008A60A7" w:rsidP="00B57311">
            <w:pPr>
              <w:jc w:val="center"/>
              <w:rPr>
                <w:rFonts w:eastAsia="楷体_GB2312"/>
                <w:color w:val="FF0000"/>
                <w:szCs w:val="15"/>
              </w:rPr>
            </w:pPr>
            <w:r>
              <w:object w:dxaOrig="4920" w:dyaOrig="3435" w14:anchorId="0370D680">
                <v:shape id="_x0000_i1026" type="#_x0000_t75" style="width:72.1pt;height:50.3pt" o:ole="">
                  <v:imagedata r:id="rId21" o:title=""/>
                </v:shape>
                <o:OLEObject Type="Embed" ProgID="PBrush" ShapeID="_x0000_i1026" DrawAspect="Content" ObjectID="_1565202251" r:id="rId22"/>
              </w:object>
            </w:r>
          </w:p>
        </w:tc>
      </w:tr>
      <w:tr w:rsidR="00A1320F" w:rsidRPr="00AF1805" w14:paraId="7B78916B" w14:textId="77777777" w:rsidTr="00C47245">
        <w:trPr>
          <w:trHeight w:val="409"/>
        </w:trPr>
        <w:tc>
          <w:tcPr>
            <w:tcW w:w="498" w:type="dxa"/>
          </w:tcPr>
          <w:p w14:paraId="56614395" w14:textId="77777777" w:rsidR="00A1320F" w:rsidRPr="00AF1805" w:rsidRDefault="00CF0728">
            <w:pPr>
              <w:jc w:val="center"/>
              <w:rPr>
                <w:rFonts w:eastAsia="楷体_GB2312"/>
                <w:szCs w:val="15"/>
              </w:rPr>
            </w:pPr>
            <w:r w:rsidRPr="00AF1805">
              <w:rPr>
                <w:rFonts w:eastAsia="楷体_GB2312"/>
                <w:szCs w:val="15"/>
              </w:rPr>
              <w:t>4</w:t>
            </w:r>
          </w:p>
        </w:tc>
        <w:tc>
          <w:tcPr>
            <w:tcW w:w="1638" w:type="dxa"/>
          </w:tcPr>
          <w:p w14:paraId="6C6A8B56" w14:textId="77777777" w:rsidR="00A1320F" w:rsidRPr="00AF1805" w:rsidRDefault="00CF0728">
            <w:pPr>
              <w:jc w:val="center"/>
              <w:rPr>
                <w:rFonts w:eastAsia="楷体_GB2312"/>
                <w:szCs w:val="15"/>
              </w:rPr>
            </w:pPr>
            <w:r w:rsidRPr="00AF1805">
              <w:rPr>
                <w:rFonts w:eastAsia="楷体_GB2312"/>
                <w:szCs w:val="15"/>
              </w:rPr>
              <w:t>Installation Guide</w:t>
            </w:r>
          </w:p>
        </w:tc>
        <w:tc>
          <w:tcPr>
            <w:tcW w:w="810" w:type="dxa"/>
          </w:tcPr>
          <w:p w14:paraId="4E7044C6" w14:textId="77777777" w:rsidR="00A1320F" w:rsidRPr="00AF1805" w:rsidRDefault="00CF0728">
            <w:pPr>
              <w:jc w:val="center"/>
              <w:rPr>
                <w:rFonts w:eastAsia="楷体_GB2312"/>
                <w:szCs w:val="15"/>
              </w:rPr>
            </w:pPr>
            <w:r w:rsidRPr="00AF1805">
              <w:rPr>
                <w:rFonts w:eastAsia="楷体_GB2312"/>
                <w:szCs w:val="15"/>
              </w:rPr>
              <w:t>1</w:t>
            </w:r>
          </w:p>
        </w:tc>
        <w:tc>
          <w:tcPr>
            <w:tcW w:w="540" w:type="dxa"/>
          </w:tcPr>
          <w:p w14:paraId="440B3460" w14:textId="77777777" w:rsidR="00A1320F" w:rsidRPr="00AF1805" w:rsidRDefault="00CF0728">
            <w:pPr>
              <w:jc w:val="center"/>
              <w:rPr>
                <w:rFonts w:eastAsia="楷体_GB2312"/>
                <w:szCs w:val="15"/>
              </w:rPr>
            </w:pPr>
            <w:r w:rsidRPr="00AF1805">
              <w:rPr>
                <w:rFonts w:eastAsia="楷体_GB2312"/>
                <w:szCs w:val="15"/>
              </w:rPr>
              <w:t>copy</w:t>
            </w:r>
          </w:p>
        </w:tc>
        <w:tc>
          <w:tcPr>
            <w:tcW w:w="1872" w:type="dxa"/>
          </w:tcPr>
          <w:p w14:paraId="7CE5158C" w14:textId="77777777" w:rsidR="00A1320F" w:rsidRPr="00AF1805" w:rsidRDefault="00A1320F">
            <w:pPr>
              <w:jc w:val="center"/>
              <w:rPr>
                <w:rFonts w:eastAsia="楷体_GB2312"/>
                <w:szCs w:val="15"/>
              </w:rPr>
            </w:pPr>
          </w:p>
        </w:tc>
      </w:tr>
    </w:tbl>
    <w:p w14:paraId="5B6FB5EC" w14:textId="77777777" w:rsidR="00A1320F" w:rsidRPr="00AF1805" w:rsidRDefault="00A1320F">
      <w:pPr>
        <w:spacing w:line="200" w:lineRule="exact"/>
      </w:pPr>
    </w:p>
    <w:p w14:paraId="24D6B1FA" w14:textId="2D6E898B" w:rsidR="006B35C6" w:rsidRPr="00AF1805" w:rsidRDefault="006B35C6" w:rsidP="006B35C6">
      <w:pPr>
        <w:jc w:val="center"/>
      </w:pPr>
      <w:r w:rsidRPr="00AF1805">
        <w:t xml:space="preserve">DN 50 and </w:t>
      </w:r>
      <w:r>
        <w:t>DN65</w:t>
      </w:r>
    </w:p>
    <w:tbl>
      <w:tblPr>
        <w:tblW w:w="5358"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
        <w:gridCol w:w="1620"/>
        <w:gridCol w:w="990"/>
        <w:gridCol w:w="540"/>
        <w:gridCol w:w="1710"/>
      </w:tblGrid>
      <w:tr w:rsidR="006B35C6" w:rsidRPr="00AF1805" w14:paraId="03EFE015" w14:textId="77777777" w:rsidTr="008A60A7">
        <w:tc>
          <w:tcPr>
            <w:tcW w:w="498" w:type="dxa"/>
          </w:tcPr>
          <w:p w14:paraId="5B767C3D" w14:textId="77777777" w:rsidR="006B35C6" w:rsidRPr="00AF1805" w:rsidRDefault="006B35C6" w:rsidP="00516C28">
            <w:pPr>
              <w:jc w:val="center"/>
              <w:rPr>
                <w:rFonts w:eastAsia="楷体_GB2312"/>
                <w:szCs w:val="15"/>
              </w:rPr>
            </w:pPr>
            <w:r w:rsidRPr="00AF1805">
              <w:rPr>
                <w:rFonts w:eastAsia="楷体_GB2312"/>
                <w:szCs w:val="15"/>
              </w:rPr>
              <w:t>Item</w:t>
            </w:r>
          </w:p>
        </w:tc>
        <w:tc>
          <w:tcPr>
            <w:tcW w:w="1620" w:type="dxa"/>
          </w:tcPr>
          <w:p w14:paraId="6B8927BE" w14:textId="77777777" w:rsidR="006B35C6" w:rsidRPr="00AF1805" w:rsidRDefault="006B35C6" w:rsidP="00516C28">
            <w:pPr>
              <w:jc w:val="center"/>
              <w:rPr>
                <w:rFonts w:eastAsia="楷体_GB2312"/>
                <w:szCs w:val="15"/>
              </w:rPr>
            </w:pPr>
            <w:r w:rsidRPr="00AF1805">
              <w:rPr>
                <w:rFonts w:eastAsia="楷体_GB2312"/>
                <w:szCs w:val="15"/>
              </w:rPr>
              <w:t>Description</w:t>
            </w:r>
          </w:p>
        </w:tc>
        <w:tc>
          <w:tcPr>
            <w:tcW w:w="990" w:type="dxa"/>
          </w:tcPr>
          <w:p w14:paraId="07C6A055" w14:textId="77777777" w:rsidR="006B35C6" w:rsidRPr="00AF1805" w:rsidRDefault="006B35C6" w:rsidP="00516C28">
            <w:pPr>
              <w:jc w:val="center"/>
              <w:rPr>
                <w:rFonts w:eastAsia="楷体_GB2312"/>
                <w:szCs w:val="15"/>
              </w:rPr>
            </w:pPr>
            <w:r w:rsidRPr="00AF1805">
              <w:rPr>
                <w:rFonts w:eastAsia="楷体_GB2312"/>
                <w:szCs w:val="15"/>
              </w:rPr>
              <w:t>Quantity</w:t>
            </w:r>
          </w:p>
        </w:tc>
        <w:tc>
          <w:tcPr>
            <w:tcW w:w="540" w:type="dxa"/>
          </w:tcPr>
          <w:p w14:paraId="6A019D8A" w14:textId="77777777" w:rsidR="006B35C6" w:rsidRPr="00AF1805" w:rsidRDefault="006B35C6" w:rsidP="00516C28">
            <w:pPr>
              <w:jc w:val="center"/>
              <w:rPr>
                <w:rFonts w:eastAsia="楷体_GB2312"/>
                <w:szCs w:val="15"/>
              </w:rPr>
            </w:pPr>
            <w:r w:rsidRPr="00AF1805">
              <w:rPr>
                <w:rFonts w:eastAsia="楷体_GB2312"/>
                <w:szCs w:val="15"/>
              </w:rPr>
              <w:t>Unit</w:t>
            </w:r>
          </w:p>
        </w:tc>
        <w:tc>
          <w:tcPr>
            <w:tcW w:w="1710" w:type="dxa"/>
          </w:tcPr>
          <w:p w14:paraId="5B05ADF8" w14:textId="77777777" w:rsidR="006B35C6" w:rsidRPr="00AF1805" w:rsidRDefault="006B35C6" w:rsidP="00516C28">
            <w:pPr>
              <w:jc w:val="center"/>
              <w:rPr>
                <w:rFonts w:eastAsia="楷体_GB2312"/>
                <w:szCs w:val="15"/>
              </w:rPr>
            </w:pPr>
            <w:r w:rsidRPr="00AF1805">
              <w:rPr>
                <w:rFonts w:eastAsia="楷体_GB2312"/>
                <w:szCs w:val="15"/>
              </w:rPr>
              <w:t>Notes</w:t>
            </w:r>
          </w:p>
        </w:tc>
      </w:tr>
      <w:tr w:rsidR="006B35C6" w:rsidRPr="00AF1805" w14:paraId="40DD6CC8" w14:textId="77777777" w:rsidTr="008A60A7">
        <w:tc>
          <w:tcPr>
            <w:tcW w:w="498" w:type="dxa"/>
          </w:tcPr>
          <w:p w14:paraId="24744911" w14:textId="77777777" w:rsidR="006B35C6" w:rsidRPr="00AF1805" w:rsidRDefault="006B35C6" w:rsidP="00516C28">
            <w:pPr>
              <w:jc w:val="center"/>
              <w:rPr>
                <w:rFonts w:eastAsia="楷体_GB2312"/>
                <w:szCs w:val="15"/>
              </w:rPr>
            </w:pPr>
            <w:r w:rsidRPr="00AF1805">
              <w:rPr>
                <w:rFonts w:eastAsia="楷体_GB2312"/>
                <w:szCs w:val="15"/>
              </w:rPr>
              <w:t>1</w:t>
            </w:r>
          </w:p>
        </w:tc>
        <w:tc>
          <w:tcPr>
            <w:tcW w:w="1620" w:type="dxa"/>
          </w:tcPr>
          <w:p w14:paraId="1C23D6F0" w14:textId="77777777" w:rsidR="006B35C6" w:rsidRDefault="006B35C6" w:rsidP="00516C28">
            <w:pPr>
              <w:jc w:val="center"/>
              <w:rPr>
                <w:rFonts w:eastAsia="楷体_GB2312"/>
                <w:szCs w:val="15"/>
              </w:rPr>
            </w:pPr>
            <w:r w:rsidRPr="00AF1805">
              <w:rPr>
                <w:rFonts w:eastAsia="楷体_GB2312"/>
                <w:szCs w:val="15"/>
              </w:rPr>
              <w:t>Ultrasonic Heat Meter</w:t>
            </w:r>
          </w:p>
          <w:p w14:paraId="25F96CC9" w14:textId="77777777" w:rsidR="006B35C6" w:rsidRPr="00AF1805" w:rsidRDefault="006B35C6" w:rsidP="00516C28">
            <w:pPr>
              <w:jc w:val="center"/>
              <w:rPr>
                <w:rFonts w:eastAsia="楷体_GB2312"/>
                <w:szCs w:val="15"/>
              </w:rPr>
            </w:pPr>
            <w:r>
              <w:rPr>
                <w:rFonts w:eastAsia="楷体_GB2312"/>
                <w:szCs w:val="15"/>
              </w:rPr>
              <w:t>(Integrator with a pair of temperature sensors)</w:t>
            </w:r>
          </w:p>
        </w:tc>
        <w:tc>
          <w:tcPr>
            <w:tcW w:w="990" w:type="dxa"/>
          </w:tcPr>
          <w:p w14:paraId="6CCF2C50" w14:textId="77777777" w:rsidR="006B35C6" w:rsidRPr="00AF1805" w:rsidRDefault="006B35C6" w:rsidP="00516C28">
            <w:pPr>
              <w:jc w:val="center"/>
              <w:rPr>
                <w:rFonts w:eastAsia="楷体_GB2312"/>
                <w:szCs w:val="15"/>
              </w:rPr>
            </w:pPr>
            <w:r w:rsidRPr="00AF1805">
              <w:rPr>
                <w:rFonts w:eastAsia="楷体_GB2312"/>
                <w:szCs w:val="15"/>
              </w:rPr>
              <w:t>1</w:t>
            </w:r>
          </w:p>
        </w:tc>
        <w:tc>
          <w:tcPr>
            <w:tcW w:w="540" w:type="dxa"/>
          </w:tcPr>
          <w:p w14:paraId="62E3FC56" w14:textId="77777777" w:rsidR="006B35C6" w:rsidRPr="00AF1805" w:rsidRDefault="006B35C6" w:rsidP="00516C28">
            <w:pPr>
              <w:jc w:val="center"/>
              <w:rPr>
                <w:rFonts w:eastAsia="楷体_GB2312"/>
                <w:szCs w:val="15"/>
              </w:rPr>
            </w:pPr>
            <w:r w:rsidRPr="00AF1805">
              <w:rPr>
                <w:rFonts w:eastAsia="楷体_GB2312"/>
                <w:szCs w:val="15"/>
              </w:rPr>
              <w:t>set</w:t>
            </w:r>
          </w:p>
        </w:tc>
        <w:tc>
          <w:tcPr>
            <w:tcW w:w="1710" w:type="dxa"/>
          </w:tcPr>
          <w:p w14:paraId="5F545212" w14:textId="198B71CF" w:rsidR="006B35C6" w:rsidRPr="00AF1805" w:rsidRDefault="00C312D4" w:rsidP="00516C28">
            <w:pPr>
              <w:jc w:val="center"/>
              <w:rPr>
                <w:rFonts w:eastAsia="楷体_GB2312"/>
                <w:szCs w:val="15"/>
              </w:rPr>
            </w:pPr>
            <w:r>
              <w:rPr>
                <w:rFonts w:eastAsia="楷体_GB2312" w:hint="eastAsia"/>
                <w:noProof/>
                <w:color w:val="FF0000"/>
                <w:szCs w:val="15"/>
              </w:rPr>
              <w:drawing>
                <wp:inline distT="0" distB="0" distL="0" distR="0" wp14:anchorId="1599C66D" wp14:editId="475E0E3A">
                  <wp:extent cx="782726" cy="782726"/>
                  <wp:effectExtent l="0" t="0" r="0" b="0"/>
                  <wp:docPr id="3" name="图片 8" descr="E:\各类结构图\2017.5.12---EF10-EF40-280T-SU热表自研发-RH40-流量计主机及传感器图片\新280T-DN50热表配套--自研发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各类结构图\2017.5.12---EF10-EF40-280T-SU热表自研发-RH40-流量计主机及传感器图片\新280T-DN50热表配套--自研发2017.png"/>
                          <pic:cNvPicPr>
                            <a:picLocks noChangeAspect="1" noChangeArrowheads="1"/>
                          </pic:cNvPicPr>
                        </pic:nvPicPr>
                        <pic:blipFill>
                          <a:blip r:embed="rId23" cstate="print"/>
                          <a:srcRect/>
                          <a:stretch>
                            <a:fillRect/>
                          </a:stretch>
                        </pic:blipFill>
                        <pic:spPr bwMode="auto">
                          <a:xfrm>
                            <a:off x="0" y="0"/>
                            <a:ext cx="782685" cy="782685"/>
                          </a:xfrm>
                          <a:prstGeom prst="rect">
                            <a:avLst/>
                          </a:prstGeom>
                          <a:noFill/>
                          <a:ln w="9525">
                            <a:noFill/>
                            <a:miter lim="800000"/>
                            <a:headEnd/>
                            <a:tailEnd/>
                          </a:ln>
                        </pic:spPr>
                      </pic:pic>
                    </a:graphicData>
                  </a:graphic>
                </wp:inline>
              </w:drawing>
            </w:r>
          </w:p>
        </w:tc>
      </w:tr>
      <w:tr w:rsidR="006B35C6" w:rsidRPr="00AF1805" w14:paraId="4540B5FA" w14:textId="77777777" w:rsidTr="008A60A7">
        <w:trPr>
          <w:trHeight w:val="1210"/>
        </w:trPr>
        <w:tc>
          <w:tcPr>
            <w:tcW w:w="498" w:type="dxa"/>
          </w:tcPr>
          <w:p w14:paraId="09A3123F" w14:textId="77777777" w:rsidR="006B35C6" w:rsidRPr="00AF1805" w:rsidRDefault="006B35C6" w:rsidP="00516C28">
            <w:pPr>
              <w:jc w:val="center"/>
              <w:rPr>
                <w:rFonts w:eastAsia="楷体_GB2312"/>
                <w:szCs w:val="15"/>
              </w:rPr>
            </w:pPr>
            <w:r w:rsidRPr="00AF1805">
              <w:rPr>
                <w:rFonts w:eastAsia="楷体_GB2312"/>
                <w:szCs w:val="15"/>
              </w:rPr>
              <w:lastRenderedPageBreak/>
              <w:t>2</w:t>
            </w:r>
          </w:p>
        </w:tc>
        <w:tc>
          <w:tcPr>
            <w:tcW w:w="1620" w:type="dxa"/>
          </w:tcPr>
          <w:p w14:paraId="4FFFA957" w14:textId="77777777" w:rsidR="006B35C6" w:rsidRPr="00501517" w:rsidRDefault="006B35C6" w:rsidP="00516C28">
            <w:pPr>
              <w:spacing w:line="200" w:lineRule="exact"/>
              <w:jc w:val="center"/>
              <w:rPr>
                <w:rFonts w:eastAsia="楷体_GB2312"/>
                <w:szCs w:val="15"/>
              </w:rPr>
            </w:pPr>
            <w:r w:rsidRPr="00501517">
              <w:rPr>
                <w:rFonts w:eastAsia="楷体_GB2312"/>
                <w:szCs w:val="15"/>
              </w:rPr>
              <w:t>Flowcell Sensor</w:t>
            </w:r>
          </w:p>
        </w:tc>
        <w:tc>
          <w:tcPr>
            <w:tcW w:w="990" w:type="dxa"/>
          </w:tcPr>
          <w:p w14:paraId="1E106020" w14:textId="77777777" w:rsidR="006B35C6" w:rsidRPr="00501517" w:rsidRDefault="006B35C6" w:rsidP="00516C28">
            <w:pPr>
              <w:jc w:val="center"/>
              <w:rPr>
                <w:rFonts w:eastAsia="楷体_GB2312"/>
                <w:szCs w:val="15"/>
              </w:rPr>
            </w:pPr>
            <w:r w:rsidRPr="00501517">
              <w:rPr>
                <w:rFonts w:eastAsia="楷体_GB2312"/>
                <w:szCs w:val="15"/>
              </w:rPr>
              <w:t>1</w:t>
            </w:r>
          </w:p>
        </w:tc>
        <w:tc>
          <w:tcPr>
            <w:tcW w:w="540" w:type="dxa"/>
          </w:tcPr>
          <w:p w14:paraId="75446637" w14:textId="77777777" w:rsidR="006B35C6" w:rsidRPr="00501517" w:rsidRDefault="006B35C6" w:rsidP="00516C28">
            <w:pPr>
              <w:jc w:val="center"/>
              <w:rPr>
                <w:rFonts w:eastAsia="楷体_GB2312"/>
                <w:szCs w:val="15"/>
              </w:rPr>
            </w:pPr>
            <w:r w:rsidRPr="00501517">
              <w:rPr>
                <w:rFonts w:eastAsia="楷体_GB2312"/>
                <w:szCs w:val="15"/>
              </w:rPr>
              <w:t>piece</w:t>
            </w:r>
          </w:p>
        </w:tc>
        <w:tc>
          <w:tcPr>
            <w:tcW w:w="1710" w:type="dxa"/>
          </w:tcPr>
          <w:p w14:paraId="5C124DD4" w14:textId="77777777" w:rsidR="006B35C6" w:rsidRPr="00AF1805" w:rsidRDefault="006B35C6" w:rsidP="00516C28">
            <w:pPr>
              <w:spacing w:line="200" w:lineRule="exact"/>
              <w:rPr>
                <w:rFonts w:eastAsia="楷体_GB2312"/>
                <w:color w:val="FF0000"/>
                <w:szCs w:val="15"/>
              </w:rPr>
            </w:pPr>
            <w:r>
              <w:rPr>
                <w:rFonts w:eastAsia="楷体_GB2312" w:hint="eastAsia"/>
                <w:noProof/>
                <w:color w:val="FF0000"/>
                <w:szCs w:val="15"/>
              </w:rPr>
              <w:drawing>
                <wp:anchor distT="0" distB="0" distL="114300" distR="114300" simplePos="0" relativeHeight="251655680" behindDoc="0" locked="0" layoutInCell="1" allowOverlap="1" wp14:anchorId="7B881C59" wp14:editId="2221CF31">
                  <wp:simplePos x="0" y="0"/>
                  <wp:positionH relativeFrom="column">
                    <wp:posOffset>80645</wp:posOffset>
                  </wp:positionH>
                  <wp:positionV relativeFrom="paragraph">
                    <wp:posOffset>46990</wp:posOffset>
                  </wp:positionV>
                  <wp:extent cx="826770" cy="654685"/>
                  <wp:effectExtent l="0" t="0" r="0" b="0"/>
                  <wp:wrapSquare wrapText="bothSides"/>
                  <wp:docPr id="17" name="图片 10" descr="280T--自研发热表大管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T--自研发热表大管段.png"/>
                          <pic:cNvPicPr/>
                        </pic:nvPicPr>
                        <pic:blipFill>
                          <a:blip r:embed="rId24" cstate="print"/>
                          <a:stretch>
                            <a:fillRect/>
                          </a:stretch>
                        </pic:blipFill>
                        <pic:spPr>
                          <a:xfrm>
                            <a:off x="0" y="0"/>
                            <a:ext cx="826770" cy="654685"/>
                          </a:xfrm>
                          <a:prstGeom prst="rect">
                            <a:avLst/>
                          </a:prstGeom>
                        </pic:spPr>
                      </pic:pic>
                    </a:graphicData>
                  </a:graphic>
                </wp:anchor>
              </w:drawing>
            </w:r>
          </w:p>
        </w:tc>
      </w:tr>
      <w:tr w:rsidR="006B35C6" w:rsidRPr="00AF1805" w14:paraId="5636CDEC" w14:textId="77777777" w:rsidTr="008A60A7">
        <w:trPr>
          <w:trHeight w:val="580"/>
        </w:trPr>
        <w:tc>
          <w:tcPr>
            <w:tcW w:w="498" w:type="dxa"/>
          </w:tcPr>
          <w:p w14:paraId="5E920A3D" w14:textId="77777777" w:rsidR="006B35C6" w:rsidRDefault="006B35C6" w:rsidP="00516C28">
            <w:pPr>
              <w:jc w:val="center"/>
              <w:rPr>
                <w:rFonts w:eastAsia="楷体_GB2312"/>
                <w:szCs w:val="15"/>
              </w:rPr>
            </w:pPr>
          </w:p>
        </w:tc>
        <w:tc>
          <w:tcPr>
            <w:tcW w:w="1620" w:type="dxa"/>
          </w:tcPr>
          <w:p w14:paraId="426A3C64" w14:textId="77777777" w:rsidR="006B35C6" w:rsidRPr="00A60B16" w:rsidRDefault="006B35C6" w:rsidP="00516C28">
            <w:pPr>
              <w:jc w:val="center"/>
              <w:rPr>
                <w:rFonts w:eastAsia="楷体_GB2312"/>
                <w:szCs w:val="15"/>
              </w:rPr>
            </w:pPr>
            <w:r w:rsidRPr="00A60B16">
              <w:rPr>
                <w:rFonts w:eastAsia="楷体_GB2312"/>
                <w:szCs w:val="15"/>
              </w:rPr>
              <w:t>Mounting pocket</w:t>
            </w:r>
          </w:p>
        </w:tc>
        <w:tc>
          <w:tcPr>
            <w:tcW w:w="990" w:type="dxa"/>
          </w:tcPr>
          <w:p w14:paraId="009B97D5" w14:textId="7B1AE12E" w:rsidR="00C47245" w:rsidRPr="00AF1805" w:rsidRDefault="00C47245" w:rsidP="00C47245">
            <w:pPr>
              <w:jc w:val="center"/>
              <w:rPr>
                <w:rFonts w:eastAsia="楷体_GB2312"/>
                <w:szCs w:val="15"/>
              </w:rPr>
            </w:pPr>
            <w:r>
              <w:rPr>
                <w:rFonts w:eastAsia="楷体_GB2312"/>
                <w:szCs w:val="15"/>
              </w:rPr>
              <w:t>1</w:t>
            </w:r>
          </w:p>
        </w:tc>
        <w:tc>
          <w:tcPr>
            <w:tcW w:w="540" w:type="dxa"/>
          </w:tcPr>
          <w:p w14:paraId="6C1C6F23" w14:textId="77777777" w:rsidR="006B35C6" w:rsidRPr="00AF1805" w:rsidRDefault="006B35C6" w:rsidP="00516C28">
            <w:pPr>
              <w:jc w:val="center"/>
              <w:rPr>
                <w:rFonts w:eastAsia="楷体_GB2312"/>
                <w:szCs w:val="15"/>
              </w:rPr>
            </w:pPr>
          </w:p>
        </w:tc>
        <w:tc>
          <w:tcPr>
            <w:tcW w:w="1710" w:type="dxa"/>
          </w:tcPr>
          <w:p w14:paraId="19E08ABA" w14:textId="3B28DE72" w:rsidR="006B35C6" w:rsidRPr="00AF1805" w:rsidRDefault="008A60A7" w:rsidP="00C47245">
            <w:pPr>
              <w:jc w:val="center"/>
              <w:rPr>
                <w:rFonts w:eastAsia="楷体_GB2312"/>
                <w:szCs w:val="15"/>
              </w:rPr>
            </w:pPr>
            <w:r>
              <w:object w:dxaOrig="2304" w:dyaOrig="2208" w14:anchorId="6165ED21">
                <v:shape id="_x0000_i1027" type="#_x0000_t75" style="width:28.2pt;height:28.25pt" o:ole="">
                  <v:imagedata r:id="rId25" o:title=""/>
                </v:shape>
                <o:OLEObject Type="Embed" ProgID="PBrush" ShapeID="_x0000_i1027" DrawAspect="Content" ObjectID="_1565202252" r:id="rId26"/>
              </w:object>
            </w:r>
          </w:p>
        </w:tc>
      </w:tr>
      <w:tr w:rsidR="006B35C6" w:rsidRPr="00AF1805" w14:paraId="4869A9B2" w14:textId="77777777" w:rsidTr="008A60A7">
        <w:trPr>
          <w:trHeight w:val="337"/>
        </w:trPr>
        <w:tc>
          <w:tcPr>
            <w:tcW w:w="498" w:type="dxa"/>
          </w:tcPr>
          <w:p w14:paraId="0F86B419" w14:textId="6757F665" w:rsidR="006B35C6" w:rsidRPr="00AF1805" w:rsidRDefault="006B35C6" w:rsidP="00516C28">
            <w:pPr>
              <w:jc w:val="center"/>
              <w:rPr>
                <w:rFonts w:eastAsia="楷体_GB2312"/>
                <w:szCs w:val="15"/>
              </w:rPr>
            </w:pPr>
            <w:r>
              <w:rPr>
                <w:rFonts w:eastAsia="楷体_GB2312" w:hint="eastAsia"/>
                <w:szCs w:val="15"/>
              </w:rPr>
              <w:t>3</w:t>
            </w:r>
          </w:p>
        </w:tc>
        <w:tc>
          <w:tcPr>
            <w:tcW w:w="1620" w:type="dxa"/>
          </w:tcPr>
          <w:p w14:paraId="3DB7E2FF" w14:textId="77777777" w:rsidR="006B35C6" w:rsidRPr="00AF1805" w:rsidRDefault="006B35C6" w:rsidP="00516C28">
            <w:pPr>
              <w:jc w:val="center"/>
              <w:rPr>
                <w:rFonts w:eastAsia="楷体_GB2312"/>
                <w:szCs w:val="15"/>
              </w:rPr>
            </w:pPr>
            <w:r w:rsidRPr="00AF1805">
              <w:rPr>
                <w:rFonts w:eastAsia="楷体_GB2312"/>
                <w:szCs w:val="15"/>
              </w:rPr>
              <w:t>Installation Guide</w:t>
            </w:r>
          </w:p>
        </w:tc>
        <w:tc>
          <w:tcPr>
            <w:tcW w:w="990" w:type="dxa"/>
          </w:tcPr>
          <w:p w14:paraId="528C2827" w14:textId="77777777" w:rsidR="006B35C6" w:rsidRPr="00AF1805" w:rsidRDefault="006B35C6" w:rsidP="00516C28">
            <w:pPr>
              <w:jc w:val="center"/>
              <w:rPr>
                <w:rFonts w:eastAsia="楷体_GB2312"/>
                <w:szCs w:val="15"/>
              </w:rPr>
            </w:pPr>
            <w:r w:rsidRPr="00AF1805">
              <w:rPr>
                <w:rFonts w:eastAsia="楷体_GB2312"/>
                <w:szCs w:val="15"/>
              </w:rPr>
              <w:t>1</w:t>
            </w:r>
          </w:p>
        </w:tc>
        <w:tc>
          <w:tcPr>
            <w:tcW w:w="540" w:type="dxa"/>
          </w:tcPr>
          <w:p w14:paraId="65ED4000" w14:textId="77777777" w:rsidR="006B35C6" w:rsidRPr="00AF1805" w:rsidRDefault="006B35C6" w:rsidP="00516C28">
            <w:pPr>
              <w:jc w:val="center"/>
              <w:rPr>
                <w:rFonts w:eastAsia="楷体_GB2312"/>
                <w:szCs w:val="15"/>
              </w:rPr>
            </w:pPr>
            <w:r w:rsidRPr="00AF1805">
              <w:rPr>
                <w:rFonts w:eastAsia="楷体_GB2312"/>
                <w:szCs w:val="15"/>
              </w:rPr>
              <w:t>copy</w:t>
            </w:r>
          </w:p>
        </w:tc>
        <w:tc>
          <w:tcPr>
            <w:tcW w:w="1710" w:type="dxa"/>
          </w:tcPr>
          <w:p w14:paraId="59BD260D" w14:textId="77777777" w:rsidR="006B35C6" w:rsidRPr="00AF1805" w:rsidRDefault="006B35C6" w:rsidP="00516C28">
            <w:pPr>
              <w:jc w:val="center"/>
              <w:rPr>
                <w:rFonts w:eastAsia="楷体_GB2312"/>
                <w:szCs w:val="15"/>
              </w:rPr>
            </w:pPr>
          </w:p>
        </w:tc>
      </w:tr>
    </w:tbl>
    <w:p w14:paraId="189FFDDD" w14:textId="77777777" w:rsidR="006B35C6" w:rsidRPr="00AF1805" w:rsidRDefault="006B35C6" w:rsidP="006B35C6">
      <w:pPr>
        <w:spacing w:line="200" w:lineRule="exact"/>
      </w:pPr>
    </w:p>
    <w:p w14:paraId="67A308E8" w14:textId="17BE4F6E" w:rsidR="00A1320F" w:rsidRPr="00AF1805" w:rsidRDefault="00CF0728">
      <w:pPr>
        <w:jc w:val="center"/>
      </w:pPr>
      <w:r w:rsidRPr="00AF1805">
        <w:t xml:space="preserve">DN </w:t>
      </w:r>
      <w:r w:rsidR="006B35C6">
        <w:t>8</w:t>
      </w:r>
      <w:r w:rsidRPr="00AF1805">
        <w:t>0</w:t>
      </w:r>
      <w:r w:rsidR="00604E8A" w:rsidRPr="00AF1805">
        <w:t xml:space="preserve"> and above</w:t>
      </w:r>
    </w:p>
    <w:tbl>
      <w:tblPr>
        <w:tblW w:w="5925"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
        <w:gridCol w:w="1620"/>
        <w:gridCol w:w="1080"/>
        <w:gridCol w:w="540"/>
        <w:gridCol w:w="2187"/>
      </w:tblGrid>
      <w:tr w:rsidR="00A1320F" w:rsidRPr="00AF1805" w14:paraId="500BB07A" w14:textId="77777777" w:rsidTr="009A4BB1">
        <w:tc>
          <w:tcPr>
            <w:tcW w:w="498" w:type="dxa"/>
          </w:tcPr>
          <w:p w14:paraId="749994E1" w14:textId="77777777" w:rsidR="00A1320F" w:rsidRPr="00AF1805" w:rsidRDefault="00CF0728">
            <w:pPr>
              <w:jc w:val="center"/>
              <w:rPr>
                <w:rFonts w:eastAsia="楷体_GB2312"/>
                <w:szCs w:val="15"/>
              </w:rPr>
            </w:pPr>
            <w:r w:rsidRPr="00AF1805">
              <w:rPr>
                <w:rFonts w:eastAsia="楷体_GB2312"/>
                <w:szCs w:val="15"/>
              </w:rPr>
              <w:t>Item</w:t>
            </w:r>
          </w:p>
        </w:tc>
        <w:tc>
          <w:tcPr>
            <w:tcW w:w="1620" w:type="dxa"/>
          </w:tcPr>
          <w:p w14:paraId="42F16B75" w14:textId="77777777" w:rsidR="00A1320F" w:rsidRPr="00AF1805" w:rsidRDefault="00CF0728">
            <w:pPr>
              <w:jc w:val="center"/>
              <w:rPr>
                <w:rFonts w:eastAsia="楷体_GB2312"/>
                <w:szCs w:val="15"/>
              </w:rPr>
            </w:pPr>
            <w:r w:rsidRPr="00AF1805">
              <w:rPr>
                <w:rFonts w:eastAsia="楷体_GB2312"/>
                <w:szCs w:val="15"/>
              </w:rPr>
              <w:t>Description</w:t>
            </w:r>
          </w:p>
        </w:tc>
        <w:tc>
          <w:tcPr>
            <w:tcW w:w="1080" w:type="dxa"/>
          </w:tcPr>
          <w:p w14:paraId="42B43AC0" w14:textId="77777777" w:rsidR="00A1320F" w:rsidRPr="00AF1805" w:rsidRDefault="00CF0728">
            <w:pPr>
              <w:jc w:val="center"/>
              <w:rPr>
                <w:rFonts w:eastAsia="楷体_GB2312"/>
                <w:szCs w:val="15"/>
              </w:rPr>
            </w:pPr>
            <w:r w:rsidRPr="00AF1805">
              <w:rPr>
                <w:rFonts w:eastAsia="楷体_GB2312"/>
                <w:szCs w:val="15"/>
              </w:rPr>
              <w:t>Quantity</w:t>
            </w:r>
          </w:p>
        </w:tc>
        <w:tc>
          <w:tcPr>
            <w:tcW w:w="540" w:type="dxa"/>
          </w:tcPr>
          <w:p w14:paraId="173EAA06" w14:textId="77777777" w:rsidR="00A1320F" w:rsidRPr="00AF1805" w:rsidRDefault="00CF0728">
            <w:pPr>
              <w:jc w:val="center"/>
              <w:rPr>
                <w:rFonts w:eastAsia="楷体_GB2312"/>
                <w:szCs w:val="15"/>
              </w:rPr>
            </w:pPr>
            <w:r w:rsidRPr="00AF1805">
              <w:rPr>
                <w:rFonts w:eastAsia="楷体_GB2312"/>
                <w:szCs w:val="15"/>
              </w:rPr>
              <w:t>Unit</w:t>
            </w:r>
          </w:p>
        </w:tc>
        <w:tc>
          <w:tcPr>
            <w:tcW w:w="2187" w:type="dxa"/>
          </w:tcPr>
          <w:p w14:paraId="5A0D6C97" w14:textId="0DEAADA2" w:rsidR="00A1320F" w:rsidRPr="00AF1805" w:rsidRDefault="00CF0728">
            <w:pPr>
              <w:jc w:val="center"/>
              <w:rPr>
                <w:rFonts w:eastAsia="楷体_GB2312"/>
                <w:szCs w:val="15"/>
              </w:rPr>
            </w:pPr>
            <w:r w:rsidRPr="00AF1805">
              <w:rPr>
                <w:rFonts w:eastAsia="楷体_GB2312"/>
                <w:szCs w:val="15"/>
              </w:rPr>
              <w:t>Notes</w:t>
            </w:r>
          </w:p>
        </w:tc>
      </w:tr>
      <w:tr w:rsidR="00A1320F" w:rsidRPr="00AF1805" w14:paraId="62C0D336" w14:textId="77777777" w:rsidTr="009A4BB1">
        <w:tc>
          <w:tcPr>
            <w:tcW w:w="498" w:type="dxa"/>
          </w:tcPr>
          <w:p w14:paraId="6B7E0711" w14:textId="77777777" w:rsidR="00A1320F" w:rsidRPr="00AF1805" w:rsidRDefault="00CF0728">
            <w:pPr>
              <w:jc w:val="center"/>
              <w:rPr>
                <w:rFonts w:eastAsia="楷体_GB2312"/>
                <w:szCs w:val="15"/>
              </w:rPr>
            </w:pPr>
            <w:r w:rsidRPr="00AF1805">
              <w:rPr>
                <w:rFonts w:eastAsia="楷体_GB2312"/>
                <w:szCs w:val="15"/>
              </w:rPr>
              <w:t>1</w:t>
            </w:r>
          </w:p>
        </w:tc>
        <w:tc>
          <w:tcPr>
            <w:tcW w:w="1620" w:type="dxa"/>
          </w:tcPr>
          <w:p w14:paraId="6BC82B2A" w14:textId="77777777" w:rsidR="00A1320F" w:rsidRDefault="00CF0728">
            <w:pPr>
              <w:jc w:val="center"/>
              <w:rPr>
                <w:rFonts w:eastAsia="楷体_GB2312"/>
                <w:szCs w:val="15"/>
              </w:rPr>
            </w:pPr>
            <w:r w:rsidRPr="00AF1805">
              <w:rPr>
                <w:rFonts w:eastAsia="楷体_GB2312"/>
                <w:szCs w:val="15"/>
              </w:rPr>
              <w:t>Ultrasonic Heat Meter</w:t>
            </w:r>
          </w:p>
          <w:p w14:paraId="5CE213B5" w14:textId="4E46F480" w:rsidR="00C0333C" w:rsidRPr="00AF1805" w:rsidRDefault="00C0333C" w:rsidP="00C0333C">
            <w:pPr>
              <w:jc w:val="center"/>
              <w:rPr>
                <w:rFonts w:eastAsia="楷体_GB2312"/>
                <w:szCs w:val="15"/>
              </w:rPr>
            </w:pPr>
            <w:r>
              <w:rPr>
                <w:rFonts w:eastAsia="楷体_GB2312"/>
                <w:szCs w:val="15"/>
              </w:rPr>
              <w:t xml:space="preserve">(Integrator with </w:t>
            </w:r>
            <w:r w:rsidR="00501517">
              <w:rPr>
                <w:rFonts w:eastAsia="楷体_GB2312"/>
                <w:szCs w:val="15"/>
              </w:rPr>
              <w:t xml:space="preserve">a pair of </w:t>
            </w:r>
            <w:r>
              <w:rPr>
                <w:rFonts w:eastAsia="楷体_GB2312"/>
                <w:szCs w:val="15"/>
              </w:rPr>
              <w:t>temperature sensors)</w:t>
            </w:r>
          </w:p>
        </w:tc>
        <w:tc>
          <w:tcPr>
            <w:tcW w:w="1080" w:type="dxa"/>
          </w:tcPr>
          <w:p w14:paraId="681ADC65" w14:textId="55A145AF" w:rsidR="00A1320F" w:rsidRPr="00AF1805" w:rsidRDefault="00CF0728">
            <w:pPr>
              <w:jc w:val="center"/>
              <w:rPr>
                <w:rFonts w:eastAsia="楷体_GB2312"/>
                <w:szCs w:val="15"/>
              </w:rPr>
            </w:pPr>
            <w:r w:rsidRPr="00AF1805">
              <w:rPr>
                <w:rFonts w:eastAsia="楷体_GB2312"/>
                <w:szCs w:val="15"/>
              </w:rPr>
              <w:t>1</w:t>
            </w:r>
          </w:p>
        </w:tc>
        <w:tc>
          <w:tcPr>
            <w:tcW w:w="540" w:type="dxa"/>
          </w:tcPr>
          <w:p w14:paraId="69860021" w14:textId="38885E26" w:rsidR="00A1320F" w:rsidRPr="00AF1805" w:rsidRDefault="00CF0728">
            <w:pPr>
              <w:jc w:val="center"/>
              <w:rPr>
                <w:rFonts w:eastAsia="楷体_GB2312"/>
                <w:szCs w:val="15"/>
              </w:rPr>
            </w:pPr>
            <w:r w:rsidRPr="00AF1805">
              <w:rPr>
                <w:rFonts w:eastAsia="楷体_GB2312"/>
                <w:szCs w:val="15"/>
              </w:rPr>
              <w:t>set</w:t>
            </w:r>
          </w:p>
        </w:tc>
        <w:tc>
          <w:tcPr>
            <w:tcW w:w="2187" w:type="dxa"/>
          </w:tcPr>
          <w:p w14:paraId="44C34591" w14:textId="08E6252C" w:rsidR="006E5F62" w:rsidRDefault="00C312D4" w:rsidP="00C312D4">
            <w:pPr>
              <w:jc w:val="center"/>
              <w:rPr>
                <w:rFonts w:eastAsia="楷体_GB2312"/>
                <w:szCs w:val="15"/>
              </w:rPr>
            </w:pPr>
            <w:r w:rsidRPr="00C232E7">
              <w:rPr>
                <w:rFonts w:eastAsia="楷体_GB2312"/>
                <w:noProof/>
                <w:szCs w:val="15"/>
              </w:rPr>
              <w:drawing>
                <wp:inline distT="0" distB="0" distL="0" distR="0" wp14:anchorId="2D03D048" wp14:editId="065A3652">
                  <wp:extent cx="802501" cy="1134094"/>
                  <wp:effectExtent l="19050" t="0" r="0" b="0"/>
                  <wp:docPr id="5" name="图片 13" descr="E:\各类结构图\2017.5.12---EF10-EF40-280T-SU热表自研发-RH40-流量计主机及传感器图片\新280T-SDN100以上管径表头已换红色线-20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各类结构图\2017.5.12---EF10-EF40-280T-SU热表自研发-RH40-流量计主机及传感器图片\新280T-SDN100以上管径表头已换红色线-2017.8.png"/>
                          <pic:cNvPicPr>
                            <a:picLocks noChangeAspect="1" noChangeArrowheads="1"/>
                          </pic:cNvPicPr>
                        </pic:nvPicPr>
                        <pic:blipFill>
                          <a:blip r:embed="rId27" cstate="print"/>
                          <a:srcRect/>
                          <a:stretch>
                            <a:fillRect/>
                          </a:stretch>
                        </pic:blipFill>
                        <pic:spPr bwMode="auto">
                          <a:xfrm>
                            <a:off x="0" y="0"/>
                            <a:ext cx="802501" cy="1134094"/>
                          </a:xfrm>
                          <a:prstGeom prst="rect">
                            <a:avLst/>
                          </a:prstGeom>
                          <a:noFill/>
                          <a:ln w="9525">
                            <a:noFill/>
                            <a:miter lim="800000"/>
                            <a:headEnd/>
                            <a:tailEnd/>
                          </a:ln>
                        </pic:spPr>
                      </pic:pic>
                    </a:graphicData>
                  </a:graphic>
                </wp:inline>
              </w:drawing>
            </w:r>
          </w:p>
          <w:p w14:paraId="54BFF257" w14:textId="05D2F3F8" w:rsidR="00A1320F" w:rsidRPr="00AF1805" w:rsidRDefault="00A1320F" w:rsidP="00C312D4">
            <w:pPr>
              <w:jc w:val="center"/>
              <w:rPr>
                <w:rFonts w:eastAsia="楷体_GB2312"/>
                <w:szCs w:val="15"/>
              </w:rPr>
            </w:pPr>
          </w:p>
        </w:tc>
      </w:tr>
      <w:tr w:rsidR="00A1320F" w:rsidRPr="00AF1805" w14:paraId="01DE38D7" w14:textId="77777777" w:rsidTr="009A4BB1">
        <w:trPr>
          <w:trHeight w:val="1210"/>
        </w:trPr>
        <w:tc>
          <w:tcPr>
            <w:tcW w:w="498" w:type="dxa"/>
          </w:tcPr>
          <w:p w14:paraId="1A73B621" w14:textId="77777777" w:rsidR="00A1320F" w:rsidRPr="00AF1805" w:rsidRDefault="00CF0728">
            <w:pPr>
              <w:jc w:val="center"/>
              <w:rPr>
                <w:rFonts w:eastAsia="楷体_GB2312"/>
                <w:szCs w:val="15"/>
              </w:rPr>
            </w:pPr>
            <w:r w:rsidRPr="00AF1805">
              <w:rPr>
                <w:rFonts w:eastAsia="楷体_GB2312"/>
                <w:szCs w:val="15"/>
              </w:rPr>
              <w:t>2</w:t>
            </w:r>
          </w:p>
        </w:tc>
        <w:tc>
          <w:tcPr>
            <w:tcW w:w="1620" w:type="dxa"/>
          </w:tcPr>
          <w:p w14:paraId="0F5C6E71" w14:textId="4BD8E6AB" w:rsidR="00A1320F" w:rsidRPr="00501517" w:rsidRDefault="00501517" w:rsidP="00501517">
            <w:pPr>
              <w:spacing w:line="200" w:lineRule="exact"/>
              <w:jc w:val="center"/>
              <w:rPr>
                <w:rFonts w:eastAsia="楷体_GB2312"/>
                <w:szCs w:val="15"/>
              </w:rPr>
            </w:pPr>
            <w:r w:rsidRPr="00501517">
              <w:rPr>
                <w:rFonts w:eastAsia="楷体_GB2312"/>
                <w:szCs w:val="15"/>
              </w:rPr>
              <w:t>Flowcell Sensor</w:t>
            </w:r>
          </w:p>
        </w:tc>
        <w:tc>
          <w:tcPr>
            <w:tcW w:w="1080" w:type="dxa"/>
          </w:tcPr>
          <w:p w14:paraId="6805AE2E" w14:textId="23C430BC" w:rsidR="00A1320F" w:rsidRPr="00501517" w:rsidRDefault="00CF0728" w:rsidP="006B35C6">
            <w:pPr>
              <w:jc w:val="center"/>
              <w:rPr>
                <w:rFonts w:eastAsia="楷体_GB2312"/>
                <w:szCs w:val="15"/>
              </w:rPr>
            </w:pPr>
            <w:r w:rsidRPr="00501517">
              <w:rPr>
                <w:rFonts w:eastAsia="楷体_GB2312"/>
                <w:szCs w:val="15"/>
              </w:rPr>
              <w:t>1</w:t>
            </w:r>
          </w:p>
        </w:tc>
        <w:tc>
          <w:tcPr>
            <w:tcW w:w="540" w:type="dxa"/>
          </w:tcPr>
          <w:p w14:paraId="3CF7FF57" w14:textId="6F246801" w:rsidR="00A1320F" w:rsidRPr="00501517" w:rsidRDefault="00CF0728">
            <w:pPr>
              <w:jc w:val="center"/>
              <w:rPr>
                <w:rFonts w:eastAsia="楷体_GB2312"/>
                <w:szCs w:val="15"/>
              </w:rPr>
            </w:pPr>
            <w:r w:rsidRPr="00501517">
              <w:rPr>
                <w:rFonts w:eastAsia="楷体_GB2312"/>
                <w:szCs w:val="15"/>
              </w:rPr>
              <w:t>piece</w:t>
            </w:r>
          </w:p>
        </w:tc>
        <w:tc>
          <w:tcPr>
            <w:tcW w:w="2187" w:type="dxa"/>
          </w:tcPr>
          <w:p w14:paraId="110B8446" w14:textId="0DDADC16" w:rsidR="00A1320F" w:rsidRPr="00AF1805" w:rsidRDefault="006B35C6" w:rsidP="00501517">
            <w:pPr>
              <w:spacing w:line="200" w:lineRule="exact"/>
              <w:rPr>
                <w:rFonts w:eastAsia="楷体_GB2312"/>
                <w:color w:val="FF0000"/>
                <w:szCs w:val="15"/>
              </w:rPr>
            </w:pPr>
            <w:r>
              <w:rPr>
                <w:rFonts w:eastAsia="楷体_GB2312" w:hint="eastAsia"/>
                <w:noProof/>
                <w:color w:val="FF0000"/>
                <w:szCs w:val="15"/>
              </w:rPr>
              <w:drawing>
                <wp:anchor distT="0" distB="0" distL="114300" distR="114300" simplePos="0" relativeHeight="251654656" behindDoc="0" locked="0" layoutInCell="1" allowOverlap="1" wp14:anchorId="693DB274" wp14:editId="54C1BFE0">
                  <wp:simplePos x="0" y="0"/>
                  <wp:positionH relativeFrom="column">
                    <wp:posOffset>23495</wp:posOffset>
                  </wp:positionH>
                  <wp:positionV relativeFrom="paragraph">
                    <wp:posOffset>43180</wp:posOffset>
                  </wp:positionV>
                  <wp:extent cx="826770" cy="654685"/>
                  <wp:effectExtent l="0" t="0" r="0" b="0"/>
                  <wp:wrapSquare wrapText="bothSides"/>
                  <wp:docPr id="11" name="图片 10" descr="280T--自研发热表大管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T--自研发热表大管段.png"/>
                          <pic:cNvPicPr/>
                        </pic:nvPicPr>
                        <pic:blipFill>
                          <a:blip r:embed="rId24" cstate="print"/>
                          <a:stretch>
                            <a:fillRect/>
                          </a:stretch>
                        </pic:blipFill>
                        <pic:spPr>
                          <a:xfrm>
                            <a:off x="0" y="0"/>
                            <a:ext cx="826770" cy="654685"/>
                          </a:xfrm>
                          <a:prstGeom prst="rect">
                            <a:avLst/>
                          </a:prstGeom>
                        </pic:spPr>
                      </pic:pic>
                    </a:graphicData>
                  </a:graphic>
                </wp:anchor>
              </w:drawing>
            </w:r>
          </w:p>
        </w:tc>
      </w:tr>
      <w:tr w:rsidR="00501517" w:rsidRPr="00AF1805" w14:paraId="123F4871" w14:textId="77777777" w:rsidTr="009A4BB1">
        <w:trPr>
          <w:trHeight w:val="580"/>
        </w:trPr>
        <w:tc>
          <w:tcPr>
            <w:tcW w:w="498" w:type="dxa"/>
          </w:tcPr>
          <w:p w14:paraId="70437ED0" w14:textId="77777777" w:rsidR="00501517" w:rsidRDefault="00501517">
            <w:pPr>
              <w:jc w:val="center"/>
              <w:rPr>
                <w:rFonts w:eastAsia="楷体_GB2312"/>
                <w:szCs w:val="15"/>
              </w:rPr>
            </w:pPr>
          </w:p>
        </w:tc>
        <w:tc>
          <w:tcPr>
            <w:tcW w:w="1620" w:type="dxa"/>
          </w:tcPr>
          <w:p w14:paraId="7D314FD5" w14:textId="0E596AA5" w:rsidR="00501517" w:rsidRPr="00D648DC" w:rsidRDefault="00501517" w:rsidP="00501517">
            <w:pPr>
              <w:spacing w:line="200" w:lineRule="exact"/>
              <w:jc w:val="center"/>
              <w:rPr>
                <w:rFonts w:eastAsia="楷体_GB2312"/>
                <w:szCs w:val="15"/>
              </w:rPr>
            </w:pPr>
            <w:r w:rsidRPr="00D648DC">
              <w:rPr>
                <w:rFonts w:eastAsia="楷体_GB2312"/>
                <w:szCs w:val="15"/>
              </w:rPr>
              <w:t xml:space="preserve">Thermal-well </w:t>
            </w:r>
            <w:r w:rsidR="00516C28">
              <w:rPr>
                <w:rFonts w:eastAsia="楷体_GB2312"/>
                <w:szCs w:val="15"/>
              </w:rPr>
              <w:t>&amp;</w:t>
            </w:r>
          </w:p>
          <w:p w14:paraId="6864D97C" w14:textId="67D09DAE" w:rsidR="00501517" w:rsidRPr="00AF1805" w:rsidRDefault="00501517" w:rsidP="00501517">
            <w:pPr>
              <w:jc w:val="center"/>
              <w:rPr>
                <w:rFonts w:eastAsia="楷体_GB2312"/>
                <w:szCs w:val="15"/>
              </w:rPr>
            </w:pPr>
            <w:r w:rsidRPr="00D648DC">
              <w:rPr>
                <w:rFonts w:eastAsia="楷体_GB2312"/>
                <w:szCs w:val="15"/>
              </w:rPr>
              <w:t>Mounting pocket</w:t>
            </w:r>
          </w:p>
        </w:tc>
        <w:tc>
          <w:tcPr>
            <w:tcW w:w="1080" w:type="dxa"/>
          </w:tcPr>
          <w:p w14:paraId="68455987" w14:textId="339354B7" w:rsidR="005B7D00" w:rsidRPr="00AF1805" w:rsidRDefault="00C47245" w:rsidP="005B7D00">
            <w:pPr>
              <w:jc w:val="center"/>
              <w:rPr>
                <w:rFonts w:eastAsia="楷体_GB2312"/>
                <w:szCs w:val="15"/>
              </w:rPr>
            </w:pPr>
            <w:r>
              <w:rPr>
                <w:rFonts w:eastAsia="楷体_GB2312"/>
                <w:szCs w:val="15"/>
              </w:rPr>
              <w:t>1</w:t>
            </w:r>
          </w:p>
          <w:p w14:paraId="7FF867D9" w14:textId="3F12A479" w:rsidR="00C47245" w:rsidRPr="00AF1805" w:rsidRDefault="00C47245" w:rsidP="00D648DC">
            <w:pPr>
              <w:rPr>
                <w:rFonts w:eastAsia="楷体_GB2312"/>
                <w:szCs w:val="15"/>
              </w:rPr>
            </w:pPr>
          </w:p>
        </w:tc>
        <w:tc>
          <w:tcPr>
            <w:tcW w:w="540" w:type="dxa"/>
          </w:tcPr>
          <w:p w14:paraId="77B4EF0F" w14:textId="38D779F7" w:rsidR="00501517" w:rsidRPr="00AF1805" w:rsidRDefault="00516C28">
            <w:pPr>
              <w:jc w:val="center"/>
              <w:rPr>
                <w:rFonts w:eastAsia="楷体_GB2312"/>
                <w:szCs w:val="15"/>
              </w:rPr>
            </w:pPr>
            <w:r>
              <w:rPr>
                <w:rFonts w:eastAsia="楷体_GB2312"/>
                <w:szCs w:val="15"/>
              </w:rPr>
              <w:t>Set</w:t>
            </w:r>
          </w:p>
        </w:tc>
        <w:tc>
          <w:tcPr>
            <w:tcW w:w="2187" w:type="dxa"/>
          </w:tcPr>
          <w:p w14:paraId="7343FC9F" w14:textId="611A5200" w:rsidR="00501517" w:rsidRPr="00AF1805" w:rsidRDefault="00C312D4" w:rsidP="00C47245">
            <w:pPr>
              <w:jc w:val="center"/>
              <w:rPr>
                <w:rFonts w:eastAsia="楷体_GB2312"/>
                <w:szCs w:val="15"/>
              </w:rPr>
            </w:pPr>
            <w:r>
              <w:rPr>
                <w:noProof/>
                <w:sz w:val="21"/>
                <w:szCs w:val="21"/>
              </w:rPr>
              <w:drawing>
                <wp:anchor distT="0" distB="0" distL="114300" distR="114300" simplePos="0" relativeHeight="251661824" behindDoc="0" locked="0" layoutInCell="1" allowOverlap="1" wp14:anchorId="49C8AF27" wp14:editId="5794B289">
                  <wp:simplePos x="0" y="0"/>
                  <wp:positionH relativeFrom="column">
                    <wp:posOffset>23764</wp:posOffset>
                  </wp:positionH>
                  <wp:positionV relativeFrom="paragraph">
                    <wp:posOffset>68381</wp:posOffset>
                  </wp:positionV>
                  <wp:extent cx="1273428" cy="280670"/>
                  <wp:effectExtent l="0" t="0" r="3175" b="5080"/>
                  <wp:wrapNone/>
                  <wp:docPr id="9" name="图片 15" descr="E:\各类结构图\2017.5.12---EF10-EF40-280T-SU热表自研发-RH40-流量计主机及传感器图片\新280T--SDN100以上管径热表配件-20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各类结构图\2017.5.12---EF10-EF40-280T-SU热表自研发-RH40-流量计主机及传感器图片\新280T--SDN100以上管径热表配件-2017-1.png"/>
                          <pic:cNvPicPr>
                            <a:picLocks noChangeAspect="1" noChangeArrowheads="1"/>
                          </pic:cNvPicPr>
                        </pic:nvPicPr>
                        <pic:blipFill>
                          <a:blip r:embed="rId28" cstate="print"/>
                          <a:srcRect/>
                          <a:stretch>
                            <a:fillRect/>
                          </a:stretch>
                        </pic:blipFill>
                        <pic:spPr bwMode="auto">
                          <a:xfrm>
                            <a:off x="0" y="0"/>
                            <a:ext cx="1275790" cy="28119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A1320F" w:rsidRPr="00AF1805" w14:paraId="2B636421" w14:textId="77777777" w:rsidTr="009A4BB1">
        <w:trPr>
          <w:trHeight w:val="355"/>
        </w:trPr>
        <w:tc>
          <w:tcPr>
            <w:tcW w:w="498" w:type="dxa"/>
          </w:tcPr>
          <w:p w14:paraId="4537478D" w14:textId="14E9E7D0" w:rsidR="00A1320F" w:rsidRPr="00AF1805" w:rsidRDefault="000625A0">
            <w:pPr>
              <w:jc w:val="center"/>
              <w:rPr>
                <w:rFonts w:eastAsia="楷体_GB2312"/>
                <w:szCs w:val="15"/>
              </w:rPr>
            </w:pPr>
            <w:r>
              <w:rPr>
                <w:rFonts w:eastAsia="楷体_GB2312" w:hint="eastAsia"/>
                <w:szCs w:val="15"/>
              </w:rPr>
              <w:t>3</w:t>
            </w:r>
          </w:p>
        </w:tc>
        <w:tc>
          <w:tcPr>
            <w:tcW w:w="1620" w:type="dxa"/>
          </w:tcPr>
          <w:p w14:paraId="74C0D5F2" w14:textId="77777777" w:rsidR="00A1320F" w:rsidRPr="00AF1805" w:rsidRDefault="00CF0728">
            <w:pPr>
              <w:jc w:val="center"/>
              <w:rPr>
                <w:rFonts w:eastAsia="楷体_GB2312"/>
                <w:szCs w:val="15"/>
              </w:rPr>
            </w:pPr>
            <w:r w:rsidRPr="00AF1805">
              <w:rPr>
                <w:rFonts w:eastAsia="楷体_GB2312"/>
                <w:szCs w:val="15"/>
              </w:rPr>
              <w:t>Installation Guide</w:t>
            </w:r>
          </w:p>
        </w:tc>
        <w:tc>
          <w:tcPr>
            <w:tcW w:w="1080" w:type="dxa"/>
          </w:tcPr>
          <w:p w14:paraId="24DCA112" w14:textId="77777777" w:rsidR="00A1320F" w:rsidRPr="00AF1805" w:rsidRDefault="00CF0728">
            <w:pPr>
              <w:jc w:val="center"/>
              <w:rPr>
                <w:rFonts w:eastAsia="楷体_GB2312"/>
                <w:szCs w:val="15"/>
              </w:rPr>
            </w:pPr>
            <w:r w:rsidRPr="00AF1805">
              <w:rPr>
                <w:rFonts w:eastAsia="楷体_GB2312"/>
                <w:szCs w:val="15"/>
              </w:rPr>
              <w:t>1</w:t>
            </w:r>
          </w:p>
        </w:tc>
        <w:tc>
          <w:tcPr>
            <w:tcW w:w="540" w:type="dxa"/>
          </w:tcPr>
          <w:p w14:paraId="3F1C08A1" w14:textId="77777777" w:rsidR="00A1320F" w:rsidRPr="00AF1805" w:rsidRDefault="00CF0728">
            <w:pPr>
              <w:jc w:val="center"/>
              <w:rPr>
                <w:rFonts w:eastAsia="楷体_GB2312"/>
                <w:szCs w:val="15"/>
              </w:rPr>
            </w:pPr>
            <w:r w:rsidRPr="00AF1805">
              <w:rPr>
                <w:rFonts w:eastAsia="楷体_GB2312"/>
                <w:szCs w:val="15"/>
              </w:rPr>
              <w:t>copy</w:t>
            </w:r>
          </w:p>
        </w:tc>
        <w:tc>
          <w:tcPr>
            <w:tcW w:w="2187" w:type="dxa"/>
          </w:tcPr>
          <w:p w14:paraId="3183E134" w14:textId="77777777" w:rsidR="00A1320F" w:rsidRPr="00AF1805" w:rsidRDefault="00A1320F">
            <w:pPr>
              <w:jc w:val="center"/>
              <w:rPr>
                <w:rFonts w:eastAsia="楷体_GB2312"/>
                <w:szCs w:val="15"/>
              </w:rPr>
            </w:pPr>
          </w:p>
        </w:tc>
      </w:tr>
    </w:tbl>
    <w:p w14:paraId="1F051078" w14:textId="77777777" w:rsidR="00A1320F" w:rsidRPr="00AF1805" w:rsidRDefault="00A1320F">
      <w:pPr>
        <w:spacing w:line="200" w:lineRule="exact"/>
      </w:pPr>
    </w:p>
    <w:p w14:paraId="20559434" w14:textId="77777777" w:rsidR="00A1320F" w:rsidRPr="00AF1805" w:rsidRDefault="00CF0728">
      <w:pPr>
        <w:pStyle w:val="2"/>
        <w:ind w:left="150" w:right="150"/>
        <w:rPr>
          <w:rFonts w:ascii="Times New Roman" w:hAnsi="Times New Roman"/>
          <w:szCs w:val="21"/>
        </w:rPr>
      </w:pPr>
      <w:bookmarkStart w:id="50" w:name="_Toc488770802"/>
      <w:r w:rsidRPr="00AF1805">
        <w:rPr>
          <w:rFonts w:ascii="Times New Roman" w:hAnsi="Times New Roman"/>
          <w:szCs w:val="21"/>
        </w:rPr>
        <w:t>§2.2 Battery Specifications</w:t>
      </w:r>
      <w:bookmarkEnd w:id="50"/>
    </w:p>
    <w:p w14:paraId="0E2342BF" w14:textId="77777777" w:rsidR="00A1320F" w:rsidRPr="00AF1805" w:rsidRDefault="00CF0728">
      <w:pPr>
        <w:spacing w:line="200" w:lineRule="exact"/>
        <w:ind w:left="540"/>
      </w:pPr>
      <w:r w:rsidRPr="00AF1805">
        <w:t>Lithium-Thionyl Chloride ER18505</w:t>
      </w:r>
      <w:r w:rsidR="00286CD4" w:rsidRPr="00AF1805">
        <w:t>T</w:t>
      </w:r>
      <w:r w:rsidRPr="00AF1805">
        <w:t xml:space="preserve">ype </w:t>
      </w:r>
      <w:r w:rsidR="00286CD4" w:rsidRPr="00AF1805">
        <w:t>B</w:t>
      </w:r>
      <w:r w:rsidRPr="00AF1805">
        <w:t>attery</w:t>
      </w:r>
    </w:p>
    <w:p w14:paraId="79C4412C" w14:textId="77777777" w:rsidR="00A1320F" w:rsidRPr="00AF1805" w:rsidRDefault="00CF0728">
      <w:pPr>
        <w:spacing w:line="200" w:lineRule="exact"/>
        <w:ind w:left="540"/>
      </w:pPr>
      <w:r w:rsidRPr="00AF1805">
        <w:t>Dimensions: 18.5mm diameter by 50.5mm height</w:t>
      </w:r>
    </w:p>
    <w:p w14:paraId="79052021" w14:textId="77777777" w:rsidR="00A1320F" w:rsidRPr="00AF1805" w:rsidRDefault="00286CD4">
      <w:pPr>
        <w:spacing w:line="200" w:lineRule="exact"/>
        <w:ind w:left="540"/>
      </w:pPr>
      <w:r w:rsidRPr="00AF1805">
        <w:t>Weight: average</w:t>
      </w:r>
      <w:r w:rsidRPr="00AF1805">
        <w:t>：</w:t>
      </w:r>
      <w:r w:rsidR="00CF0728" w:rsidRPr="00AF1805">
        <w:t>28g</w:t>
      </w:r>
    </w:p>
    <w:p w14:paraId="54AE8899" w14:textId="77777777" w:rsidR="00A1320F" w:rsidRPr="00AF1805" w:rsidRDefault="00CF0728">
      <w:pPr>
        <w:spacing w:line="200" w:lineRule="exact"/>
        <w:ind w:left="540"/>
      </w:pPr>
      <w:r w:rsidRPr="00AF1805">
        <w:lastRenderedPageBreak/>
        <w:t xml:space="preserve">Nominal Capacity: </w:t>
      </w:r>
      <w:r w:rsidR="00286CD4" w:rsidRPr="00AF1805">
        <w:t>4</w:t>
      </w:r>
      <w:r w:rsidRPr="00AF1805">
        <w:t xml:space="preserve"> Ah</w:t>
      </w:r>
    </w:p>
    <w:p w14:paraId="46BB441A" w14:textId="77777777" w:rsidR="00A1320F" w:rsidRPr="00AF1805" w:rsidRDefault="00CF0728">
      <w:pPr>
        <w:spacing w:line="200" w:lineRule="exact"/>
        <w:ind w:left="540"/>
      </w:pPr>
      <w:r w:rsidRPr="00AF1805">
        <w:t>Nominal Voltage: 3.6V</w:t>
      </w:r>
    </w:p>
    <w:p w14:paraId="19307037" w14:textId="77777777" w:rsidR="00A1320F" w:rsidRPr="00AF1805" w:rsidRDefault="00CF0728">
      <w:pPr>
        <w:spacing w:line="200" w:lineRule="exact"/>
        <w:ind w:left="540"/>
      </w:pPr>
      <w:bookmarkStart w:id="51" w:name="OLE_LINK1"/>
      <w:bookmarkStart w:id="52" w:name="OLE_LINK2"/>
      <w:r w:rsidRPr="00AF1805">
        <w:t>Max Recommended Continuous Current</w:t>
      </w:r>
      <w:bookmarkEnd w:id="51"/>
      <w:bookmarkEnd w:id="52"/>
      <w:r w:rsidRPr="00AF1805">
        <w:t xml:space="preserve">: </w:t>
      </w:r>
      <w:r w:rsidR="00286CD4" w:rsidRPr="00AF1805">
        <w:t>130</w:t>
      </w:r>
      <w:r w:rsidRPr="00AF1805">
        <w:t>mA</w:t>
      </w:r>
    </w:p>
    <w:p w14:paraId="724DAE7E" w14:textId="77777777" w:rsidR="00A1320F" w:rsidRPr="00AF1805" w:rsidRDefault="00CF0728">
      <w:pPr>
        <w:spacing w:line="200" w:lineRule="exact"/>
        <w:ind w:left="540"/>
      </w:pPr>
      <w:r w:rsidRPr="00AF1805">
        <w:t xml:space="preserve">Max Pulse Current Capability: </w:t>
      </w:r>
      <w:r w:rsidR="00286CD4" w:rsidRPr="00AF1805">
        <w:t>180</w:t>
      </w:r>
      <w:r w:rsidRPr="00AF1805">
        <w:t>mA</w:t>
      </w:r>
    </w:p>
    <w:p w14:paraId="292C00AD" w14:textId="77777777" w:rsidR="00A1320F" w:rsidRPr="00AF1805" w:rsidRDefault="00CF0728">
      <w:pPr>
        <w:spacing w:line="200" w:lineRule="exact"/>
        <w:ind w:left="540"/>
        <w:rPr>
          <w:szCs w:val="15"/>
        </w:rPr>
      </w:pPr>
      <w:r w:rsidRPr="00AF1805">
        <w:t>Operating Temperature Range: -</w:t>
      </w:r>
      <w:r w:rsidR="00286CD4" w:rsidRPr="00AF1805">
        <w:t>60</w:t>
      </w:r>
      <w:r w:rsidRPr="00AF1805">
        <w:rPr>
          <w:rFonts w:ascii="宋体" w:hAnsi="宋体" w:cs="宋体" w:hint="eastAsia"/>
          <w:szCs w:val="15"/>
        </w:rPr>
        <w:t>℃</w:t>
      </w:r>
      <w:r w:rsidRPr="00AF1805">
        <w:rPr>
          <w:szCs w:val="15"/>
        </w:rPr>
        <w:t xml:space="preserve"> to 85</w:t>
      </w:r>
      <w:r w:rsidRPr="00AF1805">
        <w:rPr>
          <w:rFonts w:ascii="宋体" w:hAnsi="宋体" w:cs="宋体" w:hint="eastAsia"/>
          <w:szCs w:val="15"/>
        </w:rPr>
        <w:t>℃</w:t>
      </w:r>
    </w:p>
    <w:p w14:paraId="1822ABB7" w14:textId="77777777" w:rsidR="00286CD4" w:rsidRPr="00AF1805" w:rsidRDefault="00286CD4">
      <w:pPr>
        <w:spacing w:line="200" w:lineRule="exact"/>
        <w:ind w:left="540"/>
      </w:pPr>
      <w:r w:rsidRPr="00AF1805">
        <w:t>Storage Temperature: Up to 30</w:t>
      </w:r>
      <w:r w:rsidRPr="00AF1805">
        <w:rPr>
          <w:rFonts w:ascii="宋体" w:hAnsi="宋体" w:cs="宋体" w:hint="eastAsia"/>
        </w:rPr>
        <w:t>℃</w:t>
      </w:r>
    </w:p>
    <w:p w14:paraId="101D946D" w14:textId="77777777" w:rsidR="00A1320F" w:rsidRPr="00AF1805" w:rsidRDefault="00A1320F">
      <w:pPr>
        <w:widowControl/>
        <w:jc w:val="left"/>
      </w:pPr>
    </w:p>
    <w:p w14:paraId="2E7A778C" w14:textId="435A3D82" w:rsidR="00D87D07" w:rsidRPr="00861C7B" w:rsidRDefault="00CF0728" w:rsidP="00861C7B">
      <w:pPr>
        <w:pStyle w:val="2"/>
        <w:ind w:left="150" w:right="150"/>
        <w:rPr>
          <w:rFonts w:ascii="Times New Roman" w:hAnsi="Times New Roman"/>
          <w:szCs w:val="21"/>
        </w:rPr>
      </w:pPr>
      <w:bookmarkStart w:id="53" w:name="_Toc488770803"/>
      <w:r w:rsidRPr="00AF1805">
        <w:rPr>
          <w:rFonts w:ascii="Times New Roman" w:hAnsi="Times New Roman"/>
          <w:szCs w:val="21"/>
        </w:rPr>
        <w:t>§2.3Specifications</w:t>
      </w:r>
      <w:bookmarkEnd w:id="53"/>
    </w:p>
    <w:p w14:paraId="2B490FA0" w14:textId="77777777" w:rsidR="000D5AE0" w:rsidRPr="00AF1805" w:rsidRDefault="000D5AE0" w:rsidP="000D5AE0">
      <w:pPr>
        <w:ind w:firstLineChars="300" w:firstLine="540"/>
        <w:jc w:val="left"/>
        <w:rPr>
          <w:rFonts w:eastAsia="黑体"/>
          <w:bCs/>
          <w:sz w:val="18"/>
          <w:szCs w:val="18"/>
        </w:rPr>
      </w:pPr>
      <w:r w:rsidRPr="00AF1805">
        <w:rPr>
          <w:rFonts w:eastAsia="黑体"/>
          <w:bCs/>
          <w:sz w:val="18"/>
          <w:szCs w:val="18"/>
        </w:rPr>
        <w:t>DN15-DN40:</w:t>
      </w:r>
    </w:p>
    <w:p w14:paraId="2CE937D4" w14:textId="58F6FCC3" w:rsidR="000D5AE0" w:rsidRPr="00AF1805" w:rsidRDefault="0053331B" w:rsidP="000D5AE0">
      <w:pPr>
        <w:rPr>
          <w:sz w:val="24"/>
        </w:rPr>
      </w:pPr>
      <w:r>
        <w:rPr>
          <w:noProof/>
          <w:sz w:val="24"/>
        </w:rPr>
        <w:drawing>
          <wp:inline distT="0" distB="0" distL="0" distR="0" wp14:anchorId="71A1B3A0" wp14:editId="02C19ED5">
            <wp:extent cx="3886200" cy="1524000"/>
            <wp:effectExtent l="0" t="0" r="0" b="0"/>
            <wp:docPr id="13" name="图片 6" descr="QQ截图2016122214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612221404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6200" cy="1524000"/>
                    </a:xfrm>
                    <a:prstGeom prst="rect">
                      <a:avLst/>
                    </a:prstGeom>
                    <a:noFill/>
                    <a:ln>
                      <a:noFill/>
                    </a:ln>
                  </pic:spPr>
                </pic:pic>
              </a:graphicData>
            </a:graphic>
          </wp:inline>
        </w:drawing>
      </w:r>
    </w:p>
    <w:p w14:paraId="141B11E5" w14:textId="77777777" w:rsidR="00D87D07" w:rsidRPr="00AF1805" w:rsidRDefault="00D87D07" w:rsidP="00861C7B">
      <w:pPr>
        <w:jc w:val="left"/>
        <w:rPr>
          <w:rFonts w:eastAsia="黑体"/>
          <w:bCs/>
          <w:sz w:val="21"/>
          <w:szCs w:val="32"/>
        </w:rPr>
      </w:pPr>
    </w:p>
    <w:p w14:paraId="6D8A4D77" w14:textId="77777777" w:rsidR="000D5AE0" w:rsidRPr="00AF1805" w:rsidRDefault="000D5AE0" w:rsidP="000D5AE0">
      <w:pPr>
        <w:ind w:firstLineChars="300" w:firstLine="540"/>
        <w:jc w:val="left"/>
        <w:rPr>
          <w:rFonts w:eastAsia="黑体"/>
          <w:bCs/>
          <w:sz w:val="18"/>
          <w:szCs w:val="18"/>
        </w:rPr>
      </w:pPr>
      <w:r w:rsidRPr="00AF1805">
        <w:rPr>
          <w:rFonts w:eastAsia="黑体"/>
          <w:bCs/>
          <w:sz w:val="18"/>
          <w:szCs w:val="18"/>
        </w:rPr>
        <w:t>DN50 and above:</w:t>
      </w:r>
    </w:p>
    <w:p w14:paraId="6DCAAED0" w14:textId="34D0455E" w:rsidR="000D5AE0" w:rsidRPr="00AF1805" w:rsidRDefault="0053331B" w:rsidP="000D5AE0">
      <w:pPr>
        <w:jc w:val="left"/>
        <w:rPr>
          <w:sz w:val="24"/>
        </w:rPr>
      </w:pPr>
      <w:r>
        <w:rPr>
          <w:noProof/>
          <w:sz w:val="24"/>
        </w:rPr>
        <w:drawing>
          <wp:inline distT="0" distB="0" distL="0" distR="0" wp14:anchorId="6374E48E" wp14:editId="5D7035E4">
            <wp:extent cx="3754120" cy="1798320"/>
            <wp:effectExtent l="0" t="0" r="0" b="0"/>
            <wp:docPr id="12" name="图片 5" descr="QQ截图2016122214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61222140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4120" cy="1798320"/>
                    </a:xfrm>
                    <a:prstGeom prst="rect">
                      <a:avLst/>
                    </a:prstGeom>
                    <a:noFill/>
                    <a:ln>
                      <a:noFill/>
                    </a:ln>
                  </pic:spPr>
                </pic:pic>
              </a:graphicData>
            </a:graphic>
          </wp:inline>
        </w:drawing>
      </w:r>
    </w:p>
    <w:p w14:paraId="13A140A6" w14:textId="77777777" w:rsidR="000D5AE0" w:rsidRPr="00AF1805" w:rsidRDefault="000D5AE0" w:rsidP="000D5AE0">
      <w:pPr>
        <w:rPr>
          <w:sz w:val="24"/>
        </w:rPr>
      </w:pPr>
    </w:p>
    <w:p w14:paraId="2C39E71D" w14:textId="77777777" w:rsidR="000D5AE0" w:rsidRPr="00AF1805" w:rsidRDefault="000D5AE0" w:rsidP="000D5AE0"/>
    <w:p w14:paraId="218372D3" w14:textId="77777777" w:rsidR="00E9437D" w:rsidRPr="00AF1805" w:rsidRDefault="00E9437D" w:rsidP="000D5AE0"/>
    <w:p w14:paraId="4AD8BA2E" w14:textId="77777777" w:rsidR="00CA3948" w:rsidRPr="00AF1805" w:rsidRDefault="004C1985" w:rsidP="000D5AE0">
      <w:pPr>
        <w:rPr>
          <w:sz w:val="21"/>
          <w:szCs w:val="21"/>
        </w:rPr>
      </w:pPr>
      <w:r w:rsidRPr="00AF1805">
        <w:rPr>
          <w:sz w:val="21"/>
          <w:szCs w:val="21"/>
        </w:rPr>
        <w:t>Dimension Table:</w:t>
      </w:r>
    </w:p>
    <w:p w14:paraId="776B5305" w14:textId="77777777" w:rsidR="00CA3948" w:rsidRPr="00AF1805" w:rsidRDefault="00CA3948" w:rsidP="000D5AE0"/>
    <w:p w14:paraId="6B5CDEA0" w14:textId="77777777" w:rsidR="00A1320F" w:rsidRPr="00AF1805" w:rsidRDefault="00A1320F">
      <w:pPr>
        <w:spacing w:line="20" w:lineRule="exact"/>
      </w:pPr>
    </w:p>
    <w:tbl>
      <w:tblPr>
        <w:tblW w:w="657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0"/>
        <w:gridCol w:w="567"/>
        <w:gridCol w:w="533"/>
        <w:gridCol w:w="630"/>
        <w:gridCol w:w="630"/>
        <w:gridCol w:w="630"/>
        <w:gridCol w:w="630"/>
        <w:gridCol w:w="720"/>
        <w:gridCol w:w="765"/>
        <w:gridCol w:w="765"/>
      </w:tblGrid>
      <w:tr w:rsidR="00A1320F" w:rsidRPr="00AF1805" w14:paraId="77B2847D" w14:textId="77777777" w:rsidTr="006D3F8A">
        <w:tc>
          <w:tcPr>
            <w:tcW w:w="700" w:type="dxa"/>
            <w:vMerge w:val="restart"/>
          </w:tcPr>
          <w:p w14:paraId="64D58B0C" w14:textId="77777777" w:rsidR="00A1320F" w:rsidRPr="00AF1805" w:rsidRDefault="00DB5967">
            <w:pPr>
              <w:spacing w:line="200" w:lineRule="exact"/>
              <w:jc w:val="center"/>
              <w:rPr>
                <w:szCs w:val="15"/>
              </w:rPr>
            </w:pPr>
            <w:r w:rsidRPr="00AF1805">
              <w:rPr>
                <w:szCs w:val="15"/>
              </w:rPr>
              <w:t>DN Size mm</w:t>
            </w:r>
          </w:p>
        </w:tc>
        <w:tc>
          <w:tcPr>
            <w:tcW w:w="1730" w:type="dxa"/>
            <w:gridSpan w:val="3"/>
          </w:tcPr>
          <w:p w14:paraId="6F442CFD" w14:textId="77777777" w:rsidR="00A1320F" w:rsidRPr="00AF1805" w:rsidRDefault="00CF0728">
            <w:pPr>
              <w:spacing w:line="200" w:lineRule="exact"/>
              <w:jc w:val="center"/>
              <w:rPr>
                <w:szCs w:val="15"/>
              </w:rPr>
            </w:pPr>
            <w:r w:rsidRPr="00AF1805">
              <w:rPr>
                <w:szCs w:val="15"/>
              </w:rPr>
              <w:t>Flowrate (m</w:t>
            </w:r>
            <w:r w:rsidRPr="00AF1805">
              <w:rPr>
                <w:szCs w:val="15"/>
                <w:vertAlign w:val="superscript"/>
              </w:rPr>
              <w:t>3</w:t>
            </w:r>
            <w:r w:rsidRPr="00AF1805">
              <w:rPr>
                <w:szCs w:val="15"/>
              </w:rPr>
              <w:t>/h)</w:t>
            </w:r>
          </w:p>
        </w:tc>
        <w:tc>
          <w:tcPr>
            <w:tcW w:w="1890" w:type="dxa"/>
            <w:gridSpan w:val="3"/>
          </w:tcPr>
          <w:p w14:paraId="257ED9C0" w14:textId="77777777" w:rsidR="00A1320F" w:rsidRPr="00AF1805" w:rsidRDefault="00CF0728">
            <w:pPr>
              <w:spacing w:line="200" w:lineRule="exact"/>
              <w:jc w:val="center"/>
              <w:rPr>
                <w:szCs w:val="15"/>
              </w:rPr>
            </w:pPr>
            <w:r w:rsidRPr="00AF1805">
              <w:rPr>
                <w:szCs w:val="15"/>
              </w:rPr>
              <w:t>Dimension (mm)</w:t>
            </w:r>
          </w:p>
        </w:tc>
        <w:tc>
          <w:tcPr>
            <w:tcW w:w="720" w:type="dxa"/>
          </w:tcPr>
          <w:p w14:paraId="0E746DB3" w14:textId="30DF1544" w:rsidR="00A1320F" w:rsidRPr="00AF1805" w:rsidRDefault="00CF0728">
            <w:pPr>
              <w:spacing w:line="200" w:lineRule="exact"/>
              <w:jc w:val="center"/>
              <w:rPr>
                <w:szCs w:val="15"/>
                <w:vertAlign w:val="superscript"/>
              </w:rPr>
            </w:pPr>
            <w:r w:rsidRPr="00AF1805">
              <w:rPr>
                <w:szCs w:val="15"/>
              </w:rPr>
              <w:t>Weight</w:t>
            </w:r>
            <w:r w:rsidR="00861C7B">
              <w:rPr>
                <w:szCs w:val="15"/>
                <w:vertAlign w:val="superscript"/>
              </w:rPr>
              <w:t>*</w:t>
            </w:r>
          </w:p>
        </w:tc>
        <w:tc>
          <w:tcPr>
            <w:tcW w:w="1530" w:type="dxa"/>
            <w:gridSpan w:val="2"/>
          </w:tcPr>
          <w:p w14:paraId="23A1226D" w14:textId="77777777" w:rsidR="00A1320F" w:rsidRPr="00AF1805" w:rsidRDefault="00CF0728">
            <w:pPr>
              <w:spacing w:line="200" w:lineRule="exact"/>
              <w:jc w:val="center"/>
              <w:rPr>
                <w:szCs w:val="15"/>
                <w:vertAlign w:val="superscript"/>
              </w:rPr>
            </w:pPr>
            <w:r w:rsidRPr="00AF1805">
              <w:rPr>
                <w:szCs w:val="15"/>
              </w:rPr>
              <w:t>Pipe Joint</w:t>
            </w:r>
          </w:p>
        </w:tc>
      </w:tr>
      <w:tr w:rsidR="00A1320F" w:rsidRPr="00AF1805" w14:paraId="760BD7F4" w14:textId="77777777" w:rsidTr="006D3F8A">
        <w:trPr>
          <w:trHeight w:val="126"/>
        </w:trPr>
        <w:tc>
          <w:tcPr>
            <w:tcW w:w="700" w:type="dxa"/>
            <w:vMerge/>
          </w:tcPr>
          <w:p w14:paraId="1691A7E6" w14:textId="77777777" w:rsidR="00A1320F" w:rsidRPr="00AF1805" w:rsidRDefault="00A1320F">
            <w:pPr>
              <w:spacing w:line="200" w:lineRule="exact"/>
              <w:jc w:val="center"/>
              <w:rPr>
                <w:szCs w:val="15"/>
              </w:rPr>
            </w:pPr>
          </w:p>
        </w:tc>
        <w:tc>
          <w:tcPr>
            <w:tcW w:w="567" w:type="dxa"/>
            <w:vMerge w:val="restart"/>
          </w:tcPr>
          <w:p w14:paraId="6CE2D906" w14:textId="77777777" w:rsidR="00A1320F" w:rsidRPr="00AF1805" w:rsidRDefault="00DB5967" w:rsidP="00511993">
            <w:pPr>
              <w:spacing w:line="200" w:lineRule="exact"/>
              <w:jc w:val="center"/>
              <w:rPr>
                <w:szCs w:val="15"/>
                <w:vertAlign w:val="subscript"/>
              </w:rPr>
            </w:pPr>
            <w:r w:rsidRPr="00AF1805">
              <w:rPr>
                <w:szCs w:val="15"/>
              </w:rPr>
              <w:t>Q</w:t>
            </w:r>
            <w:r w:rsidRPr="00AF1805">
              <w:rPr>
                <w:szCs w:val="15"/>
                <w:vertAlign w:val="subscript"/>
              </w:rPr>
              <w:t>min</w:t>
            </w:r>
          </w:p>
        </w:tc>
        <w:tc>
          <w:tcPr>
            <w:tcW w:w="533" w:type="dxa"/>
            <w:vMerge w:val="restart"/>
          </w:tcPr>
          <w:p w14:paraId="55ACBD67" w14:textId="77777777" w:rsidR="00A1320F" w:rsidRPr="00AF1805" w:rsidRDefault="00DB5967" w:rsidP="00511993">
            <w:pPr>
              <w:spacing w:line="200" w:lineRule="exact"/>
              <w:jc w:val="center"/>
              <w:rPr>
                <w:szCs w:val="15"/>
                <w:vertAlign w:val="subscript"/>
              </w:rPr>
            </w:pPr>
            <w:r w:rsidRPr="00AF1805">
              <w:rPr>
                <w:szCs w:val="15"/>
              </w:rPr>
              <w:t>Q</w:t>
            </w:r>
            <w:r w:rsidRPr="00AF1805">
              <w:rPr>
                <w:szCs w:val="15"/>
                <w:vertAlign w:val="subscript"/>
              </w:rPr>
              <w:t>n</w:t>
            </w:r>
          </w:p>
        </w:tc>
        <w:tc>
          <w:tcPr>
            <w:tcW w:w="630" w:type="dxa"/>
            <w:vMerge w:val="restart"/>
          </w:tcPr>
          <w:p w14:paraId="5EEB0CEE" w14:textId="77777777" w:rsidR="00A1320F" w:rsidRPr="00AF1805" w:rsidRDefault="00CF0728" w:rsidP="00511993">
            <w:pPr>
              <w:spacing w:line="200" w:lineRule="exact"/>
              <w:jc w:val="center"/>
              <w:rPr>
                <w:szCs w:val="15"/>
                <w:vertAlign w:val="subscript"/>
              </w:rPr>
            </w:pPr>
            <w:r w:rsidRPr="00AF1805">
              <w:rPr>
                <w:szCs w:val="15"/>
              </w:rPr>
              <w:t>Q</w:t>
            </w:r>
            <w:r w:rsidRPr="00AF1805">
              <w:rPr>
                <w:szCs w:val="15"/>
                <w:vertAlign w:val="subscript"/>
              </w:rPr>
              <w:t>max</w:t>
            </w:r>
          </w:p>
        </w:tc>
        <w:tc>
          <w:tcPr>
            <w:tcW w:w="630" w:type="dxa"/>
            <w:vMerge w:val="restart"/>
          </w:tcPr>
          <w:p w14:paraId="7A5BF19B" w14:textId="77777777" w:rsidR="00A1320F" w:rsidRPr="00AF1805" w:rsidRDefault="00CF0728" w:rsidP="00511993">
            <w:pPr>
              <w:spacing w:line="200" w:lineRule="exact"/>
              <w:jc w:val="center"/>
              <w:rPr>
                <w:szCs w:val="15"/>
              </w:rPr>
            </w:pPr>
            <w:r w:rsidRPr="00AF1805">
              <w:rPr>
                <w:szCs w:val="15"/>
              </w:rPr>
              <w:t>L</w:t>
            </w:r>
          </w:p>
        </w:tc>
        <w:tc>
          <w:tcPr>
            <w:tcW w:w="630" w:type="dxa"/>
            <w:vMerge w:val="restart"/>
          </w:tcPr>
          <w:p w14:paraId="3450BDC5" w14:textId="77777777" w:rsidR="00A1320F" w:rsidRPr="00AF1805" w:rsidRDefault="00CF0728" w:rsidP="00511993">
            <w:pPr>
              <w:spacing w:line="200" w:lineRule="exact"/>
              <w:jc w:val="center"/>
              <w:rPr>
                <w:szCs w:val="15"/>
              </w:rPr>
            </w:pPr>
            <w:r w:rsidRPr="00AF1805">
              <w:rPr>
                <w:szCs w:val="15"/>
              </w:rPr>
              <w:t>W</w:t>
            </w:r>
          </w:p>
        </w:tc>
        <w:tc>
          <w:tcPr>
            <w:tcW w:w="630" w:type="dxa"/>
            <w:vMerge w:val="restart"/>
          </w:tcPr>
          <w:p w14:paraId="188D0F27" w14:textId="77777777" w:rsidR="00A1320F" w:rsidRPr="00AF1805" w:rsidRDefault="00CF0728" w:rsidP="00511993">
            <w:pPr>
              <w:spacing w:line="200" w:lineRule="exact"/>
              <w:jc w:val="center"/>
              <w:rPr>
                <w:szCs w:val="15"/>
              </w:rPr>
            </w:pPr>
            <w:r w:rsidRPr="00AF1805">
              <w:rPr>
                <w:szCs w:val="15"/>
              </w:rPr>
              <w:t>H</w:t>
            </w:r>
          </w:p>
        </w:tc>
        <w:tc>
          <w:tcPr>
            <w:tcW w:w="720" w:type="dxa"/>
            <w:vMerge w:val="restart"/>
          </w:tcPr>
          <w:p w14:paraId="768B03D0" w14:textId="77777777" w:rsidR="00A1320F" w:rsidRPr="00AF1805" w:rsidRDefault="00CF0728" w:rsidP="00511993">
            <w:pPr>
              <w:spacing w:line="200" w:lineRule="exact"/>
              <w:jc w:val="center"/>
              <w:rPr>
                <w:szCs w:val="15"/>
              </w:rPr>
            </w:pPr>
            <w:r w:rsidRPr="00AF1805">
              <w:rPr>
                <w:szCs w:val="15"/>
              </w:rPr>
              <w:t>(kg)</w:t>
            </w:r>
          </w:p>
        </w:tc>
        <w:tc>
          <w:tcPr>
            <w:tcW w:w="1530" w:type="dxa"/>
            <w:gridSpan w:val="2"/>
          </w:tcPr>
          <w:p w14:paraId="4E1E28B0" w14:textId="77777777" w:rsidR="00A1320F" w:rsidRPr="00AF1805" w:rsidRDefault="00CF0728" w:rsidP="00511993">
            <w:pPr>
              <w:spacing w:line="200" w:lineRule="exact"/>
              <w:jc w:val="center"/>
              <w:rPr>
                <w:szCs w:val="15"/>
              </w:rPr>
            </w:pPr>
            <w:r w:rsidRPr="00AF1805">
              <w:rPr>
                <w:szCs w:val="15"/>
              </w:rPr>
              <w:t>(BSP/DIN)</w:t>
            </w:r>
          </w:p>
        </w:tc>
      </w:tr>
      <w:tr w:rsidR="00A1320F" w:rsidRPr="00AF1805" w14:paraId="60B8C8F9" w14:textId="77777777" w:rsidTr="006D3F8A">
        <w:trPr>
          <w:trHeight w:val="126"/>
        </w:trPr>
        <w:tc>
          <w:tcPr>
            <w:tcW w:w="700" w:type="dxa"/>
            <w:vMerge/>
            <w:tcBorders>
              <w:bottom w:val="single" w:sz="4" w:space="0" w:color="auto"/>
            </w:tcBorders>
          </w:tcPr>
          <w:p w14:paraId="3F689AAF" w14:textId="77777777" w:rsidR="00A1320F" w:rsidRPr="00AF1805" w:rsidRDefault="00A1320F">
            <w:pPr>
              <w:spacing w:line="200" w:lineRule="exact"/>
              <w:jc w:val="center"/>
              <w:rPr>
                <w:szCs w:val="15"/>
              </w:rPr>
            </w:pPr>
          </w:p>
        </w:tc>
        <w:tc>
          <w:tcPr>
            <w:tcW w:w="567" w:type="dxa"/>
            <w:vMerge/>
            <w:tcBorders>
              <w:bottom w:val="single" w:sz="4" w:space="0" w:color="auto"/>
            </w:tcBorders>
          </w:tcPr>
          <w:p w14:paraId="2B030CE8" w14:textId="77777777" w:rsidR="00A1320F" w:rsidRPr="00AF1805" w:rsidRDefault="00A1320F" w:rsidP="00511993">
            <w:pPr>
              <w:spacing w:line="200" w:lineRule="exact"/>
              <w:jc w:val="center"/>
              <w:rPr>
                <w:szCs w:val="15"/>
              </w:rPr>
            </w:pPr>
          </w:p>
        </w:tc>
        <w:tc>
          <w:tcPr>
            <w:tcW w:w="533" w:type="dxa"/>
            <w:vMerge/>
            <w:tcBorders>
              <w:bottom w:val="single" w:sz="4" w:space="0" w:color="auto"/>
            </w:tcBorders>
          </w:tcPr>
          <w:p w14:paraId="2F12F840" w14:textId="77777777" w:rsidR="00A1320F" w:rsidRPr="00AF1805" w:rsidRDefault="00A1320F" w:rsidP="00511993">
            <w:pPr>
              <w:spacing w:line="200" w:lineRule="exact"/>
              <w:jc w:val="center"/>
              <w:rPr>
                <w:szCs w:val="15"/>
              </w:rPr>
            </w:pPr>
          </w:p>
        </w:tc>
        <w:tc>
          <w:tcPr>
            <w:tcW w:w="630" w:type="dxa"/>
            <w:vMerge/>
            <w:tcBorders>
              <w:bottom w:val="single" w:sz="4" w:space="0" w:color="auto"/>
            </w:tcBorders>
          </w:tcPr>
          <w:p w14:paraId="05CA6C2C" w14:textId="77777777" w:rsidR="00A1320F" w:rsidRPr="00AF1805" w:rsidRDefault="00A1320F" w:rsidP="00511993">
            <w:pPr>
              <w:spacing w:line="200" w:lineRule="exact"/>
              <w:jc w:val="center"/>
              <w:rPr>
                <w:szCs w:val="15"/>
              </w:rPr>
            </w:pPr>
          </w:p>
        </w:tc>
        <w:tc>
          <w:tcPr>
            <w:tcW w:w="630" w:type="dxa"/>
            <w:vMerge/>
            <w:tcBorders>
              <w:bottom w:val="single" w:sz="4" w:space="0" w:color="auto"/>
            </w:tcBorders>
          </w:tcPr>
          <w:p w14:paraId="41A47AF3" w14:textId="77777777" w:rsidR="00A1320F" w:rsidRPr="00AF1805" w:rsidRDefault="00A1320F" w:rsidP="00511993">
            <w:pPr>
              <w:spacing w:line="200" w:lineRule="exact"/>
              <w:jc w:val="center"/>
              <w:rPr>
                <w:szCs w:val="15"/>
              </w:rPr>
            </w:pPr>
          </w:p>
        </w:tc>
        <w:tc>
          <w:tcPr>
            <w:tcW w:w="630" w:type="dxa"/>
            <w:vMerge/>
            <w:tcBorders>
              <w:bottom w:val="single" w:sz="4" w:space="0" w:color="auto"/>
            </w:tcBorders>
          </w:tcPr>
          <w:p w14:paraId="5E0D8123" w14:textId="77777777" w:rsidR="00A1320F" w:rsidRPr="00AF1805" w:rsidRDefault="00A1320F" w:rsidP="00511993">
            <w:pPr>
              <w:spacing w:line="200" w:lineRule="exact"/>
              <w:jc w:val="center"/>
              <w:rPr>
                <w:szCs w:val="15"/>
              </w:rPr>
            </w:pPr>
          </w:p>
        </w:tc>
        <w:tc>
          <w:tcPr>
            <w:tcW w:w="630" w:type="dxa"/>
            <w:vMerge/>
            <w:tcBorders>
              <w:bottom w:val="single" w:sz="4" w:space="0" w:color="auto"/>
            </w:tcBorders>
          </w:tcPr>
          <w:p w14:paraId="471FF2C8" w14:textId="77777777" w:rsidR="00A1320F" w:rsidRPr="00AF1805" w:rsidRDefault="00A1320F" w:rsidP="00511993">
            <w:pPr>
              <w:spacing w:line="200" w:lineRule="exact"/>
              <w:jc w:val="center"/>
              <w:rPr>
                <w:szCs w:val="15"/>
              </w:rPr>
            </w:pPr>
          </w:p>
        </w:tc>
        <w:tc>
          <w:tcPr>
            <w:tcW w:w="720" w:type="dxa"/>
            <w:vMerge/>
            <w:tcBorders>
              <w:bottom w:val="single" w:sz="4" w:space="0" w:color="auto"/>
            </w:tcBorders>
          </w:tcPr>
          <w:p w14:paraId="2FB1BF0B" w14:textId="77777777" w:rsidR="00A1320F" w:rsidRPr="00AF1805" w:rsidRDefault="00A1320F" w:rsidP="00511993">
            <w:pPr>
              <w:spacing w:line="200" w:lineRule="exact"/>
              <w:jc w:val="center"/>
              <w:rPr>
                <w:szCs w:val="15"/>
              </w:rPr>
            </w:pPr>
          </w:p>
        </w:tc>
        <w:tc>
          <w:tcPr>
            <w:tcW w:w="765" w:type="dxa"/>
            <w:tcBorders>
              <w:bottom w:val="single" w:sz="4" w:space="0" w:color="auto"/>
              <w:right w:val="single" w:sz="4" w:space="0" w:color="auto"/>
            </w:tcBorders>
          </w:tcPr>
          <w:p w14:paraId="50FAE169" w14:textId="77777777" w:rsidR="00A1320F" w:rsidRPr="00AF1805" w:rsidRDefault="00CF0728" w:rsidP="00511993">
            <w:pPr>
              <w:spacing w:line="200" w:lineRule="exact"/>
              <w:jc w:val="center"/>
              <w:rPr>
                <w:szCs w:val="15"/>
              </w:rPr>
            </w:pPr>
            <w:r w:rsidRPr="00AF1805">
              <w:rPr>
                <w:szCs w:val="15"/>
              </w:rPr>
              <w:t>Sensor</w:t>
            </w:r>
          </w:p>
        </w:tc>
        <w:tc>
          <w:tcPr>
            <w:tcW w:w="765" w:type="dxa"/>
            <w:tcBorders>
              <w:top w:val="single" w:sz="4" w:space="0" w:color="auto"/>
              <w:left w:val="single" w:sz="4" w:space="0" w:color="auto"/>
              <w:bottom w:val="single" w:sz="4" w:space="0" w:color="auto"/>
              <w:right w:val="single" w:sz="4" w:space="0" w:color="auto"/>
            </w:tcBorders>
          </w:tcPr>
          <w:p w14:paraId="43A65FDF" w14:textId="77777777" w:rsidR="00A1320F" w:rsidRPr="00AF1805" w:rsidRDefault="00CF0728" w:rsidP="00511993">
            <w:pPr>
              <w:spacing w:line="200" w:lineRule="exact"/>
              <w:jc w:val="center"/>
              <w:rPr>
                <w:szCs w:val="15"/>
              </w:rPr>
            </w:pPr>
            <w:r w:rsidRPr="00AF1805">
              <w:rPr>
                <w:szCs w:val="15"/>
              </w:rPr>
              <w:t>Ext.</w:t>
            </w:r>
          </w:p>
        </w:tc>
      </w:tr>
      <w:tr w:rsidR="00DB5967" w:rsidRPr="00AF1805" w14:paraId="17C3A29B"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2C02E5EE" w14:textId="77777777" w:rsidR="00DB5967" w:rsidRPr="00AF1805" w:rsidRDefault="00DB5967" w:rsidP="00EB5F1E">
            <w:pPr>
              <w:jc w:val="center"/>
              <w:rPr>
                <w:sz w:val="13"/>
                <w:szCs w:val="13"/>
              </w:rPr>
            </w:pPr>
            <w:r w:rsidRPr="00AF1805">
              <w:rPr>
                <w:sz w:val="13"/>
                <w:szCs w:val="13"/>
              </w:rPr>
              <w:t>DN15</w:t>
            </w:r>
          </w:p>
        </w:tc>
        <w:tc>
          <w:tcPr>
            <w:tcW w:w="567" w:type="dxa"/>
            <w:tcBorders>
              <w:top w:val="single" w:sz="4" w:space="0" w:color="auto"/>
              <w:left w:val="single" w:sz="4" w:space="0" w:color="auto"/>
              <w:bottom w:val="single" w:sz="4" w:space="0" w:color="auto"/>
              <w:right w:val="single" w:sz="4" w:space="0" w:color="auto"/>
            </w:tcBorders>
            <w:vAlign w:val="center"/>
          </w:tcPr>
          <w:p w14:paraId="063B9D67" w14:textId="7FAD4ECC" w:rsidR="00DB5967" w:rsidRPr="00AF1805" w:rsidRDefault="00DB5967" w:rsidP="00EB5F1E">
            <w:pPr>
              <w:jc w:val="center"/>
              <w:rPr>
                <w:sz w:val="13"/>
                <w:szCs w:val="13"/>
              </w:rPr>
            </w:pPr>
            <w:r w:rsidRPr="00AF1805">
              <w:rPr>
                <w:sz w:val="13"/>
                <w:szCs w:val="13"/>
              </w:rPr>
              <w:t>0</w:t>
            </w:r>
            <w:r w:rsidR="000E7C62">
              <w:rPr>
                <w:rFonts w:hint="eastAsia"/>
                <w:sz w:val="13"/>
                <w:szCs w:val="13"/>
              </w:rPr>
              <w:t>.03</w:t>
            </w:r>
          </w:p>
        </w:tc>
        <w:tc>
          <w:tcPr>
            <w:tcW w:w="533" w:type="dxa"/>
            <w:tcBorders>
              <w:top w:val="single" w:sz="4" w:space="0" w:color="auto"/>
              <w:left w:val="single" w:sz="4" w:space="0" w:color="auto"/>
              <w:bottom w:val="single" w:sz="4" w:space="0" w:color="auto"/>
              <w:right w:val="single" w:sz="4" w:space="0" w:color="auto"/>
            </w:tcBorders>
            <w:vAlign w:val="center"/>
          </w:tcPr>
          <w:p w14:paraId="381225E6" w14:textId="77777777" w:rsidR="00DB5967" w:rsidRPr="00AF1805" w:rsidRDefault="00DB5967" w:rsidP="00EB5F1E">
            <w:pPr>
              <w:jc w:val="center"/>
              <w:rPr>
                <w:sz w:val="13"/>
                <w:szCs w:val="13"/>
              </w:rPr>
            </w:pPr>
            <w:r w:rsidRPr="00AF1805">
              <w:rPr>
                <w:sz w:val="13"/>
                <w:szCs w:val="13"/>
              </w:rPr>
              <w:t>1.5</w:t>
            </w:r>
          </w:p>
        </w:tc>
        <w:tc>
          <w:tcPr>
            <w:tcW w:w="630" w:type="dxa"/>
            <w:tcBorders>
              <w:top w:val="single" w:sz="4" w:space="0" w:color="auto"/>
              <w:left w:val="single" w:sz="4" w:space="0" w:color="auto"/>
              <w:bottom w:val="single" w:sz="4" w:space="0" w:color="auto"/>
              <w:right w:val="single" w:sz="4" w:space="0" w:color="auto"/>
            </w:tcBorders>
            <w:vAlign w:val="center"/>
          </w:tcPr>
          <w:p w14:paraId="2B44CC36" w14:textId="77777777" w:rsidR="00DB5967" w:rsidRPr="00AF1805" w:rsidRDefault="00DB5967" w:rsidP="00EB5F1E">
            <w:pPr>
              <w:jc w:val="center"/>
              <w:rPr>
                <w:sz w:val="13"/>
                <w:szCs w:val="13"/>
              </w:rPr>
            </w:pPr>
            <w:r w:rsidRPr="00AF1805">
              <w:rPr>
                <w:sz w:val="13"/>
                <w:szCs w:val="13"/>
              </w:rPr>
              <w:t>3</w:t>
            </w:r>
          </w:p>
        </w:tc>
        <w:tc>
          <w:tcPr>
            <w:tcW w:w="630" w:type="dxa"/>
            <w:tcBorders>
              <w:top w:val="single" w:sz="4" w:space="0" w:color="auto"/>
              <w:left w:val="single" w:sz="4" w:space="0" w:color="auto"/>
              <w:bottom w:val="single" w:sz="4" w:space="0" w:color="auto"/>
              <w:right w:val="single" w:sz="4" w:space="0" w:color="auto"/>
            </w:tcBorders>
            <w:vAlign w:val="center"/>
          </w:tcPr>
          <w:p w14:paraId="095AFD6D" w14:textId="77777777" w:rsidR="00DB5967" w:rsidRPr="00AF1805" w:rsidRDefault="00DB5967" w:rsidP="00EB5F1E">
            <w:pPr>
              <w:jc w:val="center"/>
              <w:rPr>
                <w:sz w:val="13"/>
                <w:szCs w:val="13"/>
              </w:rPr>
            </w:pPr>
            <w:r w:rsidRPr="00AF1805">
              <w:rPr>
                <w:sz w:val="13"/>
                <w:szCs w:val="13"/>
              </w:rPr>
              <w:t>110</w:t>
            </w:r>
          </w:p>
        </w:tc>
        <w:tc>
          <w:tcPr>
            <w:tcW w:w="630" w:type="dxa"/>
            <w:tcBorders>
              <w:top w:val="single" w:sz="4" w:space="0" w:color="auto"/>
              <w:left w:val="single" w:sz="4" w:space="0" w:color="auto"/>
              <w:bottom w:val="single" w:sz="4" w:space="0" w:color="auto"/>
              <w:right w:val="single" w:sz="4" w:space="0" w:color="auto"/>
            </w:tcBorders>
            <w:vAlign w:val="center"/>
          </w:tcPr>
          <w:p w14:paraId="02B8EEDB"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0BAFFA24" w14:textId="77777777" w:rsidR="00DB5967" w:rsidRPr="00AF1805" w:rsidRDefault="00DB5967" w:rsidP="00EB5F1E">
            <w:pPr>
              <w:jc w:val="center"/>
              <w:rPr>
                <w:sz w:val="13"/>
                <w:szCs w:val="13"/>
              </w:rPr>
            </w:pPr>
            <w:r w:rsidRPr="00AF1805">
              <w:rPr>
                <w:sz w:val="13"/>
                <w:szCs w:val="13"/>
              </w:rPr>
              <w:t>100</w:t>
            </w:r>
          </w:p>
        </w:tc>
        <w:tc>
          <w:tcPr>
            <w:tcW w:w="720" w:type="dxa"/>
            <w:tcBorders>
              <w:top w:val="single" w:sz="4" w:space="0" w:color="auto"/>
              <w:left w:val="single" w:sz="4" w:space="0" w:color="auto"/>
              <w:bottom w:val="single" w:sz="4" w:space="0" w:color="auto"/>
              <w:right w:val="single" w:sz="4" w:space="0" w:color="auto"/>
            </w:tcBorders>
            <w:vAlign w:val="center"/>
          </w:tcPr>
          <w:p w14:paraId="791BDB7E" w14:textId="14E97D74" w:rsidR="00DB5967" w:rsidRPr="00AF1805" w:rsidRDefault="0040277C" w:rsidP="00EB5F1E">
            <w:pPr>
              <w:jc w:val="center"/>
              <w:rPr>
                <w:sz w:val="13"/>
                <w:szCs w:val="13"/>
              </w:rPr>
            </w:pPr>
            <w:r>
              <w:rPr>
                <w:rFonts w:hint="eastAsia"/>
                <w:sz w:val="13"/>
                <w:szCs w:val="13"/>
              </w:rPr>
              <w:t>1</w:t>
            </w:r>
            <w:r w:rsidR="00A931D7">
              <w:rPr>
                <w:rFonts w:hint="eastAsia"/>
                <w:sz w:val="13"/>
                <w:szCs w:val="13"/>
              </w:rPr>
              <w:t>.2</w:t>
            </w:r>
          </w:p>
        </w:tc>
        <w:tc>
          <w:tcPr>
            <w:tcW w:w="765" w:type="dxa"/>
            <w:tcBorders>
              <w:top w:val="single" w:sz="4" w:space="0" w:color="auto"/>
              <w:left w:val="single" w:sz="4" w:space="0" w:color="auto"/>
              <w:bottom w:val="single" w:sz="4" w:space="0" w:color="auto"/>
              <w:right w:val="single" w:sz="4" w:space="0" w:color="auto"/>
            </w:tcBorders>
            <w:vAlign w:val="center"/>
          </w:tcPr>
          <w:p w14:paraId="3CC06C3F" w14:textId="77777777" w:rsidR="00DB5967" w:rsidRPr="00AF1805" w:rsidRDefault="00DB5967" w:rsidP="00EB5F1E">
            <w:pPr>
              <w:jc w:val="center"/>
              <w:rPr>
                <w:sz w:val="13"/>
                <w:szCs w:val="13"/>
              </w:rPr>
            </w:pPr>
            <w:r w:rsidRPr="00AF1805">
              <w:rPr>
                <w:sz w:val="13"/>
                <w:szCs w:val="13"/>
              </w:rPr>
              <w:t>G3/4B</w:t>
            </w:r>
          </w:p>
        </w:tc>
        <w:tc>
          <w:tcPr>
            <w:tcW w:w="765" w:type="dxa"/>
            <w:tcBorders>
              <w:top w:val="single" w:sz="4" w:space="0" w:color="auto"/>
              <w:left w:val="single" w:sz="4" w:space="0" w:color="auto"/>
              <w:bottom w:val="single" w:sz="4" w:space="0" w:color="auto"/>
              <w:right w:val="single" w:sz="4" w:space="0" w:color="auto"/>
            </w:tcBorders>
            <w:vAlign w:val="center"/>
          </w:tcPr>
          <w:p w14:paraId="3D0584C7" w14:textId="77777777" w:rsidR="00DB5967" w:rsidRPr="00AF1805" w:rsidRDefault="00DB5967" w:rsidP="00EB5F1E">
            <w:pPr>
              <w:jc w:val="center"/>
              <w:rPr>
                <w:sz w:val="13"/>
                <w:szCs w:val="13"/>
              </w:rPr>
            </w:pPr>
            <w:r w:rsidRPr="00AF1805">
              <w:rPr>
                <w:sz w:val="13"/>
                <w:szCs w:val="13"/>
              </w:rPr>
              <w:t>G1/2B</w:t>
            </w:r>
          </w:p>
        </w:tc>
      </w:tr>
      <w:tr w:rsidR="00DB5967" w:rsidRPr="00AF1805" w14:paraId="15D519BD"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4741E5C1" w14:textId="77777777" w:rsidR="00DB5967" w:rsidRPr="00AF1805" w:rsidRDefault="00DB5967" w:rsidP="00EB5F1E">
            <w:pPr>
              <w:jc w:val="center"/>
              <w:rPr>
                <w:sz w:val="13"/>
                <w:szCs w:val="13"/>
              </w:rPr>
            </w:pPr>
            <w:r w:rsidRPr="00AF1805">
              <w:rPr>
                <w:sz w:val="13"/>
                <w:szCs w:val="13"/>
              </w:rPr>
              <w:t>DN20</w:t>
            </w:r>
          </w:p>
        </w:tc>
        <w:tc>
          <w:tcPr>
            <w:tcW w:w="567" w:type="dxa"/>
            <w:tcBorders>
              <w:top w:val="single" w:sz="4" w:space="0" w:color="auto"/>
              <w:left w:val="single" w:sz="4" w:space="0" w:color="auto"/>
              <w:bottom w:val="single" w:sz="4" w:space="0" w:color="auto"/>
              <w:right w:val="single" w:sz="4" w:space="0" w:color="auto"/>
            </w:tcBorders>
            <w:vAlign w:val="center"/>
          </w:tcPr>
          <w:p w14:paraId="461807F6" w14:textId="52DCD2EE" w:rsidR="00DB5967" w:rsidRPr="00AF1805" w:rsidRDefault="00DB5967" w:rsidP="00EB5F1E">
            <w:pPr>
              <w:jc w:val="center"/>
              <w:rPr>
                <w:sz w:val="13"/>
                <w:szCs w:val="13"/>
              </w:rPr>
            </w:pPr>
            <w:r w:rsidRPr="00AF1805">
              <w:rPr>
                <w:sz w:val="13"/>
                <w:szCs w:val="13"/>
              </w:rPr>
              <w:t>0</w:t>
            </w:r>
            <w:r w:rsidR="000E7C62">
              <w:rPr>
                <w:rFonts w:hint="eastAsia"/>
                <w:sz w:val="13"/>
                <w:szCs w:val="13"/>
              </w:rPr>
              <w:t>.05</w:t>
            </w:r>
          </w:p>
        </w:tc>
        <w:tc>
          <w:tcPr>
            <w:tcW w:w="533" w:type="dxa"/>
            <w:tcBorders>
              <w:top w:val="single" w:sz="4" w:space="0" w:color="auto"/>
              <w:left w:val="single" w:sz="4" w:space="0" w:color="auto"/>
              <w:bottom w:val="single" w:sz="4" w:space="0" w:color="auto"/>
              <w:right w:val="single" w:sz="4" w:space="0" w:color="auto"/>
            </w:tcBorders>
            <w:vAlign w:val="center"/>
          </w:tcPr>
          <w:p w14:paraId="22F642F5" w14:textId="77777777" w:rsidR="00DB5967" w:rsidRPr="00AF1805" w:rsidRDefault="00DB5967" w:rsidP="00EB5F1E">
            <w:pPr>
              <w:jc w:val="center"/>
              <w:rPr>
                <w:sz w:val="13"/>
                <w:szCs w:val="13"/>
              </w:rPr>
            </w:pPr>
            <w:r w:rsidRPr="00AF1805">
              <w:rPr>
                <w:sz w:val="13"/>
                <w:szCs w:val="13"/>
              </w:rPr>
              <w:t>2.5</w:t>
            </w:r>
          </w:p>
        </w:tc>
        <w:tc>
          <w:tcPr>
            <w:tcW w:w="630" w:type="dxa"/>
            <w:tcBorders>
              <w:top w:val="single" w:sz="4" w:space="0" w:color="auto"/>
              <w:left w:val="single" w:sz="4" w:space="0" w:color="auto"/>
              <w:bottom w:val="single" w:sz="4" w:space="0" w:color="auto"/>
              <w:right w:val="single" w:sz="4" w:space="0" w:color="auto"/>
            </w:tcBorders>
            <w:vAlign w:val="center"/>
          </w:tcPr>
          <w:p w14:paraId="5C737BA2" w14:textId="77777777" w:rsidR="00DB5967" w:rsidRPr="00AF1805" w:rsidRDefault="00DB5967" w:rsidP="00EB5F1E">
            <w:pPr>
              <w:jc w:val="center"/>
              <w:rPr>
                <w:sz w:val="13"/>
                <w:szCs w:val="13"/>
              </w:rPr>
            </w:pPr>
            <w:r w:rsidRPr="00AF1805">
              <w:rPr>
                <w:sz w:val="13"/>
                <w:szCs w:val="13"/>
              </w:rPr>
              <w:t>5</w:t>
            </w:r>
          </w:p>
        </w:tc>
        <w:tc>
          <w:tcPr>
            <w:tcW w:w="630" w:type="dxa"/>
            <w:tcBorders>
              <w:top w:val="single" w:sz="4" w:space="0" w:color="auto"/>
              <w:left w:val="single" w:sz="4" w:space="0" w:color="auto"/>
              <w:bottom w:val="single" w:sz="4" w:space="0" w:color="auto"/>
              <w:right w:val="single" w:sz="4" w:space="0" w:color="auto"/>
            </w:tcBorders>
            <w:vAlign w:val="center"/>
          </w:tcPr>
          <w:p w14:paraId="555ACC65" w14:textId="77777777" w:rsidR="00DB5967" w:rsidRPr="00AF1805" w:rsidRDefault="00DB5967" w:rsidP="00EB5F1E">
            <w:pPr>
              <w:jc w:val="center"/>
              <w:rPr>
                <w:sz w:val="13"/>
                <w:szCs w:val="13"/>
              </w:rPr>
            </w:pPr>
            <w:r w:rsidRPr="00AF1805">
              <w:rPr>
                <w:sz w:val="13"/>
                <w:szCs w:val="13"/>
              </w:rPr>
              <w:t>130</w:t>
            </w:r>
          </w:p>
        </w:tc>
        <w:tc>
          <w:tcPr>
            <w:tcW w:w="630" w:type="dxa"/>
            <w:tcBorders>
              <w:top w:val="single" w:sz="4" w:space="0" w:color="auto"/>
              <w:left w:val="single" w:sz="4" w:space="0" w:color="auto"/>
              <w:bottom w:val="single" w:sz="4" w:space="0" w:color="auto"/>
              <w:right w:val="single" w:sz="4" w:space="0" w:color="auto"/>
            </w:tcBorders>
            <w:vAlign w:val="center"/>
          </w:tcPr>
          <w:p w14:paraId="176010AA"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5B6C18A8" w14:textId="77777777" w:rsidR="00DB5967" w:rsidRPr="00AF1805" w:rsidRDefault="00DB5967" w:rsidP="00EB5F1E">
            <w:pPr>
              <w:jc w:val="center"/>
              <w:rPr>
                <w:sz w:val="13"/>
                <w:szCs w:val="13"/>
              </w:rPr>
            </w:pPr>
            <w:r w:rsidRPr="00AF1805">
              <w:rPr>
                <w:sz w:val="13"/>
                <w:szCs w:val="13"/>
              </w:rPr>
              <w:t>105</w:t>
            </w:r>
          </w:p>
        </w:tc>
        <w:tc>
          <w:tcPr>
            <w:tcW w:w="720" w:type="dxa"/>
            <w:tcBorders>
              <w:top w:val="single" w:sz="4" w:space="0" w:color="auto"/>
              <w:left w:val="single" w:sz="4" w:space="0" w:color="auto"/>
              <w:bottom w:val="single" w:sz="4" w:space="0" w:color="auto"/>
              <w:right w:val="single" w:sz="4" w:space="0" w:color="auto"/>
            </w:tcBorders>
            <w:vAlign w:val="center"/>
          </w:tcPr>
          <w:p w14:paraId="5CFAC922" w14:textId="60325F33" w:rsidR="00DB5967" w:rsidRPr="00AF1805" w:rsidRDefault="0040277C" w:rsidP="00EB5F1E">
            <w:pPr>
              <w:jc w:val="center"/>
              <w:rPr>
                <w:sz w:val="13"/>
                <w:szCs w:val="13"/>
              </w:rPr>
            </w:pPr>
            <w:r>
              <w:rPr>
                <w:rFonts w:hint="eastAsia"/>
                <w:sz w:val="13"/>
                <w:szCs w:val="13"/>
              </w:rPr>
              <w:t>1</w:t>
            </w:r>
            <w:r w:rsidR="00A931D7">
              <w:rPr>
                <w:rFonts w:hint="eastAsia"/>
                <w:sz w:val="13"/>
                <w:szCs w:val="13"/>
              </w:rPr>
              <w:t>.2</w:t>
            </w:r>
          </w:p>
        </w:tc>
        <w:tc>
          <w:tcPr>
            <w:tcW w:w="765" w:type="dxa"/>
            <w:tcBorders>
              <w:top w:val="single" w:sz="4" w:space="0" w:color="auto"/>
              <w:left w:val="single" w:sz="4" w:space="0" w:color="auto"/>
              <w:bottom w:val="single" w:sz="4" w:space="0" w:color="auto"/>
              <w:right w:val="single" w:sz="4" w:space="0" w:color="auto"/>
            </w:tcBorders>
            <w:vAlign w:val="center"/>
          </w:tcPr>
          <w:p w14:paraId="1C0310F8" w14:textId="77777777" w:rsidR="00DB5967" w:rsidRPr="00AF1805" w:rsidRDefault="00DB5967" w:rsidP="00EB5F1E">
            <w:pPr>
              <w:jc w:val="center"/>
              <w:rPr>
                <w:sz w:val="13"/>
                <w:szCs w:val="13"/>
              </w:rPr>
            </w:pPr>
            <w:r w:rsidRPr="00AF1805">
              <w:rPr>
                <w:sz w:val="13"/>
                <w:szCs w:val="13"/>
              </w:rPr>
              <w:t>G1B</w:t>
            </w:r>
          </w:p>
        </w:tc>
        <w:tc>
          <w:tcPr>
            <w:tcW w:w="765" w:type="dxa"/>
            <w:tcBorders>
              <w:top w:val="single" w:sz="4" w:space="0" w:color="auto"/>
              <w:left w:val="single" w:sz="4" w:space="0" w:color="auto"/>
              <w:bottom w:val="single" w:sz="4" w:space="0" w:color="auto"/>
              <w:right w:val="single" w:sz="4" w:space="0" w:color="auto"/>
            </w:tcBorders>
            <w:vAlign w:val="center"/>
          </w:tcPr>
          <w:p w14:paraId="3CAEB7FC" w14:textId="77777777" w:rsidR="00DB5967" w:rsidRPr="00AF1805" w:rsidRDefault="00DB5967" w:rsidP="00EB5F1E">
            <w:pPr>
              <w:jc w:val="center"/>
              <w:rPr>
                <w:sz w:val="13"/>
                <w:szCs w:val="13"/>
              </w:rPr>
            </w:pPr>
            <w:r w:rsidRPr="00AF1805">
              <w:rPr>
                <w:sz w:val="13"/>
                <w:szCs w:val="13"/>
              </w:rPr>
              <w:t>G3/4B</w:t>
            </w:r>
          </w:p>
        </w:tc>
      </w:tr>
      <w:tr w:rsidR="00DB5967" w:rsidRPr="00AF1805" w14:paraId="14FABA60" w14:textId="77777777" w:rsidTr="006D3F8A">
        <w:trPr>
          <w:trHeight w:val="47"/>
        </w:trPr>
        <w:tc>
          <w:tcPr>
            <w:tcW w:w="700" w:type="dxa"/>
            <w:tcBorders>
              <w:top w:val="single" w:sz="4" w:space="0" w:color="auto"/>
              <w:left w:val="single" w:sz="4" w:space="0" w:color="auto"/>
              <w:bottom w:val="single" w:sz="4" w:space="0" w:color="auto"/>
              <w:right w:val="single" w:sz="4" w:space="0" w:color="auto"/>
            </w:tcBorders>
            <w:vAlign w:val="bottom"/>
          </w:tcPr>
          <w:p w14:paraId="2B491D4F" w14:textId="77777777" w:rsidR="00DB5967" w:rsidRPr="00AF1805" w:rsidRDefault="00DB5967" w:rsidP="00EB5F1E">
            <w:pPr>
              <w:jc w:val="center"/>
              <w:rPr>
                <w:sz w:val="13"/>
                <w:szCs w:val="13"/>
              </w:rPr>
            </w:pPr>
            <w:r w:rsidRPr="00AF1805">
              <w:rPr>
                <w:sz w:val="13"/>
                <w:szCs w:val="13"/>
              </w:rPr>
              <w:t>DN25</w:t>
            </w:r>
          </w:p>
        </w:tc>
        <w:tc>
          <w:tcPr>
            <w:tcW w:w="567" w:type="dxa"/>
            <w:tcBorders>
              <w:top w:val="single" w:sz="4" w:space="0" w:color="auto"/>
              <w:left w:val="single" w:sz="4" w:space="0" w:color="auto"/>
              <w:bottom w:val="single" w:sz="4" w:space="0" w:color="auto"/>
              <w:right w:val="single" w:sz="4" w:space="0" w:color="auto"/>
            </w:tcBorders>
            <w:vAlign w:val="center"/>
          </w:tcPr>
          <w:p w14:paraId="2EF63BA3" w14:textId="4EDDA5DC" w:rsidR="00DB5967" w:rsidRPr="00AF1805" w:rsidRDefault="00DB5967" w:rsidP="00EB5F1E">
            <w:pPr>
              <w:jc w:val="center"/>
              <w:rPr>
                <w:sz w:val="13"/>
                <w:szCs w:val="13"/>
              </w:rPr>
            </w:pPr>
            <w:r w:rsidRPr="00AF1805">
              <w:rPr>
                <w:sz w:val="13"/>
                <w:szCs w:val="13"/>
              </w:rPr>
              <w:t>0</w:t>
            </w:r>
            <w:r w:rsidR="000E7C62">
              <w:rPr>
                <w:rFonts w:hint="eastAsia"/>
                <w:sz w:val="13"/>
                <w:szCs w:val="13"/>
              </w:rPr>
              <w:t>.07</w:t>
            </w:r>
          </w:p>
        </w:tc>
        <w:tc>
          <w:tcPr>
            <w:tcW w:w="533" w:type="dxa"/>
            <w:tcBorders>
              <w:top w:val="single" w:sz="4" w:space="0" w:color="auto"/>
              <w:left w:val="single" w:sz="4" w:space="0" w:color="auto"/>
              <w:bottom w:val="single" w:sz="4" w:space="0" w:color="auto"/>
              <w:right w:val="single" w:sz="4" w:space="0" w:color="auto"/>
            </w:tcBorders>
            <w:vAlign w:val="center"/>
          </w:tcPr>
          <w:p w14:paraId="375AB12F" w14:textId="77777777" w:rsidR="00DB5967" w:rsidRPr="00AF1805" w:rsidRDefault="00DB5967" w:rsidP="00EB5F1E">
            <w:pPr>
              <w:jc w:val="center"/>
              <w:rPr>
                <w:sz w:val="13"/>
                <w:szCs w:val="13"/>
              </w:rPr>
            </w:pPr>
            <w:r w:rsidRPr="00AF1805">
              <w:rPr>
                <w:sz w:val="13"/>
                <w:szCs w:val="13"/>
              </w:rPr>
              <w:t>3.5</w:t>
            </w:r>
          </w:p>
        </w:tc>
        <w:tc>
          <w:tcPr>
            <w:tcW w:w="630" w:type="dxa"/>
            <w:tcBorders>
              <w:top w:val="single" w:sz="4" w:space="0" w:color="auto"/>
              <w:left w:val="single" w:sz="4" w:space="0" w:color="auto"/>
              <w:bottom w:val="single" w:sz="4" w:space="0" w:color="auto"/>
              <w:right w:val="single" w:sz="4" w:space="0" w:color="auto"/>
            </w:tcBorders>
            <w:vAlign w:val="center"/>
          </w:tcPr>
          <w:p w14:paraId="2D4C312A" w14:textId="77777777" w:rsidR="00DB5967" w:rsidRPr="00AF1805" w:rsidRDefault="00DB5967" w:rsidP="00EB5F1E">
            <w:pPr>
              <w:jc w:val="center"/>
              <w:rPr>
                <w:sz w:val="13"/>
                <w:szCs w:val="13"/>
              </w:rPr>
            </w:pPr>
            <w:r w:rsidRPr="00AF1805">
              <w:rPr>
                <w:sz w:val="13"/>
                <w:szCs w:val="13"/>
              </w:rPr>
              <w:t>7</w:t>
            </w:r>
          </w:p>
        </w:tc>
        <w:tc>
          <w:tcPr>
            <w:tcW w:w="630" w:type="dxa"/>
            <w:tcBorders>
              <w:top w:val="single" w:sz="4" w:space="0" w:color="auto"/>
              <w:left w:val="single" w:sz="4" w:space="0" w:color="auto"/>
              <w:bottom w:val="single" w:sz="4" w:space="0" w:color="auto"/>
              <w:right w:val="single" w:sz="4" w:space="0" w:color="auto"/>
            </w:tcBorders>
            <w:vAlign w:val="center"/>
          </w:tcPr>
          <w:p w14:paraId="5F06F0F9" w14:textId="77777777" w:rsidR="00DB5967" w:rsidRPr="00AF1805" w:rsidRDefault="00DB5967" w:rsidP="00EB5F1E">
            <w:pPr>
              <w:jc w:val="center"/>
              <w:rPr>
                <w:sz w:val="13"/>
                <w:szCs w:val="13"/>
              </w:rPr>
            </w:pPr>
            <w:r w:rsidRPr="00AF1805">
              <w:rPr>
                <w:sz w:val="13"/>
                <w:szCs w:val="13"/>
              </w:rPr>
              <w:t>160</w:t>
            </w:r>
          </w:p>
        </w:tc>
        <w:tc>
          <w:tcPr>
            <w:tcW w:w="630" w:type="dxa"/>
            <w:tcBorders>
              <w:top w:val="single" w:sz="4" w:space="0" w:color="auto"/>
              <w:left w:val="single" w:sz="4" w:space="0" w:color="auto"/>
              <w:bottom w:val="single" w:sz="4" w:space="0" w:color="auto"/>
              <w:right w:val="single" w:sz="4" w:space="0" w:color="auto"/>
            </w:tcBorders>
            <w:vAlign w:val="center"/>
          </w:tcPr>
          <w:p w14:paraId="28575CB2"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3A8BE325" w14:textId="77777777" w:rsidR="00DB5967" w:rsidRPr="00AF1805" w:rsidRDefault="00DB5967" w:rsidP="00EB5F1E">
            <w:pPr>
              <w:jc w:val="center"/>
              <w:rPr>
                <w:sz w:val="13"/>
                <w:szCs w:val="13"/>
              </w:rPr>
            </w:pPr>
            <w:r w:rsidRPr="00AF1805">
              <w:rPr>
                <w:sz w:val="13"/>
                <w:szCs w:val="13"/>
              </w:rPr>
              <w:t>110</w:t>
            </w:r>
          </w:p>
        </w:tc>
        <w:tc>
          <w:tcPr>
            <w:tcW w:w="720" w:type="dxa"/>
            <w:tcBorders>
              <w:top w:val="single" w:sz="4" w:space="0" w:color="auto"/>
              <w:left w:val="single" w:sz="4" w:space="0" w:color="auto"/>
              <w:bottom w:val="single" w:sz="4" w:space="0" w:color="auto"/>
              <w:right w:val="single" w:sz="4" w:space="0" w:color="auto"/>
            </w:tcBorders>
            <w:vAlign w:val="center"/>
          </w:tcPr>
          <w:p w14:paraId="2395CB0D" w14:textId="4C12BFC2" w:rsidR="00DB5967" w:rsidRPr="00AF1805" w:rsidRDefault="0040277C" w:rsidP="00EB5F1E">
            <w:pPr>
              <w:jc w:val="center"/>
              <w:rPr>
                <w:sz w:val="13"/>
                <w:szCs w:val="13"/>
              </w:rPr>
            </w:pPr>
            <w:r>
              <w:rPr>
                <w:rFonts w:hint="eastAsia"/>
                <w:sz w:val="13"/>
                <w:szCs w:val="13"/>
              </w:rPr>
              <w:t>1</w:t>
            </w:r>
            <w:r w:rsidR="00A931D7">
              <w:rPr>
                <w:rFonts w:hint="eastAsia"/>
                <w:sz w:val="13"/>
                <w:szCs w:val="13"/>
              </w:rPr>
              <w:t>.6</w:t>
            </w:r>
          </w:p>
        </w:tc>
        <w:tc>
          <w:tcPr>
            <w:tcW w:w="765" w:type="dxa"/>
            <w:tcBorders>
              <w:top w:val="single" w:sz="4" w:space="0" w:color="auto"/>
              <w:left w:val="single" w:sz="4" w:space="0" w:color="auto"/>
              <w:bottom w:val="single" w:sz="4" w:space="0" w:color="auto"/>
              <w:right w:val="single" w:sz="4" w:space="0" w:color="auto"/>
            </w:tcBorders>
            <w:vAlign w:val="center"/>
          </w:tcPr>
          <w:p w14:paraId="449B6593" w14:textId="77777777" w:rsidR="00DB5967" w:rsidRPr="00AF1805" w:rsidRDefault="00DB5967" w:rsidP="00EB5F1E">
            <w:pPr>
              <w:jc w:val="center"/>
              <w:rPr>
                <w:sz w:val="13"/>
                <w:szCs w:val="13"/>
              </w:rPr>
            </w:pPr>
            <w:r w:rsidRPr="00AF1805">
              <w:rPr>
                <w:sz w:val="13"/>
                <w:szCs w:val="13"/>
              </w:rPr>
              <w:t>G1 1/4B</w:t>
            </w:r>
          </w:p>
        </w:tc>
        <w:tc>
          <w:tcPr>
            <w:tcW w:w="765" w:type="dxa"/>
            <w:tcBorders>
              <w:top w:val="single" w:sz="4" w:space="0" w:color="auto"/>
              <w:left w:val="single" w:sz="4" w:space="0" w:color="auto"/>
              <w:bottom w:val="single" w:sz="4" w:space="0" w:color="auto"/>
              <w:right w:val="single" w:sz="4" w:space="0" w:color="auto"/>
            </w:tcBorders>
            <w:vAlign w:val="center"/>
          </w:tcPr>
          <w:p w14:paraId="1894868E" w14:textId="77777777" w:rsidR="00DB5967" w:rsidRPr="00AF1805" w:rsidRDefault="00DB5967" w:rsidP="00EB5F1E">
            <w:pPr>
              <w:jc w:val="center"/>
              <w:rPr>
                <w:sz w:val="13"/>
                <w:szCs w:val="13"/>
              </w:rPr>
            </w:pPr>
            <w:r w:rsidRPr="00AF1805">
              <w:rPr>
                <w:sz w:val="13"/>
                <w:szCs w:val="13"/>
              </w:rPr>
              <w:t>G1B</w:t>
            </w:r>
          </w:p>
        </w:tc>
      </w:tr>
      <w:tr w:rsidR="00DB5967" w:rsidRPr="00AF1805" w14:paraId="30BE92F4"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71CC9E9B" w14:textId="77777777" w:rsidR="00DB5967" w:rsidRPr="00AF1805" w:rsidRDefault="00DB5967" w:rsidP="00EB5F1E">
            <w:pPr>
              <w:jc w:val="center"/>
              <w:rPr>
                <w:sz w:val="13"/>
                <w:szCs w:val="13"/>
              </w:rPr>
            </w:pPr>
            <w:r w:rsidRPr="00AF1805">
              <w:rPr>
                <w:sz w:val="13"/>
                <w:szCs w:val="13"/>
              </w:rPr>
              <w:t>DN32</w:t>
            </w:r>
          </w:p>
        </w:tc>
        <w:tc>
          <w:tcPr>
            <w:tcW w:w="567" w:type="dxa"/>
            <w:tcBorders>
              <w:top w:val="single" w:sz="4" w:space="0" w:color="auto"/>
              <w:left w:val="single" w:sz="4" w:space="0" w:color="auto"/>
              <w:bottom w:val="single" w:sz="4" w:space="0" w:color="auto"/>
              <w:right w:val="single" w:sz="4" w:space="0" w:color="auto"/>
            </w:tcBorders>
            <w:vAlign w:val="center"/>
          </w:tcPr>
          <w:p w14:paraId="51EDA72E" w14:textId="403BCEF6" w:rsidR="00DB5967" w:rsidRPr="00AF1805" w:rsidRDefault="00DB5967" w:rsidP="00EB5F1E">
            <w:pPr>
              <w:jc w:val="center"/>
              <w:rPr>
                <w:sz w:val="13"/>
                <w:szCs w:val="13"/>
              </w:rPr>
            </w:pPr>
            <w:r w:rsidRPr="00AF1805">
              <w:rPr>
                <w:sz w:val="13"/>
                <w:szCs w:val="13"/>
              </w:rPr>
              <w:t>0</w:t>
            </w:r>
            <w:r w:rsidR="000E7C62">
              <w:rPr>
                <w:rFonts w:hint="eastAsia"/>
                <w:sz w:val="13"/>
                <w:szCs w:val="13"/>
              </w:rPr>
              <w:t>.12</w:t>
            </w:r>
          </w:p>
        </w:tc>
        <w:tc>
          <w:tcPr>
            <w:tcW w:w="533" w:type="dxa"/>
            <w:tcBorders>
              <w:top w:val="single" w:sz="4" w:space="0" w:color="auto"/>
              <w:left w:val="single" w:sz="4" w:space="0" w:color="auto"/>
              <w:bottom w:val="single" w:sz="4" w:space="0" w:color="auto"/>
              <w:right w:val="single" w:sz="4" w:space="0" w:color="auto"/>
            </w:tcBorders>
            <w:vAlign w:val="center"/>
          </w:tcPr>
          <w:p w14:paraId="253367C1" w14:textId="77777777" w:rsidR="00DB5967" w:rsidRPr="00AF1805" w:rsidRDefault="00DB5967" w:rsidP="00EB5F1E">
            <w:pPr>
              <w:jc w:val="center"/>
              <w:rPr>
                <w:sz w:val="13"/>
                <w:szCs w:val="13"/>
              </w:rPr>
            </w:pPr>
            <w:r w:rsidRPr="00AF1805">
              <w:rPr>
                <w:sz w:val="13"/>
                <w:szCs w:val="13"/>
              </w:rPr>
              <w:t>6</w:t>
            </w:r>
          </w:p>
        </w:tc>
        <w:tc>
          <w:tcPr>
            <w:tcW w:w="630" w:type="dxa"/>
            <w:tcBorders>
              <w:top w:val="single" w:sz="4" w:space="0" w:color="auto"/>
              <w:left w:val="single" w:sz="4" w:space="0" w:color="auto"/>
              <w:bottom w:val="single" w:sz="4" w:space="0" w:color="auto"/>
              <w:right w:val="single" w:sz="4" w:space="0" w:color="auto"/>
            </w:tcBorders>
            <w:vAlign w:val="center"/>
          </w:tcPr>
          <w:p w14:paraId="40201B00" w14:textId="77777777" w:rsidR="00DB5967" w:rsidRPr="00AF1805" w:rsidRDefault="00DB5967" w:rsidP="00EB5F1E">
            <w:pPr>
              <w:jc w:val="center"/>
              <w:rPr>
                <w:sz w:val="13"/>
                <w:szCs w:val="13"/>
              </w:rPr>
            </w:pPr>
            <w:r w:rsidRPr="00AF1805">
              <w:rPr>
                <w:sz w:val="13"/>
                <w:szCs w:val="13"/>
              </w:rPr>
              <w:t>12</w:t>
            </w:r>
          </w:p>
        </w:tc>
        <w:tc>
          <w:tcPr>
            <w:tcW w:w="630" w:type="dxa"/>
            <w:tcBorders>
              <w:top w:val="single" w:sz="4" w:space="0" w:color="auto"/>
              <w:left w:val="single" w:sz="4" w:space="0" w:color="auto"/>
              <w:bottom w:val="single" w:sz="4" w:space="0" w:color="auto"/>
              <w:right w:val="single" w:sz="4" w:space="0" w:color="auto"/>
            </w:tcBorders>
            <w:vAlign w:val="center"/>
          </w:tcPr>
          <w:p w14:paraId="2AB89835" w14:textId="77777777" w:rsidR="00DB5967" w:rsidRPr="00AF1805" w:rsidRDefault="00DB5967" w:rsidP="00EB5F1E">
            <w:pPr>
              <w:jc w:val="center"/>
              <w:rPr>
                <w:sz w:val="13"/>
                <w:szCs w:val="13"/>
              </w:rPr>
            </w:pPr>
            <w:r w:rsidRPr="00AF1805">
              <w:rPr>
                <w:sz w:val="13"/>
                <w:szCs w:val="13"/>
              </w:rPr>
              <w:t>180</w:t>
            </w:r>
          </w:p>
        </w:tc>
        <w:tc>
          <w:tcPr>
            <w:tcW w:w="630" w:type="dxa"/>
            <w:tcBorders>
              <w:top w:val="single" w:sz="4" w:space="0" w:color="auto"/>
              <w:left w:val="single" w:sz="4" w:space="0" w:color="auto"/>
              <w:bottom w:val="single" w:sz="4" w:space="0" w:color="auto"/>
              <w:right w:val="single" w:sz="4" w:space="0" w:color="auto"/>
            </w:tcBorders>
            <w:vAlign w:val="center"/>
          </w:tcPr>
          <w:p w14:paraId="06B3EE7E"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3FD104F5" w14:textId="77777777" w:rsidR="00DB5967" w:rsidRPr="00AF1805" w:rsidRDefault="00DB5967" w:rsidP="00EB5F1E">
            <w:pPr>
              <w:jc w:val="center"/>
              <w:rPr>
                <w:sz w:val="13"/>
                <w:szCs w:val="13"/>
              </w:rPr>
            </w:pPr>
            <w:r w:rsidRPr="00AF1805">
              <w:rPr>
                <w:sz w:val="13"/>
                <w:szCs w:val="13"/>
              </w:rPr>
              <w:t>120</w:t>
            </w:r>
          </w:p>
        </w:tc>
        <w:tc>
          <w:tcPr>
            <w:tcW w:w="720" w:type="dxa"/>
            <w:tcBorders>
              <w:top w:val="single" w:sz="4" w:space="0" w:color="auto"/>
              <w:left w:val="single" w:sz="4" w:space="0" w:color="auto"/>
              <w:bottom w:val="single" w:sz="4" w:space="0" w:color="auto"/>
              <w:right w:val="single" w:sz="4" w:space="0" w:color="auto"/>
            </w:tcBorders>
            <w:vAlign w:val="center"/>
          </w:tcPr>
          <w:p w14:paraId="50B7F2C9" w14:textId="32E705BC" w:rsidR="00DB5967" w:rsidRPr="00AF1805" w:rsidRDefault="0040277C" w:rsidP="00EB5F1E">
            <w:pPr>
              <w:jc w:val="center"/>
              <w:rPr>
                <w:sz w:val="13"/>
                <w:szCs w:val="13"/>
              </w:rPr>
            </w:pPr>
            <w:r>
              <w:rPr>
                <w:rFonts w:hint="eastAsia"/>
                <w:sz w:val="13"/>
                <w:szCs w:val="13"/>
              </w:rPr>
              <w:t>2</w:t>
            </w:r>
            <w:r w:rsidR="00A931D7">
              <w:rPr>
                <w:rFonts w:hint="eastAsia"/>
                <w:sz w:val="13"/>
                <w:szCs w:val="13"/>
              </w:rPr>
              <w:t>.2</w:t>
            </w:r>
          </w:p>
        </w:tc>
        <w:tc>
          <w:tcPr>
            <w:tcW w:w="765" w:type="dxa"/>
            <w:tcBorders>
              <w:top w:val="single" w:sz="4" w:space="0" w:color="auto"/>
              <w:left w:val="single" w:sz="4" w:space="0" w:color="auto"/>
              <w:bottom w:val="single" w:sz="4" w:space="0" w:color="auto"/>
              <w:right w:val="single" w:sz="4" w:space="0" w:color="auto"/>
            </w:tcBorders>
            <w:vAlign w:val="center"/>
          </w:tcPr>
          <w:p w14:paraId="3BE9E34F" w14:textId="77777777" w:rsidR="00DB5967" w:rsidRPr="00AF1805" w:rsidRDefault="00DB5967" w:rsidP="00EB5F1E">
            <w:pPr>
              <w:jc w:val="center"/>
              <w:rPr>
                <w:sz w:val="13"/>
                <w:szCs w:val="13"/>
              </w:rPr>
            </w:pPr>
            <w:r w:rsidRPr="00AF1805">
              <w:rPr>
                <w:sz w:val="13"/>
                <w:szCs w:val="13"/>
              </w:rPr>
              <w:t>G1 1/2B</w:t>
            </w:r>
          </w:p>
        </w:tc>
        <w:tc>
          <w:tcPr>
            <w:tcW w:w="765" w:type="dxa"/>
            <w:tcBorders>
              <w:top w:val="single" w:sz="4" w:space="0" w:color="auto"/>
              <w:left w:val="single" w:sz="4" w:space="0" w:color="auto"/>
              <w:bottom w:val="single" w:sz="4" w:space="0" w:color="auto"/>
              <w:right w:val="single" w:sz="4" w:space="0" w:color="auto"/>
            </w:tcBorders>
            <w:vAlign w:val="center"/>
          </w:tcPr>
          <w:p w14:paraId="16C222D2" w14:textId="77777777" w:rsidR="00DB5967" w:rsidRPr="00AF1805" w:rsidRDefault="00DB5967" w:rsidP="00EB5F1E">
            <w:pPr>
              <w:jc w:val="center"/>
              <w:rPr>
                <w:sz w:val="13"/>
                <w:szCs w:val="13"/>
              </w:rPr>
            </w:pPr>
            <w:r w:rsidRPr="00AF1805">
              <w:rPr>
                <w:sz w:val="13"/>
                <w:szCs w:val="13"/>
              </w:rPr>
              <w:t>G1 1/4B</w:t>
            </w:r>
          </w:p>
        </w:tc>
      </w:tr>
      <w:tr w:rsidR="00DB5967" w:rsidRPr="00AF1805" w14:paraId="39315C98"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1A186B1E" w14:textId="77777777" w:rsidR="00DB5967" w:rsidRPr="00AF1805" w:rsidRDefault="00DB5967" w:rsidP="00EB5F1E">
            <w:pPr>
              <w:jc w:val="center"/>
              <w:rPr>
                <w:sz w:val="13"/>
                <w:szCs w:val="13"/>
              </w:rPr>
            </w:pPr>
            <w:r w:rsidRPr="00AF1805">
              <w:rPr>
                <w:sz w:val="13"/>
                <w:szCs w:val="13"/>
              </w:rPr>
              <w:t>DN40</w:t>
            </w:r>
          </w:p>
        </w:tc>
        <w:tc>
          <w:tcPr>
            <w:tcW w:w="567" w:type="dxa"/>
            <w:tcBorders>
              <w:top w:val="single" w:sz="4" w:space="0" w:color="auto"/>
              <w:left w:val="single" w:sz="4" w:space="0" w:color="auto"/>
              <w:bottom w:val="single" w:sz="4" w:space="0" w:color="auto"/>
              <w:right w:val="single" w:sz="4" w:space="0" w:color="auto"/>
            </w:tcBorders>
            <w:vAlign w:val="center"/>
          </w:tcPr>
          <w:p w14:paraId="35D21486" w14:textId="75C35DFA" w:rsidR="00DB5967" w:rsidRPr="00AF1805" w:rsidRDefault="00DB5967" w:rsidP="00EB5F1E">
            <w:pPr>
              <w:jc w:val="center"/>
              <w:rPr>
                <w:sz w:val="13"/>
                <w:szCs w:val="13"/>
              </w:rPr>
            </w:pPr>
            <w:r w:rsidRPr="00AF1805">
              <w:rPr>
                <w:sz w:val="13"/>
                <w:szCs w:val="13"/>
              </w:rPr>
              <w:t>0</w:t>
            </w:r>
            <w:r w:rsidR="000E7C62">
              <w:rPr>
                <w:rFonts w:hint="eastAsia"/>
                <w:sz w:val="13"/>
                <w:szCs w:val="13"/>
              </w:rPr>
              <w:t>.2</w:t>
            </w:r>
          </w:p>
        </w:tc>
        <w:tc>
          <w:tcPr>
            <w:tcW w:w="533" w:type="dxa"/>
            <w:tcBorders>
              <w:top w:val="single" w:sz="4" w:space="0" w:color="auto"/>
              <w:left w:val="single" w:sz="4" w:space="0" w:color="auto"/>
              <w:bottom w:val="single" w:sz="4" w:space="0" w:color="auto"/>
              <w:right w:val="single" w:sz="4" w:space="0" w:color="auto"/>
            </w:tcBorders>
            <w:vAlign w:val="center"/>
          </w:tcPr>
          <w:p w14:paraId="576A1C1D" w14:textId="77777777" w:rsidR="00DB5967" w:rsidRPr="00AF1805" w:rsidRDefault="00DB5967" w:rsidP="00EB5F1E">
            <w:pPr>
              <w:jc w:val="center"/>
              <w:rPr>
                <w:sz w:val="13"/>
                <w:szCs w:val="13"/>
              </w:rPr>
            </w:pPr>
            <w:r w:rsidRPr="00AF1805">
              <w:rPr>
                <w:sz w:val="13"/>
                <w:szCs w:val="13"/>
              </w:rPr>
              <w:t>10</w:t>
            </w:r>
          </w:p>
        </w:tc>
        <w:tc>
          <w:tcPr>
            <w:tcW w:w="630" w:type="dxa"/>
            <w:tcBorders>
              <w:top w:val="single" w:sz="4" w:space="0" w:color="auto"/>
              <w:left w:val="single" w:sz="4" w:space="0" w:color="auto"/>
              <w:bottom w:val="single" w:sz="4" w:space="0" w:color="auto"/>
              <w:right w:val="single" w:sz="4" w:space="0" w:color="auto"/>
            </w:tcBorders>
            <w:vAlign w:val="center"/>
          </w:tcPr>
          <w:p w14:paraId="1CC570A9" w14:textId="77777777" w:rsidR="00DB5967" w:rsidRPr="00AF1805" w:rsidRDefault="00DB5967" w:rsidP="00EB5F1E">
            <w:pPr>
              <w:jc w:val="center"/>
              <w:rPr>
                <w:sz w:val="13"/>
                <w:szCs w:val="13"/>
              </w:rPr>
            </w:pPr>
            <w:r w:rsidRPr="00AF1805">
              <w:rPr>
                <w:sz w:val="13"/>
                <w:szCs w:val="13"/>
              </w:rPr>
              <w:t>20</w:t>
            </w:r>
          </w:p>
        </w:tc>
        <w:tc>
          <w:tcPr>
            <w:tcW w:w="630" w:type="dxa"/>
            <w:tcBorders>
              <w:top w:val="single" w:sz="4" w:space="0" w:color="auto"/>
              <w:left w:val="single" w:sz="4" w:space="0" w:color="auto"/>
              <w:bottom w:val="single" w:sz="4" w:space="0" w:color="auto"/>
              <w:right w:val="single" w:sz="4" w:space="0" w:color="auto"/>
            </w:tcBorders>
            <w:vAlign w:val="center"/>
          </w:tcPr>
          <w:p w14:paraId="5D7FBAFD"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08357393"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059F84F4" w14:textId="77777777" w:rsidR="00DB5967" w:rsidRPr="00AF1805" w:rsidRDefault="00DB5967" w:rsidP="00EB5F1E">
            <w:pPr>
              <w:jc w:val="center"/>
              <w:rPr>
                <w:sz w:val="13"/>
                <w:szCs w:val="13"/>
              </w:rPr>
            </w:pPr>
            <w:r w:rsidRPr="00AF1805">
              <w:rPr>
                <w:sz w:val="13"/>
                <w:szCs w:val="13"/>
              </w:rPr>
              <w:t>125</w:t>
            </w:r>
          </w:p>
        </w:tc>
        <w:tc>
          <w:tcPr>
            <w:tcW w:w="720" w:type="dxa"/>
            <w:tcBorders>
              <w:top w:val="single" w:sz="4" w:space="0" w:color="auto"/>
              <w:left w:val="single" w:sz="4" w:space="0" w:color="auto"/>
              <w:bottom w:val="single" w:sz="4" w:space="0" w:color="auto"/>
              <w:right w:val="single" w:sz="4" w:space="0" w:color="auto"/>
            </w:tcBorders>
            <w:vAlign w:val="center"/>
          </w:tcPr>
          <w:p w14:paraId="53BC411B" w14:textId="3623473F" w:rsidR="00DB5967" w:rsidRPr="00AF1805" w:rsidRDefault="00A931D7" w:rsidP="00EB5F1E">
            <w:pPr>
              <w:jc w:val="center"/>
              <w:rPr>
                <w:sz w:val="13"/>
                <w:szCs w:val="13"/>
              </w:rPr>
            </w:pPr>
            <w:r>
              <w:rPr>
                <w:rFonts w:hint="eastAsia"/>
                <w:sz w:val="13"/>
                <w:szCs w:val="13"/>
              </w:rPr>
              <w:t>2.8</w:t>
            </w:r>
          </w:p>
        </w:tc>
        <w:tc>
          <w:tcPr>
            <w:tcW w:w="765" w:type="dxa"/>
            <w:tcBorders>
              <w:top w:val="single" w:sz="4" w:space="0" w:color="auto"/>
              <w:left w:val="single" w:sz="4" w:space="0" w:color="auto"/>
              <w:bottom w:val="single" w:sz="4" w:space="0" w:color="auto"/>
              <w:right w:val="single" w:sz="4" w:space="0" w:color="auto"/>
            </w:tcBorders>
            <w:vAlign w:val="center"/>
          </w:tcPr>
          <w:p w14:paraId="781A990C" w14:textId="77777777" w:rsidR="00DB5967" w:rsidRPr="00AF1805" w:rsidRDefault="00DB5967" w:rsidP="00EB5F1E">
            <w:pPr>
              <w:jc w:val="center"/>
              <w:rPr>
                <w:sz w:val="13"/>
                <w:szCs w:val="13"/>
              </w:rPr>
            </w:pPr>
            <w:r w:rsidRPr="00AF1805">
              <w:rPr>
                <w:sz w:val="13"/>
                <w:szCs w:val="13"/>
              </w:rPr>
              <w:t>G2B</w:t>
            </w:r>
          </w:p>
        </w:tc>
        <w:tc>
          <w:tcPr>
            <w:tcW w:w="765" w:type="dxa"/>
            <w:tcBorders>
              <w:top w:val="single" w:sz="4" w:space="0" w:color="auto"/>
              <w:left w:val="single" w:sz="4" w:space="0" w:color="auto"/>
              <w:bottom w:val="single" w:sz="4" w:space="0" w:color="auto"/>
              <w:right w:val="single" w:sz="4" w:space="0" w:color="auto"/>
            </w:tcBorders>
            <w:vAlign w:val="center"/>
          </w:tcPr>
          <w:p w14:paraId="2F6E654F" w14:textId="77777777" w:rsidR="00DB5967" w:rsidRPr="00AF1805" w:rsidRDefault="00DB5967" w:rsidP="00EB5F1E">
            <w:pPr>
              <w:jc w:val="center"/>
              <w:rPr>
                <w:sz w:val="13"/>
                <w:szCs w:val="13"/>
              </w:rPr>
            </w:pPr>
            <w:r w:rsidRPr="00AF1805">
              <w:rPr>
                <w:sz w:val="13"/>
                <w:szCs w:val="13"/>
              </w:rPr>
              <w:t>G1 1/2B</w:t>
            </w:r>
          </w:p>
        </w:tc>
      </w:tr>
      <w:tr w:rsidR="00DB5967" w:rsidRPr="00AF1805" w14:paraId="262D5809"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35BA0557" w14:textId="77777777" w:rsidR="00DB5967" w:rsidRPr="00AF1805" w:rsidRDefault="00DB5967" w:rsidP="00EB5F1E">
            <w:pPr>
              <w:jc w:val="center"/>
              <w:rPr>
                <w:sz w:val="13"/>
                <w:szCs w:val="13"/>
              </w:rPr>
            </w:pPr>
            <w:r w:rsidRPr="00AF1805">
              <w:rPr>
                <w:sz w:val="13"/>
                <w:szCs w:val="13"/>
              </w:rPr>
              <w:t>DN50</w:t>
            </w:r>
          </w:p>
        </w:tc>
        <w:tc>
          <w:tcPr>
            <w:tcW w:w="567" w:type="dxa"/>
            <w:tcBorders>
              <w:top w:val="single" w:sz="4" w:space="0" w:color="auto"/>
              <w:left w:val="single" w:sz="4" w:space="0" w:color="auto"/>
              <w:bottom w:val="single" w:sz="4" w:space="0" w:color="auto"/>
              <w:right w:val="single" w:sz="4" w:space="0" w:color="auto"/>
            </w:tcBorders>
            <w:vAlign w:val="bottom"/>
          </w:tcPr>
          <w:p w14:paraId="3C6BB771" w14:textId="77777777" w:rsidR="00DB5967" w:rsidRPr="00AF1805" w:rsidRDefault="00DB5967" w:rsidP="00EB5F1E">
            <w:pPr>
              <w:jc w:val="center"/>
              <w:rPr>
                <w:sz w:val="13"/>
                <w:szCs w:val="13"/>
              </w:rPr>
            </w:pPr>
            <w:r w:rsidRPr="00AF1805">
              <w:rPr>
                <w:sz w:val="13"/>
                <w:szCs w:val="13"/>
              </w:rPr>
              <w:t>0.6</w:t>
            </w:r>
          </w:p>
        </w:tc>
        <w:tc>
          <w:tcPr>
            <w:tcW w:w="533" w:type="dxa"/>
            <w:tcBorders>
              <w:top w:val="single" w:sz="4" w:space="0" w:color="auto"/>
              <w:left w:val="single" w:sz="4" w:space="0" w:color="auto"/>
              <w:bottom w:val="single" w:sz="4" w:space="0" w:color="auto"/>
              <w:right w:val="single" w:sz="4" w:space="0" w:color="auto"/>
            </w:tcBorders>
            <w:vAlign w:val="bottom"/>
          </w:tcPr>
          <w:p w14:paraId="0B6945EB" w14:textId="77777777" w:rsidR="00DB5967" w:rsidRPr="00AF1805" w:rsidRDefault="00DB5967" w:rsidP="00EB5F1E">
            <w:pPr>
              <w:jc w:val="center"/>
              <w:rPr>
                <w:sz w:val="13"/>
                <w:szCs w:val="13"/>
              </w:rPr>
            </w:pPr>
            <w:r w:rsidRPr="00AF1805">
              <w:rPr>
                <w:sz w:val="13"/>
                <w:szCs w:val="13"/>
              </w:rPr>
              <w:t>15</w:t>
            </w:r>
          </w:p>
        </w:tc>
        <w:tc>
          <w:tcPr>
            <w:tcW w:w="630" w:type="dxa"/>
            <w:tcBorders>
              <w:top w:val="single" w:sz="4" w:space="0" w:color="auto"/>
              <w:left w:val="single" w:sz="4" w:space="0" w:color="auto"/>
              <w:bottom w:val="single" w:sz="4" w:space="0" w:color="auto"/>
              <w:right w:val="single" w:sz="4" w:space="0" w:color="auto"/>
            </w:tcBorders>
            <w:vAlign w:val="bottom"/>
          </w:tcPr>
          <w:p w14:paraId="60ABF002" w14:textId="77777777" w:rsidR="00DB5967" w:rsidRPr="00AF1805" w:rsidRDefault="00DB5967" w:rsidP="00EB5F1E">
            <w:pPr>
              <w:jc w:val="center"/>
              <w:rPr>
                <w:sz w:val="13"/>
                <w:szCs w:val="13"/>
              </w:rPr>
            </w:pPr>
            <w:r w:rsidRPr="00AF1805">
              <w:rPr>
                <w:sz w:val="13"/>
                <w:szCs w:val="13"/>
              </w:rPr>
              <w:t>30</w:t>
            </w:r>
          </w:p>
        </w:tc>
        <w:tc>
          <w:tcPr>
            <w:tcW w:w="630" w:type="dxa"/>
            <w:tcBorders>
              <w:top w:val="single" w:sz="4" w:space="0" w:color="auto"/>
              <w:left w:val="single" w:sz="4" w:space="0" w:color="auto"/>
              <w:bottom w:val="single" w:sz="4" w:space="0" w:color="auto"/>
              <w:right w:val="single" w:sz="4" w:space="0" w:color="auto"/>
            </w:tcBorders>
            <w:vAlign w:val="center"/>
          </w:tcPr>
          <w:p w14:paraId="3F2359F0"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4A3E2487" w14:textId="77777777" w:rsidR="00DB5967" w:rsidRPr="00AF1805" w:rsidRDefault="00DB5967" w:rsidP="00EB5F1E">
            <w:pPr>
              <w:jc w:val="center"/>
              <w:rPr>
                <w:sz w:val="13"/>
                <w:szCs w:val="13"/>
              </w:rPr>
            </w:pPr>
            <w:r w:rsidRPr="00AF1805">
              <w:rPr>
                <w:sz w:val="13"/>
                <w:szCs w:val="13"/>
              </w:rPr>
              <w:t>165</w:t>
            </w:r>
          </w:p>
        </w:tc>
        <w:tc>
          <w:tcPr>
            <w:tcW w:w="630" w:type="dxa"/>
            <w:tcBorders>
              <w:top w:val="single" w:sz="4" w:space="0" w:color="auto"/>
              <w:left w:val="single" w:sz="4" w:space="0" w:color="auto"/>
              <w:bottom w:val="single" w:sz="4" w:space="0" w:color="auto"/>
              <w:right w:val="single" w:sz="4" w:space="0" w:color="auto"/>
            </w:tcBorders>
            <w:vAlign w:val="center"/>
          </w:tcPr>
          <w:p w14:paraId="4D0C2ECD" w14:textId="77777777" w:rsidR="00DB5967" w:rsidRPr="00AF1805" w:rsidRDefault="00DB5967" w:rsidP="00EB5F1E">
            <w:pPr>
              <w:jc w:val="center"/>
              <w:rPr>
                <w:sz w:val="13"/>
                <w:szCs w:val="13"/>
              </w:rPr>
            </w:pPr>
            <w:r w:rsidRPr="00AF1805">
              <w:rPr>
                <w:sz w:val="13"/>
                <w:szCs w:val="13"/>
              </w:rPr>
              <w:t>197</w:t>
            </w:r>
          </w:p>
        </w:tc>
        <w:tc>
          <w:tcPr>
            <w:tcW w:w="720" w:type="dxa"/>
            <w:tcBorders>
              <w:top w:val="single" w:sz="4" w:space="0" w:color="auto"/>
              <w:left w:val="single" w:sz="4" w:space="0" w:color="auto"/>
              <w:bottom w:val="single" w:sz="4" w:space="0" w:color="auto"/>
              <w:right w:val="single" w:sz="4" w:space="0" w:color="auto"/>
            </w:tcBorders>
            <w:vAlign w:val="center"/>
          </w:tcPr>
          <w:p w14:paraId="676C4D8E" w14:textId="6858008B" w:rsidR="00DB5967" w:rsidRPr="00AF1805" w:rsidRDefault="00A931D7" w:rsidP="00EB5F1E">
            <w:pPr>
              <w:jc w:val="center"/>
              <w:rPr>
                <w:sz w:val="13"/>
                <w:szCs w:val="13"/>
              </w:rPr>
            </w:pPr>
            <w:r>
              <w:rPr>
                <w:rFonts w:hint="eastAsia"/>
                <w:sz w:val="13"/>
                <w:szCs w:val="13"/>
              </w:rPr>
              <w:t>10.8</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40E82DAF" w14:textId="77777777" w:rsidR="00DB5967" w:rsidRPr="00AF1805" w:rsidRDefault="00DB5967" w:rsidP="00EB5F1E">
            <w:pPr>
              <w:jc w:val="center"/>
              <w:rPr>
                <w:sz w:val="13"/>
                <w:szCs w:val="13"/>
              </w:rPr>
            </w:pPr>
            <w:r w:rsidRPr="00AF1805">
              <w:rPr>
                <w:sz w:val="13"/>
                <w:szCs w:val="13"/>
              </w:rPr>
              <w:t>4-M16</w:t>
            </w:r>
          </w:p>
        </w:tc>
      </w:tr>
      <w:tr w:rsidR="00DB5967" w:rsidRPr="00AF1805" w14:paraId="2191AE84"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3497135B" w14:textId="77777777" w:rsidR="00DB5967" w:rsidRPr="00AF1805" w:rsidRDefault="00DB5967" w:rsidP="00EB5F1E">
            <w:pPr>
              <w:jc w:val="center"/>
              <w:rPr>
                <w:sz w:val="13"/>
                <w:szCs w:val="13"/>
              </w:rPr>
            </w:pPr>
            <w:r w:rsidRPr="00AF1805">
              <w:rPr>
                <w:sz w:val="13"/>
                <w:szCs w:val="13"/>
              </w:rPr>
              <w:t>DN65</w:t>
            </w:r>
          </w:p>
        </w:tc>
        <w:tc>
          <w:tcPr>
            <w:tcW w:w="567" w:type="dxa"/>
            <w:tcBorders>
              <w:top w:val="single" w:sz="4" w:space="0" w:color="auto"/>
              <w:left w:val="single" w:sz="4" w:space="0" w:color="auto"/>
              <w:bottom w:val="single" w:sz="4" w:space="0" w:color="auto"/>
              <w:right w:val="single" w:sz="4" w:space="0" w:color="auto"/>
            </w:tcBorders>
            <w:vAlign w:val="bottom"/>
          </w:tcPr>
          <w:p w14:paraId="22CE6BD8" w14:textId="77777777" w:rsidR="00DB5967" w:rsidRPr="00AF1805" w:rsidRDefault="00DB5967" w:rsidP="00EB5F1E">
            <w:pPr>
              <w:jc w:val="center"/>
              <w:rPr>
                <w:sz w:val="13"/>
                <w:szCs w:val="13"/>
              </w:rPr>
            </w:pPr>
            <w:r w:rsidRPr="00AF1805">
              <w:rPr>
                <w:sz w:val="13"/>
                <w:szCs w:val="13"/>
              </w:rPr>
              <w:t>1</w:t>
            </w:r>
          </w:p>
        </w:tc>
        <w:tc>
          <w:tcPr>
            <w:tcW w:w="533" w:type="dxa"/>
            <w:tcBorders>
              <w:top w:val="single" w:sz="4" w:space="0" w:color="auto"/>
              <w:left w:val="single" w:sz="4" w:space="0" w:color="auto"/>
              <w:bottom w:val="single" w:sz="4" w:space="0" w:color="auto"/>
              <w:right w:val="single" w:sz="4" w:space="0" w:color="auto"/>
            </w:tcBorders>
            <w:vAlign w:val="bottom"/>
          </w:tcPr>
          <w:p w14:paraId="640BF284" w14:textId="77777777" w:rsidR="00DB5967" w:rsidRPr="00AF1805" w:rsidRDefault="00DB5967" w:rsidP="00EB5F1E">
            <w:pPr>
              <w:jc w:val="center"/>
              <w:rPr>
                <w:sz w:val="13"/>
                <w:szCs w:val="13"/>
              </w:rPr>
            </w:pPr>
            <w:r w:rsidRPr="00AF1805">
              <w:rPr>
                <w:sz w:val="13"/>
                <w:szCs w:val="13"/>
              </w:rPr>
              <w:t>25</w:t>
            </w:r>
          </w:p>
        </w:tc>
        <w:tc>
          <w:tcPr>
            <w:tcW w:w="630" w:type="dxa"/>
            <w:tcBorders>
              <w:top w:val="single" w:sz="4" w:space="0" w:color="auto"/>
              <w:left w:val="single" w:sz="4" w:space="0" w:color="auto"/>
              <w:bottom w:val="single" w:sz="4" w:space="0" w:color="auto"/>
              <w:right w:val="single" w:sz="4" w:space="0" w:color="auto"/>
            </w:tcBorders>
            <w:vAlign w:val="bottom"/>
          </w:tcPr>
          <w:p w14:paraId="3963A2DF" w14:textId="77777777" w:rsidR="00DB5967" w:rsidRPr="00AF1805" w:rsidRDefault="00DB5967" w:rsidP="00EB5F1E">
            <w:pPr>
              <w:jc w:val="center"/>
              <w:rPr>
                <w:sz w:val="13"/>
                <w:szCs w:val="13"/>
              </w:rPr>
            </w:pPr>
            <w:r w:rsidRPr="00AF1805">
              <w:rPr>
                <w:sz w:val="13"/>
                <w:szCs w:val="13"/>
              </w:rPr>
              <w:t>50</w:t>
            </w:r>
          </w:p>
        </w:tc>
        <w:tc>
          <w:tcPr>
            <w:tcW w:w="630" w:type="dxa"/>
            <w:tcBorders>
              <w:top w:val="single" w:sz="4" w:space="0" w:color="auto"/>
              <w:left w:val="single" w:sz="4" w:space="0" w:color="auto"/>
              <w:bottom w:val="single" w:sz="4" w:space="0" w:color="auto"/>
              <w:right w:val="single" w:sz="4" w:space="0" w:color="auto"/>
            </w:tcBorders>
            <w:vAlign w:val="center"/>
          </w:tcPr>
          <w:p w14:paraId="3E6C1496"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535E9495" w14:textId="77777777" w:rsidR="00DB5967" w:rsidRPr="00AF1805" w:rsidRDefault="00DB5967" w:rsidP="00EB5F1E">
            <w:pPr>
              <w:jc w:val="center"/>
              <w:rPr>
                <w:sz w:val="13"/>
                <w:szCs w:val="13"/>
              </w:rPr>
            </w:pPr>
            <w:r w:rsidRPr="00AF1805">
              <w:rPr>
                <w:sz w:val="13"/>
                <w:szCs w:val="13"/>
              </w:rPr>
              <w:t>185</w:t>
            </w:r>
          </w:p>
        </w:tc>
        <w:tc>
          <w:tcPr>
            <w:tcW w:w="630" w:type="dxa"/>
            <w:tcBorders>
              <w:top w:val="single" w:sz="4" w:space="0" w:color="auto"/>
              <w:left w:val="single" w:sz="4" w:space="0" w:color="auto"/>
              <w:bottom w:val="single" w:sz="4" w:space="0" w:color="auto"/>
              <w:right w:val="single" w:sz="4" w:space="0" w:color="auto"/>
            </w:tcBorders>
            <w:vAlign w:val="center"/>
          </w:tcPr>
          <w:p w14:paraId="6E770D04" w14:textId="77777777" w:rsidR="00DB5967" w:rsidRPr="00AF1805" w:rsidRDefault="00DB5967" w:rsidP="00EB5F1E">
            <w:pPr>
              <w:jc w:val="center"/>
              <w:rPr>
                <w:sz w:val="13"/>
                <w:szCs w:val="13"/>
              </w:rPr>
            </w:pPr>
            <w:r w:rsidRPr="00AF1805">
              <w:rPr>
                <w:sz w:val="13"/>
                <w:szCs w:val="13"/>
              </w:rPr>
              <w:t>211</w:t>
            </w:r>
          </w:p>
        </w:tc>
        <w:tc>
          <w:tcPr>
            <w:tcW w:w="720" w:type="dxa"/>
            <w:tcBorders>
              <w:top w:val="single" w:sz="4" w:space="0" w:color="auto"/>
              <w:left w:val="single" w:sz="4" w:space="0" w:color="auto"/>
              <w:bottom w:val="single" w:sz="4" w:space="0" w:color="auto"/>
              <w:right w:val="single" w:sz="4" w:space="0" w:color="auto"/>
            </w:tcBorders>
            <w:vAlign w:val="center"/>
          </w:tcPr>
          <w:p w14:paraId="683B3A14" w14:textId="48CBB848" w:rsidR="00DB5967" w:rsidRPr="00AF1805" w:rsidRDefault="00A931D7" w:rsidP="00EB5F1E">
            <w:pPr>
              <w:jc w:val="center"/>
              <w:rPr>
                <w:sz w:val="13"/>
                <w:szCs w:val="13"/>
              </w:rPr>
            </w:pPr>
            <w:r>
              <w:rPr>
                <w:rFonts w:hint="eastAsia"/>
                <w:sz w:val="13"/>
                <w:szCs w:val="13"/>
              </w:rPr>
              <w:t>14.5</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432FF332" w14:textId="77777777" w:rsidR="00DB5967" w:rsidRPr="00AF1805" w:rsidRDefault="00DB5967" w:rsidP="00EB5F1E">
            <w:pPr>
              <w:jc w:val="center"/>
              <w:rPr>
                <w:sz w:val="13"/>
                <w:szCs w:val="13"/>
              </w:rPr>
            </w:pPr>
            <w:r w:rsidRPr="00AF1805">
              <w:rPr>
                <w:sz w:val="13"/>
                <w:szCs w:val="13"/>
              </w:rPr>
              <w:t>4-M16</w:t>
            </w:r>
          </w:p>
        </w:tc>
      </w:tr>
      <w:tr w:rsidR="00DB5967" w:rsidRPr="00AF1805" w14:paraId="3409450A"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6CE0C043" w14:textId="77777777" w:rsidR="00DB5967" w:rsidRPr="00AF1805" w:rsidRDefault="00DB5967" w:rsidP="00EB5F1E">
            <w:pPr>
              <w:jc w:val="center"/>
              <w:rPr>
                <w:sz w:val="13"/>
                <w:szCs w:val="13"/>
              </w:rPr>
            </w:pPr>
            <w:r w:rsidRPr="00AF1805">
              <w:rPr>
                <w:sz w:val="13"/>
                <w:szCs w:val="13"/>
              </w:rPr>
              <w:t>DN80</w:t>
            </w:r>
          </w:p>
        </w:tc>
        <w:tc>
          <w:tcPr>
            <w:tcW w:w="567" w:type="dxa"/>
            <w:tcBorders>
              <w:top w:val="single" w:sz="4" w:space="0" w:color="auto"/>
              <w:left w:val="single" w:sz="4" w:space="0" w:color="auto"/>
              <w:bottom w:val="single" w:sz="4" w:space="0" w:color="auto"/>
              <w:right w:val="single" w:sz="4" w:space="0" w:color="auto"/>
            </w:tcBorders>
            <w:vAlign w:val="bottom"/>
          </w:tcPr>
          <w:p w14:paraId="053CC108" w14:textId="77777777" w:rsidR="00DB5967" w:rsidRPr="00AF1805" w:rsidRDefault="00DB5967" w:rsidP="00EB5F1E">
            <w:pPr>
              <w:jc w:val="center"/>
              <w:rPr>
                <w:sz w:val="13"/>
                <w:szCs w:val="13"/>
              </w:rPr>
            </w:pPr>
            <w:r w:rsidRPr="00AF1805">
              <w:rPr>
                <w:sz w:val="13"/>
                <w:szCs w:val="13"/>
              </w:rPr>
              <w:t>1.6</w:t>
            </w:r>
          </w:p>
        </w:tc>
        <w:tc>
          <w:tcPr>
            <w:tcW w:w="533" w:type="dxa"/>
            <w:tcBorders>
              <w:top w:val="single" w:sz="4" w:space="0" w:color="auto"/>
              <w:left w:val="single" w:sz="4" w:space="0" w:color="auto"/>
              <w:bottom w:val="single" w:sz="4" w:space="0" w:color="auto"/>
              <w:right w:val="single" w:sz="4" w:space="0" w:color="auto"/>
            </w:tcBorders>
            <w:vAlign w:val="bottom"/>
          </w:tcPr>
          <w:p w14:paraId="06C5F899" w14:textId="77777777" w:rsidR="00DB5967" w:rsidRPr="00AF1805" w:rsidRDefault="00DB5967" w:rsidP="00EB5F1E">
            <w:pPr>
              <w:jc w:val="center"/>
              <w:rPr>
                <w:sz w:val="13"/>
                <w:szCs w:val="13"/>
              </w:rPr>
            </w:pPr>
            <w:r w:rsidRPr="00AF1805">
              <w:rPr>
                <w:sz w:val="13"/>
                <w:szCs w:val="13"/>
              </w:rPr>
              <w:t>40</w:t>
            </w:r>
          </w:p>
        </w:tc>
        <w:tc>
          <w:tcPr>
            <w:tcW w:w="630" w:type="dxa"/>
            <w:tcBorders>
              <w:top w:val="single" w:sz="4" w:space="0" w:color="auto"/>
              <w:left w:val="single" w:sz="4" w:space="0" w:color="auto"/>
              <w:bottom w:val="single" w:sz="4" w:space="0" w:color="auto"/>
              <w:right w:val="single" w:sz="4" w:space="0" w:color="auto"/>
            </w:tcBorders>
            <w:vAlign w:val="bottom"/>
          </w:tcPr>
          <w:p w14:paraId="73DEAAE5" w14:textId="77777777" w:rsidR="00DB5967" w:rsidRPr="00AF1805" w:rsidRDefault="00DB5967" w:rsidP="00EB5F1E">
            <w:pPr>
              <w:jc w:val="center"/>
              <w:rPr>
                <w:sz w:val="13"/>
                <w:szCs w:val="13"/>
              </w:rPr>
            </w:pPr>
            <w:r w:rsidRPr="00AF1805">
              <w:rPr>
                <w:sz w:val="13"/>
                <w:szCs w:val="13"/>
              </w:rPr>
              <w:t>80</w:t>
            </w:r>
          </w:p>
        </w:tc>
        <w:tc>
          <w:tcPr>
            <w:tcW w:w="630" w:type="dxa"/>
            <w:tcBorders>
              <w:top w:val="single" w:sz="4" w:space="0" w:color="auto"/>
              <w:left w:val="single" w:sz="4" w:space="0" w:color="auto"/>
              <w:bottom w:val="single" w:sz="4" w:space="0" w:color="auto"/>
              <w:right w:val="single" w:sz="4" w:space="0" w:color="auto"/>
            </w:tcBorders>
            <w:vAlign w:val="center"/>
          </w:tcPr>
          <w:p w14:paraId="404EFE90" w14:textId="77777777" w:rsidR="00DB5967" w:rsidRPr="00AF1805" w:rsidRDefault="00DB5967" w:rsidP="00EB5F1E">
            <w:pPr>
              <w:jc w:val="center"/>
              <w:rPr>
                <w:sz w:val="13"/>
                <w:szCs w:val="13"/>
              </w:rPr>
            </w:pPr>
            <w:r w:rsidRPr="00AF1805">
              <w:rPr>
                <w:sz w:val="13"/>
                <w:szCs w:val="13"/>
              </w:rPr>
              <w:t>225</w:t>
            </w:r>
          </w:p>
        </w:tc>
        <w:tc>
          <w:tcPr>
            <w:tcW w:w="630" w:type="dxa"/>
            <w:tcBorders>
              <w:top w:val="single" w:sz="4" w:space="0" w:color="auto"/>
              <w:left w:val="single" w:sz="4" w:space="0" w:color="auto"/>
              <w:bottom w:val="single" w:sz="4" w:space="0" w:color="auto"/>
              <w:right w:val="single" w:sz="4" w:space="0" w:color="auto"/>
            </w:tcBorders>
            <w:vAlign w:val="center"/>
          </w:tcPr>
          <w:p w14:paraId="3188BF64"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66233A70" w14:textId="77777777" w:rsidR="00DB5967" w:rsidRPr="00AF1805" w:rsidRDefault="00DB5967" w:rsidP="00EB5F1E">
            <w:pPr>
              <w:jc w:val="center"/>
              <w:rPr>
                <w:sz w:val="13"/>
                <w:szCs w:val="13"/>
              </w:rPr>
            </w:pPr>
            <w:r w:rsidRPr="00AF1805">
              <w:rPr>
                <w:sz w:val="13"/>
                <w:szCs w:val="13"/>
              </w:rPr>
              <w:t>227</w:t>
            </w:r>
          </w:p>
        </w:tc>
        <w:tc>
          <w:tcPr>
            <w:tcW w:w="720" w:type="dxa"/>
            <w:tcBorders>
              <w:top w:val="single" w:sz="4" w:space="0" w:color="auto"/>
              <w:left w:val="single" w:sz="4" w:space="0" w:color="auto"/>
              <w:bottom w:val="single" w:sz="4" w:space="0" w:color="auto"/>
              <w:right w:val="single" w:sz="4" w:space="0" w:color="auto"/>
            </w:tcBorders>
            <w:vAlign w:val="center"/>
          </w:tcPr>
          <w:p w14:paraId="7085D617" w14:textId="2FC749BF" w:rsidR="00DB5967" w:rsidRPr="00AF1805" w:rsidRDefault="0040277C" w:rsidP="00EB5F1E">
            <w:pPr>
              <w:jc w:val="center"/>
              <w:rPr>
                <w:sz w:val="13"/>
                <w:szCs w:val="13"/>
              </w:rPr>
            </w:pPr>
            <w:r>
              <w:rPr>
                <w:rFonts w:hint="eastAsia"/>
                <w:sz w:val="13"/>
                <w:szCs w:val="13"/>
              </w:rPr>
              <w:t>1</w:t>
            </w:r>
            <w:r w:rsidR="00A931D7">
              <w:rPr>
                <w:rFonts w:hint="eastAsia"/>
                <w:sz w:val="13"/>
                <w:szCs w:val="13"/>
              </w:rPr>
              <w:t>6.9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597336C7" w14:textId="77777777" w:rsidR="00DB5967" w:rsidRPr="00AF1805" w:rsidRDefault="00DB5967" w:rsidP="00EB5F1E">
            <w:pPr>
              <w:jc w:val="center"/>
              <w:rPr>
                <w:sz w:val="13"/>
                <w:szCs w:val="13"/>
              </w:rPr>
            </w:pPr>
            <w:r w:rsidRPr="00AF1805">
              <w:rPr>
                <w:sz w:val="13"/>
                <w:szCs w:val="13"/>
              </w:rPr>
              <w:t>8-M16</w:t>
            </w:r>
          </w:p>
        </w:tc>
      </w:tr>
      <w:tr w:rsidR="00DB5967" w:rsidRPr="00AF1805" w14:paraId="36C39759"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62AA54D1" w14:textId="77777777" w:rsidR="00DB5967" w:rsidRPr="00AF1805" w:rsidRDefault="00DB5967" w:rsidP="00EB5F1E">
            <w:pPr>
              <w:jc w:val="center"/>
              <w:rPr>
                <w:sz w:val="13"/>
                <w:szCs w:val="13"/>
              </w:rPr>
            </w:pPr>
            <w:r w:rsidRPr="00AF1805">
              <w:rPr>
                <w:sz w:val="13"/>
                <w:szCs w:val="13"/>
              </w:rPr>
              <w:t>DN100</w:t>
            </w:r>
          </w:p>
        </w:tc>
        <w:tc>
          <w:tcPr>
            <w:tcW w:w="567" w:type="dxa"/>
            <w:tcBorders>
              <w:top w:val="single" w:sz="4" w:space="0" w:color="auto"/>
              <w:left w:val="single" w:sz="4" w:space="0" w:color="auto"/>
              <w:bottom w:val="single" w:sz="4" w:space="0" w:color="auto"/>
              <w:right w:val="single" w:sz="4" w:space="0" w:color="auto"/>
            </w:tcBorders>
            <w:vAlign w:val="bottom"/>
          </w:tcPr>
          <w:p w14:paraId="3B84BB01" w14:textId="77777777" w:rsidR="00DB5967" w:rsidRPr="00AF1805" w:rsidRDefault="00DB5967" w:rsidP="00EB5F1E">
            <w:pPr>
              <w:jc w:val="center"/>
              <w:rPr>
                <w:sz w:val="13"/>
                <w:szCs w:val="13"/>
              </w:rPr>
            </w:pPr>
            <w:r w:rsidRPr="00AF1805">
              <w:rPr>
                <w:sz w:val="13"/>
                <w:szCs w:val="13"/>
              </w:rPr>
              <w:t>2.4</w:t>
            </w:r>
          </w:p>
        </w:tc>
        <w:tc>
          <w:tcPr>
            <w:tcW w:w="533" w:type="dxa"/>
            <w:tcBorders>
              <w:top w:val="single" w:sz="4" w:space="0" w:color="auto"/>
              <w:left w:val="single" w:sz="4" w:space="0" w:color="auto"/>
              <w:bottom w:val="single" w:sz="4" w:space="0" w:color="auto"/>
              <w:right w:val="single" w:sz="4" w:space="0" w:color="auto"/>
            </w:tcBorders>
            <w:vAlign w:val="bottom"/>
          </w:tcPr>
          <w:p w14:paraId="6E06F079" w14:textId="77777777" w:rsidR="00DB5967" w:rsidRPr="00AF1805" w:rsidRDefault="00DB5967" w:rsidP="00EB5F1E">
            <w:pPr>
              <w:jc w:val="center"/>
              <w:rPr>
                <w:sz w:val="13"/>
                <w:szCs w:val="13"/>
              </w:rPr>
            </w:pPr>
            <w:r w:rsidRPr="00AF1805">
              <w:rPr>
                <w:sz w:val="13"/>
                <w:szCs w:val="13"/>
              </w:rPr>
              <w:t>60</w:t>
            </w:r>
          </w:p>
        </w:tc>
        <w:tc>
          <w:tcPr>
            <w:tcW w:w="630" w:type="dxa"/>
            <w:tcBorders>
              <w:top w:val="single" w:sz="4" w:space="0" w:color="auto"/>
              <w:left w:val="single" w:sz="4" w:space="0" w:color="auto"/>
              <w:bottom w:val="single" w:sz="4" w:space="0" w:color="auto"/>
              <w:right w:val="single" w:sz="4" w:space="0" w:color="auto"/>
            </w:tcBorders>
            <w:vAlign w:val="bottom"/>
          </w:tcPr>
          <w:p w14:paraId="1B444D5E"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2658C8EC" w14:textId="77777777" w:rsidR="00DB5967" w:rsidRPr="00AF1805" w:rsidRDefault="00DB5967" w:rsidP="00EB5F1E">
            <w:pPr>
              <w:jc w:val="center"/>
              <w:rPr>
                <w:sz w:val="13"/>
                <w:szCs w:val="13"/>
              </w:rPr>
            </w:pPr>
            <w:r w:rsidRPr="00AF1805">
              <w:rPr>
                <w:sz w:val="13"/>
                <w:szCs w:val="13"/>
              </w:rPr>
              <w:t>250</w:t>
            </w:r>
          </w:p>
        </w:tc>
        <w:tc>
          <w:tcPr>
            <w:tcW w:w="630" w:type="dxa"/>
            <w:tcBorders>
              <w:top w:val="single" w:sz="4" w:space="0" w:color="auto"/>
              <w:left w:val="single" w:sz="4" w:space="0" w:color="auto"/>
              <w:bottom w:val="single" w:sz="4" w:space="0" w:color="auto"/>
              <w:right w:val="single" w:sz="4" w:space="0" w:color="auto"/>
            </w:tcBorders>
            <w:vAlign w:val="center"/>
          </w:tcPr>
          <w:p w14:paraId="3720BAEF" w14:textId="77777777" w:rsidR="00DB5967" w:rsidRPr="00AF1805" w:rsidRDefault="00DB5967" w:rsidP="00EB5F1E">
            <w:pPr>
              <w:jc w:val="center"/>
              <w:rPr>
                <w:sz w:val="13"/>
                <w:szCs w:val="13"/>
              </w:rPr>
            </w:pPr>
            <w:r w:rsidRPr="00AF1805">
              <w:rPr>
                <w:sz w:val="13"/>
                <w:szCs w:val="13"/>
              </w:rPr>
              <w:t>220</w:t>
            </w:r>
          </w:p>
        </w:tc>
        <w:tc>
          <w:tcPr>
            <w:tcW w:w="630" w:type="dxa"/>
            <w:tcBorders>
              <w:top w:val="single" w:sz="4" w:space="0" w:color="auto"/>
              <w:left w:val="single" w:sz="4" w:space="0" w:color="auto"/>
              <w:bottom w:val="single" w:sz="4" w:space="0" w:color="auto"/>
              <w:right w:val="single" w:sz="4" w:space="0" w:color="auto"/>
            </w:tcBorders>
            <w:vAlign w:val="center"/>
          </w:tcPr>
          <w:p w14:paraId="7DB03B50" w14:textId="77777777" w:rsidR="00DB5967" w:rsidRPr="00AF1805" w:rsidRDefault="00DB5967" w:rsidP="00EB5F1E">
            <w:pPr>
              <w:jc w:val="center"/>
              <w:rPr>
                <w:sz w:val="13"/>
                <w:szCs w:val="13"/>
              </w:rPr>
            </w:pPr>
            <w:r w:rsidRPr="00AF1805">
              <w:rPr>
                <w:sz w:val="13"/>
                <w:szCs w:val="13"/>
              </w:rPr>
              <w:t>247</w:t>
            </w:r>
          </w:p>
        </w:tc>
        <w:tc>
          <w:tcPr>
            <w:tcW w:w="720" w:type="dxa"/>
            <w:tcBorders>
              <w:top w:val="single" w:sz="4" w:space="0" w:color="auto"/>
              <w:left w:val="single" w:sz="4" w:space="0" w:color="auto"/>
              <w:bottom w:val="single" w:sz="4" w:space="0" w:color="auto"/>
              <w:right w:val="single" w:sz="4" w:space="0" w:color="auto"/>
            </w:tcBorders>
            <w:vAlign w:val="center"/>
          </w:tcPr>
          <w:p w14:paraId="6CE059C1" w14:textId="259BC047" w:rsidR="00DB5967" w:rsidRPr="00AF1805" w:rsidRDefault="0040277C" w:rsidP="00EB5F1E">
            <w:pPr>
              <w:jc w:val="center"/>
              <w:rPr>
                <w:sz w:val="13"/>
                <w:szCs w:val="13"/>
              </w:rPr>
            </w:pPr>
            <w:r>
              <w:rPr>
                <w:rFonts w:hint="eastAsia"/>
                <w:sz w:val="13"/>
                <w:szCs w:val="13"/>
              </w:rPr>
              <w:t>1</w:t>
            </w:r>
            <w:r w:rsidR="00A931D7">
              <w:rPr>
                <w:rFonts w:hint="eastAsia"/>
                <w:sz w:val="13"/>
                <w:szCs w:val="13"/>
              </w:rPr>
              <w:t>9.9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75E03E51" w14:textId="77777777" w:rsidR="00DB5967" w:rsidRPr="00AF1805" w:rsidRDefault="00DB5967" w:rsidP="00EB5F1E">
            <w:pPr>
              <w:jc w:val="center"/>
              <w:rPr>
                <w:sz w:val="13"/>
                <w:szCs w:val="13"/>
              </w:rPr>
            </w:pPr>
            <w:r w:rsidRPr="00AF1805">
              <w:rPr>
                <w:sz w:val="13"/>
                <w:szCs w:val="13"/>
              </w:rPr>
              <w:t>8-M16</w:t>
            </w:r>
          </w:p>
        </w:tc>
      </w:tr>
      <w:tr w:rsidR="00DB5967" w:rsidRPr="00AF1805" w14:paraId="29034842"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0891F6CB" w14:textId="77777777" w:rsidR="00DB5967" w:rsidRPr="00AF1805" w:rsidRDefault="00DB5967" w:rsidP="00EB5F1E">
            <w:pPr>
              <w:jc w:val="center"/>
              <w:rPr>
                <w:sz w:val="13"/>
                <w:szCs w:val="13"/>
              </w:rPr>
            </w:pPr>
            <w:r w:rsidRPr="00AF1805">
              <w:rPr>
                <w:sz w:val="13"/>
                <w:szCs w:val="13"/>
              </w:rPr>
              <w:t>DN125</w:t>
            </w:r>
          </w:p>
        </w:tc>
        <w:tc>
          <w:tcPr>
            <w:tcW w:w="567" w:type="dxa"/>
            <w:tcBorders>
              <w:top w:val="single" w:sz="4" w:space="0" w:color="auto"/>
              <w:left w:val="single" w:sz="4" w:space="0" w:color="auto"/>
              <w:bottom w:val="single" w:sz="4" w:space="0" w:color="auto"/>
              <w:right w:val="single" w:sz="4" w:space="0" w:color="auto"/>
            </w:tcBorders>
            <w:vAlign w:val="bottom"/>
          </w:tcPr>
          <w:p w14:paraId="62B58BD5" w14:textId="77777777" w:rsidR="00DB5967" w:rsidRPr="00AF1805" w:rsidRDefault="00DB5967" w:rsidP="00EB5F1E">
            <w:pPr>
              <w:jc w:val="center"/>
              <w:rPr>
                <w:sz w:val="13"/>
                <w:szCs w:val="13"/>
              </w:rPr>
            </w:pPr>
            <w:r w:rsidRPr="00AF1805">
              <w:rPr>
                <w:sz w:val="13"/>
                <w:szCs w:val="13"/>
              </w:rPr>
              <w:t>4</w:t>
            </w:r>
          </w:p>
        </w:tc>
        <w:tc>
          <w:tcPr>
            <w:tcW w:w="533" w:type="dxa"/>
            <w:tcBorders>
              <w:top w:val="single" w:sz="4" w:space="0" w:color="auto"/>
              <w:left w:val="single" w:sz="4" w:space="0" w:color="auto"/>
              <w:bottom w:val="single" w:sz="4" w:space="0" w:color="auto"/>
              <w:right w:val="single" w:sz="4" w:space="0" w:color="auto"/>
            </w:tcBorders>
            <w:vAlign w:val="bottom"/>
          </w:tcPr>
          <w:p w14:paraId="69C24C28" w14:textId="77777777" w:rsidR="00DB5967" w:rsidRPr="00AF1805" w:rsidRDefault="00DB5967" w:rsidP="00EB5F1E">
            <w:pPr>
              <w:jc w:val="center"/>
              <w:rPr>
                <w:sz w:val="13"/>
                <w:szCs w:val="13"/>
              </w:rPr>
            </w:pPr>
            <w:r w:rsidRPr="00AF1805">
              <w:rPr>
                <w:sz w:val="13"/>
                <w:szCs w:val="13"/>
              </w:rPr>
              <w:t>100</w:t>
            </w:r>
          </w:p>
        </w:tc>
        <w:tc>
          <w:tcPr>
            <w:tcW w:w="630" w:type="dxa"/>
            <w:tcBorders>
              <w:top w:val="single" w:sz="4" w:space="0" w:color="auto"/>
              <w:left w:val="single" w:sz="4" w:space="0" w:color="auto"/>
              <w:bottom w:val="single" w:sz="4" w:space="0" w:color="auto"/>
              <w:right w:val="single" w:sz="4" w:space="0" w:color="auto"/>
            </w:tcBorders>
            <w:vAlign w:val="bottom"/>
          </w:tcPr>
          <w:p w14:paraId="5DF09C4E"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72A94D40" w14:textId="77777777" w:rsidR="00DB5967" w:rsidRPr="00AF1805" w:rsidRDefault="00DB5967" w:rsidP="00EB5F1E">
            <w:pPr>
              <w:jc w:val="center"/>
              <w:rPr>
                <w:sz w:val="13"/>
                <w:szCs w:val="13"/>
              </w:rPr>
            </w:pPr>
            <w:r w:rsidRPr="00AF1805">
              <w:rPr>
                <w:sz w:val="13"/>
                <w:szCs w:val="13"/>
              </w:rPr>
              <w:t>250</w:t>
            </w:r>
          </w:p>
        </w:tc>
        <w:tc>
          <w:tcPr>
            <w:tcW w:w="630" w:type="dxa"/>
            <w:tcBorders>
              <w:top w:val="single" w:sz="4" w:space="0" w:color="auto"/>
              <w:left w:val="single" w:sz="4" w:space="0" w:color="auto"/>
              <w:bottom w:val="single" w:sz="4" w:space="0" w:color="auto"/>
              <w:right w:val="single" w:sz="4" w:space="0" w:color="auto"/>
            </w:tcBorders>
            <w:vAlign w:val="center"/>
          </w:tcPr>
          <w:p w14:paraId="6405862F" w14:textId="77777777" w:rsidR="00DB5967" w:rsidRPr="00AF1805" w:rsidRDefault="00DB5967" w:rsidP="00EB5F1E">
            <w:pPr>
              <w:jc w:val="center"/>
              <w:rPr>
                <w:sz w:val="13"/>
                <w:szCs w:val="13"/>
              </w:rPr>
            </w:pPr>
            <w:r w:rsidRPr="00AF1805">
              <w:rPr>
                <w:sz w:val="13"/>
                <w:szCs w:val="13"/>
              </w:rPr>
              <w:t>250</w:t>
            </w:r>
          </w:p>
        </w:tc>
        <w:tc>
          <w:tcPr>
            <w:tcW w:w="630" w:type="dxa"/>
            <w:tcBorders>
              <w:top w:val="single" w:sz="4" w:space="0" w:color="auto"/>
              <w:left w:val="single" w:sz="4" w:space="0" w:color="auto"/>
              <w:bottom w:val="single" w:sz="4" w:space="0" w:color="auto"/>
              <w:right w:val="single" w:sz="4" w:space="0" w:color="auto"/>
            </w:tcBorders>
            <w:vAlign w:val="center"/>
          </w:tcPr>
          <w:p w14:paraId="42F9B5AE" w14:textId="77777777" w:rsidR="00DB5967" w:rsidRPr="00AF1805" w:rsidRDefault="00DB5967" w:rsidP="00EB5F1E">
            <w:pPr>
              <w:jc w:val="center"/>
              <w:rPr>
                <w:sz w:val="13"/>
                <w:szCs w:val="13"/>
              </w:rPr>
            </w:pPr>
            <w:r w:rsidRPr="00AF1805">
              <w:rPr>
                <w:sz w:val="13"/>
                <w:szCs w:val="13"/>
              </w:rPr>
              <w:t>242</w:t>
            </w:r>
          </w:p>
        </w:tc>
        <w:tc>
          <w:tcPr>
            <w:tcW w:w="720" w:type="dxa"/>
            <w:tcBorders>
              <w:top w:val="single" w:sz="4" w:space="0" w:color="auto"/>
              <w:left w:val="single" w:sz="4" w:space="0" w:color="auto"/>
              <w:bottom w:val="single" w:sz="4" w:space="0" w:color="auto"/>
              <w:right w:val="single" w:sz="4" w:space="0" w:color="auto"/>
            </w:tcBorders>
            <w:vAlign w:val="center"/>
          </w:tcPr>
          <w:p w14:paraId="00BBB0AD" w14:textId="3C74B414" w:rsidR="00DB5967" w:rsidRPr="00AF1805" w:rsidRDefault="0040277C" w:rsidP="00EB5F1E">
            <w:pPr>
              <w:jc w:val="center"/>
              <w:rPr>
                <w:sz w:val="13"/>
                <w:szCs w:val="13"/>
              </w:rPr>
            </w:pPr>
            <w:r>
              <w:rPr>
                <w:rFonts w:hint="eastAsia"/>
                <w:sz w:val="13"/>
                <w:szCs w:val="13"/>
              </w:rPr>
              <w:t>2</w:t>
            </w:r>
            <w:r w:rsidR="00A931D7">
              <w:rPr>
                <w:rFonts w:hint="eastAsia"/>
                <w:sz w:val="13"/>
                <w:szCs w:val="13"/>
              </w:rPr>
              <w:t>6.2</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B7595DE" w14:textId="77777777" w:rsidR="00DB5967" w:rsidRPr="00AF1805" w:rsidRDefault="00DB5967" w:rsidP="00EB5F1E">
            <w:pPr>
              <w:jc w:val="center"/>
              <w:rPr>
                <w:sz w:val="13"/>
                <w:szCs w:val="13"/>
              </w:rPr>
            </w:pPr>
            <w:r w:rsidRPr="00AF1805">
              <w:rPr>
                <w:sz w:val="13"/>
                <w:szCs w:val="13"/>
              </w:rPr>
              <w:t>8-M16</w:t>
            </w:r>
          </w:p>
        </w:tc>
      </w:tr>
      <w:tr w:rsidR="00DB5967" w:rsidRPr="00AF1805" w14:paraId="639EF586"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7DF7CC69" w14:textId="77777777" w:rsidR="00DB5967" w:rsidRPr="00AF1805" w:rsidRDefault="00DB5967" w:rsidP="00EB5F1E">
            <w:pPr>
              <w:jc w:val="center"/>
              <w:rPr>
                <w:sz w:val="13"/>
                <w:szCs w:val="13"/>
              </w:rPr>
            </w:pPr>
            <w:r w:rsidRPr="00AF1805">
              <w:rPr>
                <w:sz w:val="13"/>
                <w:szCs w:val="13"/>
              </w:rPr>
              <w:t>DN150</w:t>
            </w:r>
          </w:p>
        </w:tc>
        <w:tc>
          <w:tcPr>
            <w:tcW w:w="567" w:type="dxa"/>
            <w:tcBorders>
              <w:top w:val="single" w:sz="4" w:space="0" w:color="auto"/>
              <w:left w:val="single" w:sz="4" w:space="0" w:color="auto"/>
              <w:bottom w:val="single" w:sz="4" w:space="0" w:color="auto"/>
              <w:right w:val="single" w:sz="4" w:space="0" w:color="auto"/>
            </w:tcBorders>
            <w:vAlign w:val="bottom"/>
          </w:tcPr>
          <w:p w14:paraId="2669E071" w14:textId="77777777" w:rsidR="00DB5967" w:rsidRPr="00AF1805" w:rsidRDefault="00DB5967" w:rsidP="00EB5F1E">
            <w:pPr>
              <w:jc w:val="center"/>
              <w:rPr>
                <w:sz w:val="13"/>
                <w:szCs w:val="13"/>
              </w:rPr>
            </w:pPr>
            <w:r w:rsidRPr="00AF1805">
              <w:rPr>
                <w:sz w:val="13"/>
                <w:szCs w:val="13"/>
              </w:rPr>
              <w:t>6</w:t>
            </w:r>
          </w:p>
        </w:tc>
        <w:tc>
          <w:tcPr>
            <w:tcW w:w="533" w:type="dxa"/>
            <w:tcBorders>
              <w:top w:val="single" w:sz="4" w:space="0" w:color="auto"/>
              <w:left w:val="single" w:sz="4" w:space="0" w:color="auto"/>
              <w:bottom w:val="single" w:sz="4" w:space="0" w:color="auto"/>
              <w:right w:val="single" w:sz="4" w:space="0" w:color="auto"/>
            </w:tcBorders>
            <w:vAlign w:val="bottom"/>
          </w:tcPr>
          <w:p w14:paraId="46D4121D" w14:textId="77777777" w:rsidR="00DB5967" w:rsidRPr="00AF1805" w:rsidRDefault="00DB5967" w:rsidP="00EB5F1E">
            <w:pPr>
              <w:jc w:val="center"/>
              <w:rPr>
                <w:sz w:val="13"/>
                <w:szCs w:val="13"/>
              </w:rPr>
            </w:pPr>
            <w:r w:rsidRPr="00AF1805">
              <w:rPr>
                <w:sz w:val="13"/>
                <w:szCs w:val="13"/>
              </w:rPr>
              <w:t>150</w:t>
            </w:r>
          </w:p>
        </w:tc>
        <w:tc>
          <w:tcPr>
            <w:tcW w:w="630" w:type="dxa"/>
            <w:tcBorders>
              <w:top w:val="single" w:sz="4" w:space="0" w:color="auto"/>
              <w:left w:val="single" w:sz="4" w:space="0" w:color="auto"/>
              <w:bottom w:val="single" w:sz="4" w:space="0" w:color="auto"/>
              <w:right w:val="single" w:sz="4" w:space="0" w:color="auto"/>
            </w:tcBorders>
            <w:vAlign w:val="bottom"/>
          </w:tcPr>
          <w:p w14:paraId="50C7ABD0" w14:textId="77777777" w:rsidR="00DB5967" w:rsidRPr="00AF1805" w:rsidRDefault="00DB5967" w:rsidP="00EB5F1E">
            <w:pPr>
              <w:jc w:val="center"/>
              <w:rPr>
                <w:sz w:val="13"/>
                <w:szCs w:val="13"/>
              </w:rPr>
            </w:pPr>
            <w:r w:rsidRPr="00AF1805">
              <w:rPr>
                <w:sz w:val="13"/>
                <w:szCs w:val="13"/>
              </w:rPr>
              <w:t>300</w:t>
            </w:r>
          </w:p>
        </w:tc>
        <w:tc>
          <w:tcPr>
            <w:tcW w:w="630" w:type="dxa"/>
            <w:tcBorders>
              <w:top w:val="single" w:sz="4" w:space="0" w:color="auto"/>
              <w:left w:val="single" w:sz="4" w:space="0" w:color="auto"/>
              <w:bottom w:val="single" w:sz="4" w:space="0" w:color="auto"/>
              <w:right w:val="single" w:sz="4" w:space="0" w:color="auto"/>
            </w:tcBorders>
            <w:vAlign w:val="center"/>
          </w:tcPr>
          <w:p w14:paraId="17173D21" w14:textId="77777777" w:rsidR="00DB5967" w:rsidRPr="00AF1805" w:rsidRDefault="00DB5967" w:rsidP="00EB5F1E">
            <w:pPr>
              <w:jc w:val="center"/>
              <w:rPr>
                <w:sz w:val="13"/>
                <w:szCs w:val="13"/>
              </w:rPr>
            </w:pPr>
            <w:r w:rsidRPr="00AF1805">
              <w:rPr>
                <w:sz w:val="13"/>
                <w:szCs w:val="13"/>
              </w:rPr>
              <w:t>300</w:t>
            </w:r>
          </w:p>
        </w:tc>
        <w:tc>
          <w:tcPr>
            <w:tcW w:w="630" w:type="dxa"/>
            <w:tcBorders>
              <w:top w:val="single" w:sz="4" w:space="0" w:color="auto"/>
              <w:left w:val="single" w:sz="4" w:space="0" w:color="auto"/>
              <w:bottom w:val="single" w:sz="4" w:space="0" w:color="auto"/>
              <w:right w:val="single" w:sz="4" w:space="0" w:color="auto"/>
            </w:tcBorders>
            <w:vAlign w:val="center"/>
          </w:tcPr>
          <w:p w14:paraId="7190EA69" w14:textId="77777777" w:rsidR="00DB5967" w:rsidRPr="00AF1805" w:rsidRDefault="00DB5967" w:rsidP="00EB5F1E">
            <w:pPr>
              <w:jc w:val="center"/>
              <w:rPr>
                <w:sz w:val="13"/>
                <w:szCs w:val="13"/>
              </w:rPr>
            </w:pPr>
            <w:r w:rsidRPr="00AF1805">
              <w:rPr>
                <w:sz w:val="13"/>
                <w:szCs w:val="13"/>
              </w:rPr>
              <w:t>285</w:t>
            </w:r>
          </w:p>
        </w:tc>
        <w:tc>
          <w:tcPr>
            <w:tcW w:w="630" w:type="dxa"/>
            <w:tcBorders>
              <w:top w:val="single" w:sz="4" w:space="0" w:color="auto"/>
              <w:left w:val="single" w:sz="4" w:space="0" w:color="auto"/>
              <w:bottom w:val="single" w:sz="4" w:space="0" w:color="auto"/>
              <w:right w:val="single" w:sz="4" w:space="0" w:color="auto"/>
            </w:tcBorders>
            <w:vAlign w:val="center"/>
          </w:tcPr>
          <w:p w14:paraId="5F7DACAA" w14:textId="77777777" w:rsidR="00DB5967" w:rsidRPr="00AF1805" w:rsidRDefault="00DB5967" w:rsidP="00EB5F1E">
            <w:pPr>
              <w:jc w:val="center"/>
              <w:rPr>
                <w:sz w:val="13"/>
                <w:szCs w:val="13"/>
              </w:rPr>
            </w:pPr>
            <w:r w:rsidRPr="00AF1805">
              <w:rPr>
                <w:sz w:val="13"/>
                <w:szCs w:val="13"/>
              </w:rPr>
              <w:t>277</w:t>
            </w:r>
          </w:p>
        </w:tc>
        <w:tc>
          <w:tcPr>
            <w:tcW w:w="720" w:type="dxa"/>
            <w:tcBorders>
              <w:top w:val="single" w:sz="4" w:space="0" w:color="auto"/>
              <w:left w:val="single" w:sz="4" w:space="0" w:color="auto"/>
              <w:bottom w:val="single" w:sz="4" w:space="0" w:color="auto"/>
              <w:right w:val="single" w:sz="4" w:space="0" w:color="auto"/>
            </w:tcBorders>
            <w:vAlign w:val="center"/>
          </w:tcPr>
          <w:p w14:paraId="7355CC99" w14:textId="7DD62FB9" w:rsidR="00DB5967" w:rsidRPr="00AF1805" w:rsidRDefault="0040277C" w:rsidP="00EB5F1E">
            <w:pPr>
              <w:jc w:val="center"/>
              <w:rPr>
                <w:sz w:val="13"/>
                <w:szCs w:val="13"/>
              </w:rPr>
            </w:pPr>
            <w:r>
              <w:rPr>
                <w:rFonts w:hint="eastAsia"/>
                <w:sz w:val="13"/>
                <w:szCs w:val="13"/>
              </w:rPr>
              <w:t>2</w:t>
            </w:r>
            <w:r w:rsidR="00A931D7">
              <w:rPr>
                <w:rFonts w:hint="eastAsia"/>
                <w:sz w:val="13"/>
                <w:szCs w:val="13"/>
              </w:rPr>
              <w:t>9.0</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D96F76D" w14:textId="77777777" w:rsidR="00DB5967" w:rsidRPr="00AF1805" w:rsidRDefault="00DB5967" w:rsidP="00EB5F1E">
            <w:pPr>
              <w:jc w:val="center"/>
              <w:rPr>
                <w:sz w:val="13"/>
                <w:szCs w:val="13"/>
              </w:rPr>
            </w:pPr>
            <w:r w:rsidRPr="00AF1805">
              <w:rPr>
                <w:sz w:val="13"/>
                <w:szCs w:val="13"/>
              </w:rPr>
              <w:t>8-M20</w:t>
            </w:r>
          </w:p>
        </w:tc>
      </w:tr>
      <w:tr w:rsidR="00DB5967" w:rsidRPr="00AF1805" w14:paraId="00D587E4"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643E0938" w14:textId="77777777" w:rsidR="00DB5967" w:rsidRPr="00AF1805" w:rsidRDefault="00DB5967" w:rsidP="00EB5F1E">
            <w:pPr>
              <w:jc w:val="center"/>
              <w:rPr>
                <w:sz w:val="13"/>
                <w:szCs w:val="13"/>
              </w:rPr>
            </w:pPr>
            <w:r w:rsidRPr="00AF1805">
              <w:rPr>
                <w:sz w:val="13"/>
                <w:szCs w:val="13"/>
              </w:rPr>
              <w:t>DN200</w:t>
            </w:r>
          </w:p>
        </w:tc>
        <w:tc>
          <w:tcPr>
            <w:tcW w:w="567" w:type="dxa"/>
            <w:tcBorders>
              <w:top w:val="single" w:sz="4" w:space="0" w:color="auto"/>
              <w:left w:val="single" w:sz="4" w:space="0" w:color="auto"/>
              <w:bottom w:val="single" w:sz="4" w:space="0" w:color="auto"/>
              <w:right w:val="single" w:sz="4" w:space="0" w:color="auto"/>
            </w:tcBorders>
            <w:vAlign w:val="bottom"/>
          </w:tcPr>
          <w:p w14:paraId="3AF486A1" w14:textId="77777777" w:rsidR="00DB5967" w:rsidRPr="00AF1805" w:rsidRDefault="00DB5967" w:rsidP="00EB5F1E">
            <w:pPr>
              <w:jc w:val="center"/>
              <w:rPr>
                <w:sz w:val="13"/>
                <w:szCs w:val="13"/>
              </w:rPr>
            </w:pPr>
            <w:r w:rsidRPr="00AF1805">
              <w:rPr>
                <w:sz w:val="13"/>
                <w:szCs w:val="13"/>
              </w:rPr>
              <w:t>10</w:t>
            </w:r>
          </w:p>
        </w:tc>
        <w:tc>
          <w:tcPr>
            <w:tcW w:w="533" w:type="dxa"/>
            <w:tcBorders>
              <w:top w:val="single" w:sz="4" w:space="0" w:color="auto"/>
              <w:left w:val="single" w:sz="4" w:space="0" w:color="auto"/>
              <w:bottom w:val="single" w:sz="4" w:space="0" w:color="auto"/>
              <w:right w:val="single" w:sz="4" w:space="0" w:color="auto"/>
            </w:tcBorders>
            <w:vAlign w:val="bottom"/>
          </w:tcPr>
          <w:p w14:paraId="51DDADCC" w14:textId="77777777" w:rsidR="00DB5967" w:rsidRPr="00AF1805" w:rsidRDefault="00DB5967" w:rsidP="00EB5F1E">
            <w:pPr>
              <w:jc w:val="center"/>
              <w:rPr>
                <w:sz w:val="13"/>
                <w:szCs w:val="13"/>
              </w:rPr>
            </w:pPr>
            <w:r w:rsidRPr="00AF1805">
              <w:rPr>
                <w:sz w:val="13"/>
                <w:szCs w:val="13"/>
              </w:rPr>
              <w:t>250</w:t>
            </w:r>
          </w:p>
        </w:tc>
        <w:tc>
          <w:tcPr>
            <w:tcW w:w="630" w:type="dxa"/>
            <w:tcBorders>
              <w:top w:val="single" w:sz="4" w:space="0" w:color="auto"/>
              <w:left w:val="single" w:sz="4" w:space="0" w:color="auto"/>
              <w:bottom w:val="single" w:sz="4" w:space="0" w:color="auto"/>
              <w:right w:val="single" w:sz="4" w:space="0" w:color="auto"/>
            </w:tcBorders>
            <w:vAlign w:val="bottom"/>
          </w:tcPr>
          <w:p w14:paraId="406146BF" w14:textId="77777777" w:rsidR="00DB5967" w:rsidRPr="00AF1805" w:rsidRDefault="00DB5967" w:rsidP="00EB5F1E">
            <w:pPr>
              <w:jc w:val="center"/>
              <w:rPr>
                <w:sz w:val="13"/>
                <w:szCs w:val="13"/>
              </w:rPr>
            </w:pPr>
            <w:r w:rsidRPr="00AF1805">
              <w:rPr>
                <w:sz w:val="13"/>
                <w:szCs w:val="13"/>
              </w:rPr>
              <w:t>500</w:t>
            </w:r>
          </w:p>
        </w:tc>
        <w:tc>
          <w:tcPr>
            <w:tcW w:w="630" w:type="dxa"/>
            <w:tcBorders>
              <w:top w:val="single" w:sz="4" w:space="0" w:color="auto"/>
              <w:left w:val="single" w:sz="4" w:space="0" w:color="auto"/>
              <w:bottom w:val="single" w:sz="4" w:space="0" w:color="auto"/>
              <w:right w:val="single" w:sz="4" w:space="0" w:color="auto"/>
            </w:tcBorders>
            <w:vAlign w:val="center"/>
          </w:tcPr>
          <w:p w14:paraId="6EE3ECD8" w14:textId="77777777" w:rsidR="00DB5967" w:rsidRPr="00AF1805" w:rsidRDefault="00DB5967" w:rsidP="00EB5F1E">
            <w:pPr>
              <w:jc w:val="center"/>
              <w:rPr>
                <w:sz w:val="13"/>
                <w:szCs w:val="13"/>
              </w:rPr>
            </w:pPr>
            <w:r w:rsidRPr="00AF1805">
              <w:rPr>
                <w:sz w:val="13"/>
                <w:szCs w:val="13"/>
              </w:rPr>
              <w:t>350</w:t>
            </w:r>
          </w:p>
        </w:tc>
        <w:tc>
          <w:tcPr>
            <w:tcW w:w="630" w:type="dxa"/>
            <w:tcBorders>
              <w:top w:val="single" w:sz="4" w:space="0" w:color="auto"/>
              <w:left w:val="single" w:sz="4" w:space="0" w:color="auto"/>
              <w:bottom w:val="single" w:sz="4" w:space="0" w:color="auto"/>
              <w:right w:val="single" w:sz="4" w:space="0" w:color="auto"/>
            </w:tcBorders>
            <w:vAlign w:val="center"/>
          </w:tcPr>
          <w:p w14:paraId="3902040B" w14:textId="77777777" w:rsidR="00DB5967" w:rsidRPr="00AF1805" w:rsidRDefault="00DB5967" w:rsidP="00EB5F1E">
            <w:pPr>
              <w:jc w:val="center"/>
              <w:rPr>
                <w:sz w:val="13"/>
                <w:szCs w:val="13"/>
              </w:rPr>
            </w:pPr>
            <w:r w:rsidRPr="00AF1805">
              <w:rPr>
                <w:sz w:val="13"/>
                <w:szCs w:val="13"/>
              </w:rPr>
              <w:t>340</w:t>
            </w:r>
          </w:p>
        </w:tc>
        <w:tc>
          <w:tcPr>
            <w:tcW w:w="630" w:type="dxa"/>
            <w:tcBorders>
              <w:top w:val="single" w:sz="4" w:space="0" w:color="auto"/>
              <w:left w:val="single" w:sz="4" w:space="0" w:color="auto"/>
              <w:bottom w:val="single" w:sz="4" w:space="0" w:color="auto"/>
              <w:right w:val="single" w:sz="4" w:space="0" w:color="auto"/>
            </w:tcBorders>
            <w:vAlign w:val="center"/>
          </w:tcPr>
          <w:p w14:paraId="1D61F14A" w14:textId="77777777" w:rsidR="00DB5967" w:rsidRPr="00AF1805" w:rsidRDefault="00DB5967" w:rsidP="00EB5F1E">
            <w:pPr>
              <w:jc w:val="center"/>
              <w:rPr>
                <w:sz w:val="13"/>
                <w:szCs w:val="13"/>
              </w:rPr>
            </w:pPr>
            <w:r w:rsidRPr="00AF1805">
              <w:rPr>
                <w:sz w:val="13"/>
                <w:szCs w:val="13"/>
              </w:rPr>
              <w:t>327</w:t>
            </w:r>
          </w:p>
        </w:tc>
        <w:tc>
          <w:tcPr>
            <w:tcW w:w="720" w:type="dxa"/>
            <w:tcBorders>
              <w:top w:val="single" w:sz="4" w:space="0" w:color="auto"/>
              <w:left w:val="single" w:sz="4" w:space="0" w:color="auto"/>
              <w:bottom w:val="single" w:sz="4" w:space="0" w:color="auto"/>
              <w:right w:val="single" w:sz="4" w:space="0" w:color="auto"/>
            </w:tcBorders>
            <w:vAlign w:val="center"/>
          </w:tcPr>
          <w:p w14:paraId="51726ECF" w14:textId="66F0B823" w:rsidR="00DB5967" w:rsidRPr="00AF1805" w:rsidRDefault="00A931D7" w:rsidP="00EB5F1E">
            <w:pPr>
              <w:jc w:val="center"/>
              <w:rPr>
                <w:sz w:val="13"/>
                <w:szCs w:val="13"/>
              </w:rPr>
            </w:pPr>
            <w:r>
              <w:rPr>
                <w:rFonts w:hint="eastAsia"/>
                <w:sz w:val="13"/>
                <w:szCs w:val="13"/>
              </w:rPr>
              <w:t>48.9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2E11ED9E" w14:textId="77777777" w:rsidR="00DB5967" w:rsidRPr="00AF1805" w:rsidRDefault="00DB5967" w:rsidP="00EB5F1E">
            <w:pPr>
              <w:jc w:val="center"/>
              <w:rPr>
                <w:sz w:val="13"/>
                <w:szCs w:val="13"/>
              </w:rPr>
            </w:pPr>
            <w:r w:rsidRPr="00AF1805">
              <w:rPr>
                <w:sz w:val="13"/>
                <w:szCs w:val="13"/>
              </w:rPr>
              <w:t>12-M20</w:t>
            </w:r>
          </w:p>
        </w:tc>
      </w:tr>
      <w:tr w:rsidR="00DB5967" w:rsidRPr="00AF1805" w14:paraId="394F7EB2"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1ACADFDE" w14:textId="77777777" w:rsidR="00DB5967" w:rsidRPr="00AF1805" w:rsidRDefault="00DB5967" w:rsidP="00EB5F1E">
            <w:pPr>
              <w:jc w:val="center"/>
              <w:rPr>
                <w:sz w:val="13"/>
                <w:szCs w:val="13"/>
              </w:rPr>
            </w:pPr>
            <w:r w:rsidRPr="00AF1805">
              <w:rPr>
                <w:sz w:val="13"/>
                <w:szCs w:val="13"/>
              </w:rPr>
              <w:t>DN250</w:t>
            </w:r>
          </w:p>
        </w:tc>
        <w:tc>
          <w:tcPr>
            <w:tcW w:w="567" w:type="dxa"/>
            <w:tcBorders>
              <w:top w:val="single" w:sz="4" w:space="0" w:color="auto"/>
              <w:left w:val="single" w:sz="4" w:space="0" w:color="auto"/>
              <w:bottom w:val="single" w:sz="4" w:space="0" w:color="auto"/>
              <w:right w:val="single" w:sz="4" w:space="0" w:color="auto"/>
            </w:tcBorders>
            <w:vAlign w:val="bottom"/>
          </w:tcPr>
          <w:p w14:paraId="73FAF74D" w14:textId="77777777" w:rsidR="00DB5967" w:rsidRPr="00AF1805" w:rsidRDefault="00DB5967" w:rsidP="00EB5F1E">
            <w:pPr>
              <w:jc w:val="center"/>
              <w:rPr>
                <w:sz w:val="13"/>
                <w:szCs w:val="13"/>
              </w:rPr>
            </w:pPr>
            <w:r w:rsidRPr="00AF1805">
              <w:rPr>
                <w:sz w:val="13"/>
                <w:szCs w:val="13"/>
              </w:rPr>
              <w:t>16</w:t>
            </w:r>
          </w:p>
        </w:tc>
        <w:tc>
          <w:tcPr>
            <w:tcW w:w="533" w:type="dxa"/>
            <w:tcBorders>
              <w:top w:val="single" w:sz="4" w:space="0" w:color="auto"/>
              <w:left w:val="single" w:sz="4" w:space="0" w:color="auto"/>
              <w:bottom w:val="single" w:sz="4" w:space="0" w:color="auto"/>
              <w:right w:val="single" w:sz="4" w:space="0" w:color="auto"/>
            </w:tcBorders>
            <w:vAlign w:val="bottom"/>
          </w:tcPr>
          <w:p w14:paraId="7DEE3E64" w14:textId="77777777" w:rsidR="00DB5967" w:rsidRPr="00AF1805" w:rsidRDefault="00DB5967" w:rsidP="00EB5F1E">
            <w:pPr>
              <w:jc w:val="center"/>
              <w:rPr>
                <w:sz w:val="13"/>
                <w:szCs w:val="13"/>
              </w:rPr>
            </w:pPr>
            <w:r w:rsidRPr="00AF1805">
              <w:rPr>
                <w:sz w:val="13"/>
                <w:szCs w:val="13"/>
              </w:rPr>
              <w:t>400</w:t>
            </w:r>
          </w:p>
        </w:tc>
        <w:tc>
          <w:tcPr>
            <w:tcW w:w="630" w:type="dxa"/>
            <w:tcBorders>
              <w:top w:val="single" w:sz="4" w:space="0" w:color="auto"/>
              <w:left w:val="single" w:sz="4" w:space="0" w:color="auto"/>
              <w:bottom w:val="single" w:sz="4" w:space="0" w:color="auto"/>
              <w:right w:val="single" w:sz="4" w:space="0" w:color="auto"/>
            </w:tcBorders>
            <w:vAlign w:val="bottom"/>
          </w:tcPr>
          <w:p w14:paraId="37DC7CD6" w14:textId="77777777" w:rsidR="00DB5967" w:rsidRPr="00AF1805" w:rsidRDefault="00DB5967" w:rsidP="00EB5F1E">
            <w:pPr>
              <w:jc w:val="center"/>
              <w:rPr>
                <w:sz w:val="13"/>
                <w:szCs w:val="13"/>
              </w:rPr>
            </w:pPr>
            <w:r w:rsidRPr="00AF1805">
              <w:rPr>
                <w:sz w:val="13"/>
                <w:szCs w:val="13"/>
              </w:rPr>
              <w:t>800</w:t>
            </w:r>
          </w:p>
        </w:tc>
        <w:tc>
          <w:tcPr>
            <w:tcW w:w="630" w:type="dxa"/>
            <w:tcBorders>
              <w:top w:val="single" w:sz="4" w:space="0" w:color="auto"/>
              <w:left w:val="single" w:sz="4" w:space="0" w:color="auto"/>
              <w:bottom w:val="single" w:sz="4" w:space="0" w:color="auto"/>
              <w:right w:val="single" w:sz="4" w:space="0" w:color="auto"/>
            </w:tcBorders>
            <w:vAlign w:val="center"/>
          </w:tcPr>
          <w:p w14:paraId="20ADF6FC" w14:textId="77777777" w:rsidR="00DB5967" w:rsidRPr="00AF1805" w:rsidRDefault="00DB5967" w:rsidP="00EB5F1E">
            <w:pPr>
              <w:jc w:val="center"/>
              <w:rPr>
                <w:sz w:val="13"/>
                <w:szCs w:val="13"/>
              </w:rPr>
            </w:pPr>
            <w:r w:rsidRPr="00AF1805">
              <w:rPr>
                <w:sz w:val="13"/>
                <w:szCs w:val="13"/>
              </w:rPr>
              <w:t>450</w:t>
            </w:r>
          </w:p>
        </w:tc>
        <w:tc>
          <w:tcPr>
            <w:tcW w:w="630" w:type="dxa"/>
            <w:tcBorders>
              <w:top w:val="single" w:sz="4" w:space="0" w:color="auto"/>
              <w:left w:val="single" w:sz="4" w:space="0" w:color="auto"/>
              <w:bottom w:val="single" w:sz="4" w:space="0" w:color="auto"/>
              <w:right w:val="single" w:sz="4" w:space="0" w:color="auto"/>
            </w:tcBorders>
            <w:vAlign w:val="center"/>
          </w:tcPr>
          <w:p w14:paraId="4CE8E1D6" w14:textId="77777777" w:rsidR="00DB5967" w:rsidRPr="00AF1805" w:rsidRDefault="00DB5967" w:rsidP="00EB5F1E">
            <w:pPr>
              <w:jc w:val="center"/>
              <w:rPr>
                <w:sz w:val="13"/>
                <w:szCs w:val="13"/>
              </w:rPr>
            </w:pPr>
            <w:r w:rsidRPr="00AF1805">
              <w:rPr>
                <w:sz w:val="13"/>
                <w:szCs w:val="13"/>
              </w:rPr>
              <w:t>405</w:t>
            </w:r>
          </w:p>
        </w:tc>
        <w:tc>
          <w:tcPr>
            <w:tcW w:w="630" w:type="dxa"/>
            <w:tcBorders>
              <w:top w:val="single" w:sz="4" w:space="0" w:color="auto"/>
              <w:left w:val="single" w:sz="4" w:space="0" w:color="auto"/>
              <w:bottom w:val="single" w:sz="4" w:space="0" w:color="auto"/>
              <w:right w:val="single" w:sz="4" w:space="0" w:color="auto"/>
            </w:tcBorders>
            <w:vAlign w:val="center"/>
          </w:tcPr>
          <w:p w14:paraId="1D2CA2BD" w14:textId="77777777" w:rsidR="00DB5967" w:rsidRPr="00AF1805" w:rsidRDefault="00DB5967" w:rsidP="00EB5F1E">
            <w:pPr>
              <w:jc w:val="center"/>
              <w:rPr>
                <w:sz w:val="13"/>
                <w:szCs w:val="13"/>
              </w:rPr>
            </w:pPr>
            <w:r w:rsidRPr="00AF1805">
              <w:rPr>
                <w:sz w:val="13"/>
                <w:szCs w:val="13"/>
              </w:rPr>
              <w:t>412</w:t>
            </w:r>
          </w:p>
        </w:tc>
        <w:tc>
          <w:tcPr>
            <w:tcW w:w="720" w:type="dxa"/>
            <w:tcBorders>
              <w:top w:val="single" w:sz="4" w:space="0" w:color="auto"/>
              <w:left w:val="single" w:sz="4" w:space="0" w:color="auto"/>
              <w:bottom w:val="single" w:sz="4" w:space="0" w:color="auto"/>
              <w:right w:val="single" w:sz="4" w:space="0" w:color="auto"/>
            </w:tcBorders>
            <w:vAlign w:val="center"/>
          </w:tcPr>
          <w:p w14:paraId="546BF7E3" w14:textId="6AFF3FA7" w:rsidR="00DB5967" w:rsidRPr="00AF1805" w:rsidRDefault="00A931D7" w:rsidP="00EB5F1E">
            <w:pPr>
              <w:jc w:val="center"/>
              <w:rPr>
                <w:sz w:val="13"/>
                <w:szCs w:val="13"/>
              </w:rPr>
            </w:pPr>
            <w:r>
              <w:rPr>
                <w:rFonts w:hint="eastAsia"/>
                <w:sz w:val="13"/>
                <w:szCs w:val="13"/>
              </w:rPr>
              <w:t>93.9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4D11A764" w14:textId="77777777" w:rsidR="00DB5967" w:rsidRPr="00AF1805" w:rsidRDefault="00DB5967" w:rsidP="00EB5F1E">
            <w:pPr>
              <w:jc w:val="center"/>
              <w:rPr>
                <w:sz w:val="13"/>
                <w:szCs w:val="13"/>
              </w:rPr>
            </w:pPr>
            <w:r w:rsidRPr="00AF1805">
              <w:rPr>
                <w:sz w:val="13"/>
                <w:szCs w:val="13"/>
              </w:rPr>
              <w:t>12-M22</w:t>
            </w:r>
          </w:p>
        </w:tc>
      </w:tr>
      <w:tr w:rsidR="00DB5967" w:rsidRPr="00AF1805" w14:paraId="36C49D45"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39BC4490" w14:textId="77777777" w:rsidR="00DB5967" w:rsidRPr="00AF1805" w:rsidRDefault="00DB5967" w:rsidP="00EB5F1E">
            <w:pPr>
              <w:jc w:val="center"/>
              <w:rPr>
                <w:sz w:val="13"/>
                <w:szCs w:val="13"/>
              </w:rPr>
            </w:pPr>
            <w:r w:rsidRPr="00AF1805">
              <w:rPr>
                <w:sz w:val="13"/>
                <w:szCs w:val="13"/>
              </w:rPr>
              <w:t>DN300</w:t>
            </w:r>
          </w:p>
        </w:tc>
        <w:tc>
          <w:tcPr>
            <w:tcW w:w="567" w:type="dxa"/>
            <w:tcBorders>
              <w:top w:val="single" w:sz="4" w:space="0" w:color="auto"/>
              <w:left w:val="single" w:sz="4" w:space="0" w:color="auto"/>
              <w:bottom w:val="single" w:sz="4" w:space="0" w:color="auto"/>
              <w:right w:val="single" w:sz="4" w:space="0" w:color="auto"/>
            </w:tcBorders>
            <w:vAlign w:val="bottom"/>
          </w:tcPr>
          <w:p w14:paraId="069F103F" w14:textId="77777777" w:rsidR="00DB5967" w:rsidRPr="00AF1805" w:rsidRDefault="00DB5967" w:rsidP="00EB5F1E">
            <w:pPr>
              <w:jc w:val="center"/>
              <w:rPr>
                <w:sz w:val="13"/>
                <w:szCs w:val="13"/>
              </w:rPr>
            </w:pPr>
            <w:r w:rsidRPr="00AF1805">
              <w:rPr>
                <w:sz w:val="13"/>
                <w:szCs w:val="13"/>
              </w:rPr>
              <w:t>24</w:t>
            </w:r>
          </w:p>
        </w:tc>
        <w:tc>
          <w:tcPr>
            <w:tcW w:w="533" w:type="dxa"/>
            <w:tcBorders>
              <w:top w:val="single" w:sz="4" w:space="0" w:color="auto"/>
              <w:left w:val="single" w:sz="4" w:space="0" w:color="auto"/>
              <w:bottom w:val="single" w:sz="4" w:space="0" w:color="auto"/>
              <w:right w:val="single" w:sz="4" w:space="0" w:color="auto"/>
            </w:tcBorders>
            <w:vAlign w:val="bottom"/>
          </w:tcPr>
          <w:p w14:paraId="1F3F02C0" w14:textId="77777777" w:rsidR="00DB5967" w:rsidRPr="00AF1805" w:rsidRDefault="00DB5967" w:rsidP="00EB5F1E">
            <w:pPr>
              <w:jc w:val="center"/>
              <w:rPr>
                <w:sz w:val="13"/>
                <w:szCs w:val="13"/>
              </w:rPr>
            </w:pPr>
            <w:r w:rsidRPr="00AF1805">
              <w:rPr>
                <w:sz w:val="13"/>
                <w:szCs w:val="13"/>
              </w:rPr>
              <w:t>600</w:t>
            </w:r>
          </w:p>
        </w:tc>
        <w:tc>
          <w:tcPr>
            <w:tcW w:w="630" w:type="dxa"/>
            <w:tcBorders>
              <w:top w:val="single" w:sz="4" w:space="0" w:color="auto"/>
              <w:left w:val="single" w:sz="4" w:space="0" w:color="auto"/>
              <w:bottom w:val="single" w:sz="4" w:space="0" w:color="auto"/>
              <w:right w:val="single" w:sz="4" w:space="0" w:color="auto"/>
            </w:tcBorders>
            <w:vAlign w:val="bottom"/>
          </w:tcPr>
          <w:p w14:paraId="4F594CA0" w14:textId="77777777" w:rsidR="00DB5967" w:rsidRPr="00AF1805" w:rsidRDefault="00DB5967" w:rsidP="00EB5F1E">
            <w:pPr>
              <w:jc w:val="center"/>
              <w:rPr>
                <w:sz w:val="13"/>
                <w:szCs w:val="13"/>
              </w:rPr>
            </w:pPr>
            <w:r w:rsidRPr="00AF1805">
              <w:rPr>
                <w:sz w:val="13"/>
                <w:szCs w:val="13"/>
              </w:rPr>
              <w:t>1200</w:t>
            </w:r>
          </w:p>
        </w:tc>
        <w:tc>
          <w:tcPr>
            <w:tcW w:w="630" w:type="dxa"/>
            <w:tcBorders>
              <w:top w:val="single" w:sz="4" w:space="0" w:color="auto"/>
              <w:left w:val="single" w:sz="4" w:space="0" w:color="auto"/>
              <w:bottom w:val="single" w:sz="4" w:space="0" w:color="auto"/>
              <w:right w:val="single" w:sz="4" w:space="0" w:color="auto"/>
            </w:tcBorders>
            <w:vAlign w:val="center"/>
          </w:tcPr>
          <w:p w14:paraId="2FDD7DE7" w14:textId="77777777" w:rsidR="00DB5967" w:rsidRPr="00AF1805" w:rsidRDefault="00DB5967" w:rsidP="00EB5F1E">
            <w:pPr>
              <w:jc w:val="center"/>
              <w:rPr>
                <w:sz w:val="13"/>
                <w:szCs w:val="13"/>
              </w:rPr>
            </w:pPr>
            <w:r w:rsidRPr="00AF1805">
              <w:rPr>
                <w:sz w:val="13"/>
                <w:szCs w:val="13"/>
              </w:rPr>
              <w:t>500</w:t>
            </w:r>
          </w:p>
        </w:tc>
        <w:tc>
          <w:tcPr>
            <w:tcW w:w="630" w:type="dxa"/>
            <w:tcBorders>
              <w:top w:val="single" w:sz="4" w:space="0" w:color="auto"/>
              <w:left w:val="single" w:sz="4" w:space="0" w:color="auto"/>
              <w:bottom w:val="single" w:sz="4" w:space="0" w:color="auto"/>
              <w:right w:val="single" w:sz="4" w:space="0" w:color="auto"/>
            </w:tcBorders>
            <w:vAlign w:val="center"/>
          </w:tcPr>
          <w:p w14:paraId="5F33D059" w14:textId="77777777" w:rsidR="00DB5967" w:rsidRPr="00AF1805" w:rsidRDefault="00DB5967" w:rsidP="00EB5F1E">
            <w:pPr>
              <w:jc w:val="center"/>
              <w:rPr>
                <w:sz w:val="13"/>
                <w:szCs w:val="13"/>
              </w:rPr>
            </w:pPr>
            <w:r w:rsidRPr="00AF1805">
              <w:rPr>
                <w:sz w:val="13"/>
                <w:szCs w:val="13"/>
              </w:rPr>
              <w:t>460</w:t>
            </w:r>
          </w:p>
        </w:tc>
        <w:tc>
          <w:tcPr>
            <w:tcW w:w="630" w:type="dxa"/>
            <w:tcBorders>
              <w:top w:val="single" w:sz="4" w:space="0" w:color="auto"/>
              <w:left w:val="single" w:sz="4" w:space="0" w:color="auto"/>
              <w:bottom w:val="single" w:sz="4" w:space="0" w:color="auto"/>
              <w:right w:val="single" w:sz="4" w:space="0" w:color="auto"/>
            </w:tcBorders>
            <w:vAlign w:val="center"/>
          </w:tcPr>
          <w:p w14:paraId="61CCC078" w14:textId="77777777" w:rsidR="00DB5967" w:rsidRPr="00AF1805" w:rsidRDefault="00DB5967" w:rsidP="00EB5F1E">
            <w:pPr>
              <w:jc w:val="center"/>
              <w:rPr>
                <w:sz w:val="13"/>
                <w:szCs w:val="13"/>
              </w:rPr>
            </w:pPr>
            <w:r w:rsidRPr="00AF1805">
              <w:rPr>
                <w:sz w:val="13"/>
                <w:szCs w:val="13"/>
              </w:rPr>
              <w:t>467</w:t>
            </w:r>
          </w:p>
        </w:tc>
        <w:tc>
          <w:tcPr>
            <w:tcW w:w="720" w:type="dxa"/>
            <w:tcBorders>
              <w:top w:val="single" w:sz="4" w:space="0" w:color="auto"/>
              <w:left w:val="single" w:sz="4" w:space="0" w:color="auto"/>
              <w:bottom w:val="single" w:sz="4" w:space="0" w:color="auto"/>
              <w:right w:val="single" w:sz="4" w:space="0" w:color="auto"/>
            </w:tcBorders>
            <w:vAlign w:val="center"/>
          </w:tcPr>
          <w:p w14:paraId="0700A925" w14:textId="3E5ED6DA" w:rsidR="00DB5967" w:rsidRPr="00AF1805" w:rsidRDefault="0040277C" w:rsidP="00EB5F1E">
            <w:pPr>
              <w:jc w:val="center"/>
              <w:rPr>
                <w:sz w:val="13"/>
                <w:szCs w:val="13"/>
              </w:rPr>
            </w:pPr>
            <w:r>
              <w:rPr>
                <w:rFonts w:hint="eastAsia"/>
                <w:sz w:val="13"/>
                <w:szCs w:val="13"/>
              </w:rPr>
              <w:t>1</w:t>
            </w:r>
            <w:r w:rsidR="004517A6">
              <w:rPr>
                <w:rFonts w:hint="eastAsia"/>
                <w:sz w:val="13"/>
                <w:szCs w:val="13"/>
              </w:rPr>
              <w:t>1</w:t>
            </w:r>
            <w:r w:rsidR="00A931D7">
              <w:rPr>
                <w:rFonts w:hint="eastAsia"/>
                <w:sz w:val="13"/>
                <w:szCs w:val="13"/>
              </w:rPr>
              <w:t>3.9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F6592FC" w14:textId="77777777" w:rsidR="00DB5967" w:rsidRPr="00AF1805" w:rsidRDefault="00DB5967" w:rsidP="00EB5F1E">
            <w:pPr>
              <w:jc w:val="center"/>
              <w:rPr>
                <w:sz w:val="13"/>
                <w:szCs w:val="13"/>
              </w:rPr>
            </w:pPr>
            <w:r w:rsidRPr="00AF1805">
              <w:rPr>
                <w:sz w:val="13"/>
                <w:szCs w:val="13"/>
              </w:rPr>
              <w:t>12-M22</w:t>
            </w:r>
          </w:p>
        </w:tc>
      </w:tr>
    </w:tbl>
    <w:p w14:paraId="2FD24419" w14:textId="0B1E16FF" w:rsidR="00A1320F" w:rsidRPr="00AF1805" w:rsidRDefault="00A1320F">
      <w:pPr>
        <w:spacing w:line="180" w:lineRule="exact"/>
        <w:rPr>
          <w:i/>
        </w:rPr>
      </w:pPr>
    </w:p>
    <w:p w14:paraId="308B395E" w14:textId="709F1DC1" w:rsidR="00245D3C" w:rsidRPr="00AF1805" w:rsidRDefault="00245D3C">
      <w:pPr>
        <w:spacing w:line="180" w:lineRule="exact"/>
        <w:rPr>
          <w:i/>
        </w:rPr>
      </w:pPr>
    </w:p>
    <w:p w14:paraId="68248D28" w14:textId="23457A90" w:rsidR="00A1320F" w:rsidRPr="00AF1805" w:rsidRDefault="002D316F">
      <w:pPr>
        <w:spacing w:line="180" w:lineRule="exact"/>
        <w:rPr>
          <w:i/>
        </w:rPr>
      </w:pPr>
      <w:r>
        <w:rPr>
          <w:noProof/>
        </w:rPr>
        <mc:AlternateContent>
          <mc:Choice Requires="wps">
            <w:drawing>
              <wp:anchor distT="0" distB="0" distL="114300" distR="114300" simplePos="0" relativeHeight="251697152" behindDoc="0" locked="0" layoutInCell="1" allowOverlap="1" wp14:anchorId="54BC4A97" wp14:editId="12AD4AB1">
                <wp:simplePos x="0" y="0"/>
                <wp:positionH relativeFrom="column">
                  <wp:posOffset>2378710</wp:posOffset>
                </wp:positionH>
                <wp:positionV relativeFrom="paragraph">
                  <wp:posOffset>3810</wp:posOffset>
                </wp:positionV>
                <wp:extent cx="358140" cy="289560"/>
                <wp:effectExtent l="381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FCD4B" w14:textId="6292358D" w:rsidR="005B7D00" w:rsidRPr="00BE5A7D" w:rsidRDefault="005B7D00">
                            <w:pPr>
                              <w:rPr>
                                <w:color w:val="FF000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4BC4A97" id="Text Box 2" o:spid="_x0000_s1030" type="#_x0000_t202" style="position:absolute;left:0;text-align:left;margin-left:187.3pt;margin-top:.3pt;width:28.2pt;height:22.8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hFuAIAAMA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" filled="f" stroked="f">
                <v:textbox style="mso-fit-shape-to-text:t">
                  <w:txbxContent>
                    <w:p w14:paraId="60AFCD4B" w14:textId="6292358D" w:rsidR="005B7D00" w:rsidRPr="00BE5A7D" w:rsidRDefault="005B7D00">
                      <w:pPr>
                        <w:rPr>
                          <w:color w:val="FF0000"/>
                        </w:rPr>
                      </w:pPr>
                    </w:p>
                  </w:txbxContent>
                </v:textbox>
              </v:shape>
            </w:pict>
          </mc:Fallback>
        </mc:AlternateContent>
      </w:r>
      <w:r w:rsidR="00861C7B">
        <w:rPr>
          <w:i/>
        </w:rPr>
        <w:t>*</w:t>
      </w:r>
      <w:r w:rsidR="00CF0728" w:rsidRPr="00AF1805">
        <w:rPr>
          <w:i/>
        </w:rPr>
        <w:t>Notes: Weight may differ depending on accessories.</w:t>
      </w:r>
    </w:p>
    <w:p w14:paraId="5D4838B5" w14:textId="77777777" w:rsidR="00A1320F" w:rsidRPr="00AF1805" w:rsidRDefault="00A1320F">
      <w:pPr>
        <w:spacing w:line="180" w:lineRule="exact"/>
        <w:rPr>
          <w:i/>
        </w:rPr>
      </w:pPr>
    </w:p>
    <w:p w14:paraId="36B4574A" w14:textId="54AB26F6" w:rsidR="00D87D07" w:rsidRPr="00AF1805" w:rsidRDefault="00D87D07">
      <w:pPr>
        <w:spacing w:line="180" w:lineRule="exact"/>
        <w:rPr>
          <w:i/>
        </w:rPr>
      </w:pPr>
    </w:p>
    <w:p w14:paraId="3F857C10" w14:textId="18328EE4" w:rsidR="00D87D07" w:rsidRPr="00AF1805" w:rsidRDefault="00D87D07">
      <w:pPr>
        <w:spacing w:line="180" w:lineRule="exact"/>
        <w:rPr>
          <w:i/>
        </w:rPr>
      </w:pPr>
    </w:p>
    <w:p w14:paraId="7EF544E8" w14:textId="77777777" w:rsidR="00A1320F" w:rsidRPr="00AF1805" w:rsidRDefault="00CF0728">
      <w:pPr>
        <w:spacing w:line="200" w:lineRule="exact"/>
        <w:rPr>
          <w:b/>
        </w:rPr>
      </w:pPr>
      <w:r w:rsidRPr="00AF1805">
        <w:rPr>
          <w:b/>
        </w:rPr>
        <w:t>Electrical Data</w:t>
      </w:r>
    </w:p>
    <w:p w14:paraId="226162FB" w14:textId="77777777" w:rsidR="00A1320F" w:rsidRPr="00AF1805" w:rsidRDefault="00CF0728">
      <w:pPr>
        <w:spacing w:line="200" w:lineRule="exact"/>
      </w:pPr>
      <w:r w:rsidRPr="00AF1805">
        <w:t xml:space="preserve">Power Supply: </w:t>
      </w:r>
      <w:r w:rsidRPr="00AF1805">
        <w:tab/>
      </w:r>
      <w:r w:rsidRPr="00AF1805">
        <w:tab/>
      </w:r>
      <w:r w:rsidRPr="00AF1805">
        <w:tab/>
        <w:t>Battery, 3.6V, Lithium</w:t>
      </w:r>
    </w:p>
    <w:p w14:paraId="0D1F03D7" w14:textId="77777777" w:rsidR="00A1320F" w:rsidRPr="00AF1805" w:rsidRDefault="00CF0728">
      <w:pPr>
        <w:spacing w:line="200" w:lineRule="exact"/>
      </w:pPr>
      <w:r w:rsidRPr="00AF1805">
        <w:t>Battery type:</w:t>
      </w:r>
      <w:r w:rsidRPr="00AF1805">
        <w:tab/>
      </w:r>
      <w:r w:rsidRPr="00AF1805">
        <w:tab/>
      </w:r>
      <w:r w:rsidRPr="00AF1805">
        <w:tab/>
      </w:r>
      <w:r w:rsidRPr="00AF1805">
        <w:tab/>
        <w:t>Lithium, 3.6V</w:t>
      </w:r>
    </w:p>
    <w:p w14:paraId="79E2FB9C" w14:textId="77777777" w:rsidR="003D5C2A" w:rsidRPr="00AF1805" w:rsidRDefault="00CF0728">
      <w:pPr>
        <w:spacing w:line="200" w:lineRule="exact"/>
      </w:pPr>
      <w:r w:rsidRPr="00AF1805">
        <w:t xml:space="preserve">Battery life: </w:t>
      </w:r>
      <w:r w:rsidRPr="00AF1805">
        <w:tab/>
      </w:r>
      <w:r w:rsidRPr="00AF1805">
        <w:tab/>
      </w:r>
      <w:r w:rsidRPr="00AF1805">
        <w:tab/>
      </w:r>
      <w:r w:rsidRPr="00AF1805">
        <w:tab/>
      </w:r>
      <w:r w:rsidR="003D5C2A" w:rsidRPr="00AF1805">
        <w:t>5</w:t>
      </w:r>
      <w:r w:rsidRPr="00AF1805">
        <w:t xml:space="preserve"> years</w:t>
      </w:r>
    </w:p>
    <w:p w14:paraId="13DB8BD5" w14:textId="77777777" w:rsidR="00A1320F" w:rsidRPr="00AF1805" w:rsidRDefault="00CF0728">
      <w:pPr>
        <w:spacing w:line="200" w:lineRule="exact"/>
      </w:pPr>
      <w:r w:rsidRPr="00AF1805">
        <w:t>Backup Power Supply:</w:t>
      </w:r>
      <w:r w:rsidRPr="00AF1805">
        <w:tab/>
      </w:r>
      <w:r w:rsidRPr="00AF1805">
        <w:tab/>
        <w:t>Internal SuperCap</w:t>
      </w:r>
    </w:p>
    <w:p w14:paraId="68901D1A" w14:textId="77777777" w:rsidR="00A1320F" w:rsidRPr="00AF1805" w:rsidRDefault="00CF0728">
      <w:pPr>
        <w:spacing w:line="200" w:lineRule="exact"/>
      </w:pPr>
      <w:r w:rsidRPr="00AF1805">
        <w:t>Communication Interface:       M-Bus (default)</w:t>
      </w:r>
    </w:p>
    <w:p w14:paraId="7BB96D85" w14:textId="77777777" w:rsidR="00A1320F" w:rsidRPr="00AF1805" w:rsidRDefault="00056431">
      <w:pPr>
        <w:spacing w:line="200" w:lineRule="exact"/>
        <w:ind w:left="2100"/>
        <w:jc w:val="left"/>
      </w:pPr>
      <w:r w:rsidRPr="00AF1805">
        <w:t xml:space="preserve">Optional: </w:t>
      </w:r>
      <w:r w:rsidR="00CF0728" w:rsidRPr="00AF1805">
        <w:t>RS485 with MODBUS support,</w:t>
      </w:r>
      <w:r w:rsidR="00830B24">
        <w:rPr>
          <w:rFonts w:hint="eastAsia"/>
        </w:rPr>
        <w:t xml:space="preserve"> </w:t>
      </w:r>
      <w:r w:rsidR="00CF0728" w:rsidRPr="00AF1805">
        <w:t>BACnet/MSTP</w:t>
      </w:r>
    </w:p>
    <w:p w14:paraId="13AB89EB" w14:textId="77777777" w:rsidR="00A1320F" w:rsidRPr="00AF1805" w:rsidRDefault="00CF0728">
      <w:pPr>
        <w:spacing w:line="200" w:lineRule="exact"/>
      </w:pPr>
      <w:r w:rsidRPr="00AF1805">
        <w:lastRenderedPageBreak/>
        <w:t>CE approval:</w:t>
      </w:r>
      <w:r w:rsidRPr="00AF1805">
        <w:tab/>
      </w:r>
      <w:r w:rsidRPr="00AF1805">
        <w:tab/>
      </w:r>
      <w:r w:rsidRPr="00AF1805">
        <w:tab/>
      </w:r>
      <w:r w:rsidRPr="00AF1805">
        <w:tab/>
        <w:t>EN61326-1:2006</w:t>
      </w:r>
    </w:p>
    <w:p w14:paraId="36D6C6ED" w14:textId="77777777" w:rsidR="00A1320F" w:rsidRPr="00AF1805" w:rsidRDefault="00CF0728">
      <w:pPr>
        <w:spacing w:line="200" w:lineRule="exact"/>
      </w:pPr>
      <w:r w:rsidRPr="00AF1805">
        <w:t xml:space="preserve">Pressure: </w:t>
      </w:r>
      <w:r w:rsidRPr="00AF1805">
        <w:tab/>
      </w:r>
      <w:r w:rsidRPr="00AF1805">
        <w:tab/>
      </w:r>
      <w:r w:rsidRPr="00AF1805">
        <w:tab/>
      </w:r>
      <w:r w:rsidRPr="00AF1805">
        <w:tab/>
        <w:t>≤1.6 MPa</w:t>
      </w:r>
    </w:p>
    <w:p w14:paraId="689A41AB" w14:textId="77777777" w:rsidR="00A1320F" w:rsidRPr="00AF1805" w:rsidRDefault="00CF0728">
      <w:pPr>
        <w:spacing w:line="200" w:lineRule="exact"/>
      </w:pPr>
      <w:r w:rsidRPr="00AF1805">
        <w:t xml:space="preserve">Press loss: </w:t>
      </w:r>
      <w:r w:rsidRPr="00AF1805">
        <w:tab/>
      </w:r>
      <w:r w:rsidRPr="00AF1805">
        <w:tab/>
      </w:r>
      <w:r w:rsidRPr="00AF1805">
        <w:tab/>
      </w:r>
      <w:r w:rsidRPr="00AF1805">
        <w:tab/>
      </w:r>
      <w:r w:rsidR="00511993" w:rsidRPr="00AF1805">
        <w:t>≤17KPa</w:t>
      </w:r>
    </w:p>
    <w:p w14:paraId="00D63995" w14:textId="77777777" w:rsidR="00A1320F" w:rsidRPr="00AF1805" w:rsidRDefault="00CF0728">
      <w:pPr>
        <w:spacing w:line="200" w:lineRule="exact"/>
      </w:pPr>
      <w:r w:rsidRPr="00AF1805">
        <w:t>Replacement Interval:</w:t>
      </w:r>
      <w:r w:rsidRPr="00AF1805">
        <w:tab/>
      </w:r>
      <w:r w:rsidRPr="00AF1805">
        <w:tab/>
      </w:r>
      <w:r w:rsidR="00A82C97" w:rsidRPr="00AF1805">
        <w:t>5</w:t>
      </w:r>
      <w:r w:rsidRPr="00AF1805">
        <w:t xml:space="preserve"> years at t</w:t>
      </w:r>
      <w:r w:rsidRPr="00AF1805">
        <w:rPr>
          <w:vertAlign w:val="subscript"/>
        </w:rPr>
        <w:t>BAT</w:t>
      </w:r>
      <w:r w:rsidRPr="00AF1805">
        <w:t>&lt;30°C (86°F)</w:t>
      </w:r>
    </w:p>
    <w:p w14:paraId="356BB14B" w14:textId="35769116" w:rsidR="00A1320F" w:rsidRPr="00235131" w:rsidRDefault="00266BD6" w:rsidP="004F3454">
      <w:pPr>
        <w:spacing w:line="200" w:lineRule="exact"/>
        <w:ind w:left="2100" w:hangingChars="1400" w:hanging="2100"/>
      </w:pPr>
      <w:r w:rsidRPr="00235131">
        <w:t>Power Supply:</w:t>
      </w:r>
      <w:r w:rsidRPr="00235131">
        <w:tab/>
      </w:r>
      <w:r w:rsidR="00890E6E" w:rsidRPr="00235131">
        <w:t>A</w:t>
      </w:r>
      <w:r w:rsidR="00CF0728" w:rsidRPr="00235131">
        <w:t xml:space="preserve">utomatically switch to </w:t>
      </w:r>
      <w:r w:rsidR="00890E6E" w:rsidRPr="00235131">
        <w:t>battery</w:t>
      </w:r>
      <w:r w:rsidR="00CF0728" w:rsidRPr="00235131">
        <w:t xml:space="preserve"> power if </w:t>
      </w:r>
      <w:r w:rsidR="00890E6E" w:rsidRPr="00235131">
        <w:t xml:space="preserve">Mbus or RS485 power is not </w:t>
      </w:r>
      <w:r w:rsidR="00E327B9" w:rsidRPr="00235131">
        <w:t>available</w:t>
      </w:r>
      <w:r w:rsidR="004F3454" w:rsidRPr="00235131">
        <w:t xml:space="preserve"> </w:t>
      </w:r>
    </w:p>
    <w:p w14:paraId="7F7D4B82" w14:textId="77777777" w:rsidR="00A1320F" w:rsidRPr="00AF1805" w:rsidRDefault="00CF0728">
      <w:pPr>
        <w:spacing w:line="200" w:lineRule="exact"/>
      </w:pPr>
      <w:r w:rsidRPr="00AF1805">
        <w:t>Power Consumption:</w:t>
      </w:r>
      <w:r w:rsidRPr="00AF1805">
        <w:tab/>
      </w:r>
      <w:r w:rsidRPr="00AF1805">
        <w:tab/>
        <w:t>&lt;0.2W</w:t>
      </w:r>
    </w:p>
    <w:p w14:paraId="04C6A78D" w14:textId="77777777" w:rsidR="00A1320F" w:rsidRPr="00AF1805" w:rsidRDefault="00CF0728">
      <w:pPr>
        <w:spacing w:line="200" w:lineRule="exact"/>
      </w:pPr>
      <w:r w:rsidRPr="00AF1805">
        <w:t>Standby (Static) Current:</w:t>
      </w:r>
      <w:r w:rsidRPr="00AF1805">
        <w:tab/>
      </w:r>
      <w:r w:rsidRPr="00AF1805">
        <w:tab/>
        <w:t>&lt;10uA</w:t>
      </w:r>
    </w:p>
    <w:p w14:paraId="5416804C" w14:textId="77777777" w:rsidR="00A1320F" w:rsidRPr="00AF1805" w:rsidRDefault="00A1320F">
      <w:pPr>
        <w:spacing w:line="200" w:lineRule="exact"/>
      </w:pPr>
    </w:p>
    <w:p w14:paraId="7E44C6A9" w14:textId="77777777" w:rsidR="00A1320F" w:rsidRPr="00AF1805" w:rsidRDefault="00CF0728">
      <w:pPr>
        <w:spacing w:line="200" w:lineRule="exact"/>
        <w:rPr>
          <w:b/>
        </w:rPr>
      </w:pPr>
      <w:r w:rsidRPr="00AF1805">
        <w:rPr>
          <w:b/>
        </w:rPr>
        <w:t>Accuracy / MPE (Maximum Permissible Error)</w:t>
      </w:r>
    </w:p>
    <w:p w14:paraId="2F86468B" w14:textId="77777777" w:rsidR="00A1320F" w:rsidRPr="00AF1805" w:rsidRDefault="00CF0728">
      <w:pPr>
        <w:spacing w:line="200" w:lineRule="exact"/>
      </w:pPr>
      <w:r w:rsidRPr="00AF1805">
        <w:t>Accuracy Class:</w:t>
      </w:r>
      <w:r w:rsidRPr="00AF1805">
        <w:tab/>
      </w:r>
      <w:r w:rsidRPr="00AF1805">
        <w:tab/>
      </w:r>
      <w:r w:rsidRPr="00AF1805">
        <w:tab/>
        <w:t>Class 2</w:t>
      </w:r>
    </w:p>
    <w:p w14:paraId="4D4D13CB" w14:textId="77777777" w:rsidR="00A1320F" w:rsidRPr="00FF7B60" w:rsidRDefault="00CF0728">
      <w:pPr>
        <w:spacing w:line="200" w:lineRule="exact"/>
      </w:pPr>
      <w:r w:rsidRPr="00FF7B60">
        <w:t>MPE according to OIML R75, the whole system error is the combination of the following:</w:t>
      </w:r>
    </w:p>
    <w:p w14:paraId="20FD2FA9" w14:textId="77777777" w:rsidR="00A1320F" w:rsidRPr="00FF7B60" w:rsidRDefault="00CF0728">
      <w:pPr>
        <w:numPr>
          <w:ilvl w:val="0"/>
          <w:numId w:val="4"/>
        </w:numPr>
        <w:spacing w:line="200" w:lineRule="exact"/>
      </w:pPr>
      <w:r w:rsidRPr="00FF7B60">
        <w:t xml:space="preserve">Calculator (Integrator): </w:t>
      </w:r>
      <w:r w:rsidRPr="00FF7B60">
        <w:tab/>
        <w:t>E</w:t>
      </w:r>
      <w:r w:rsidRPr="00FF7B60">
        <w:rPr>
          <w:vertAlign w:val="subscript"/>
        </w:rPr>
        <w:t>c</w:t>
      </w:r>
      <w:r w:rsidRPr="00FF7B60">
        <w:t xml:space="preserve"> = ±(0.5 + 2 / Δ</w:t>
      </w:r>
      <w:r w:rsidRPr="00FF7B60">
        <w:sym w:font="Symbol" w:char="F051"/>
      </w:r>
      <w:r w:rsidRPr="00FF7B60">
        <w:t xml:space="preserve"> )</w:t>
      </w:r>
    </w:p>
    <w:p w14:paraId="2C1A22DD" w14:textId="77777777" w:rsidR="00A1320F" w:rsidRPr="00FF7B60" w:rsidRDefault="00CF0728">
      <w:pPr>
        <w:numPr>
          <w:ilvl w:val="0"/>
          <w:numId w:val="4"/>
        </w:numPr>
        <w:spacing w:line="200" w:lineRule="exact"/>
      </w:pPr>
      <w:r w:rsidRPr="00FF7B60">
        <w:t xml:space="preserve">Temperature Sensor: </w:t>
      </w:r>
      <w:r w:rsidRPr="00FF7B60">
        <w:tab/>
        <w:t>E</w:t>
      </w:r>
      <w:r w:rsidRPr="00FF7B60">
        <w:rPr>
          <w:vertAlign w:val="subscript"/>
        </w:rPr>
        <w:t>t</w:t>
      </w:r>
      <w:r w:rsidRPr="00FF7B60">
        <w:t xml:space="preserve"> = ±(0.5 + 4 / Δ</w:t>
      </w:r>
      <w:r w:rsidRPr="00FF7B60">
        <w:sym w:font="Symbol" w:char="F051"/>
      </w:r>
      <w:r w:rsidRPr="00FF7B60">
        <w:t xml:space="preserve"> )</w:t>
      </w:r>
    </w:p>
    <w:p w14:paraId="01B8422B" w14:textId="77777777" w:rsidR="00A1320F" w:rsidRPr="00FF7B60" w:rsidRDefault="00CF0728">
      <w:pPr>
        <w:numPr>
          <w:ilvl w:val="0"/>
          <w:numId w:val="4"/>
        </w:numPr>
        <w:spacing w:line="200" w:lineRule="exact"/>
      </w:pPr>
      <w:r w:rsidRPr="00FF7B60">
        <w:t xml:space="preserve">Flow Sensor: </w:t>
      </w:r>
      <w:r w:rsidRPr="00FF7B60">
        <w:tab/>
      </w:r>
      <w:r w:rsidRPr="00FF7B60">
        <w:tab/>
        <w:t>E</w:t>
      </w:r>
      <w:r w:rsidRPr="00FF7B60">
        <w:rPr>
          <w:vertAlign w:val="subscript"/>
        </w:rPr>
        <w:t>f</w:t>
      </w:r>
      <w:r w:rsidRPr="00FF7B60">
        <w:t xml:space="preserve"> = ±(2 + 0.02 q</w:t>
      </w:r>
      <w:r w:rsidRPr="00FF7B60">
        <w:rPr>
          <w:vertAlign w:val="subscript"/>
        </w:rPr>
        <w:t>n</w:t>
      </w:r>
      <w:r w:rsidRPr="00FF7B60">
        <w:t xml:space="preserve"> / q )</w:t>
      </w:r>
    </w:p>
    <w:p w14:paraId="14CF22D9" w14:textId="77777777" w:rsidR="00A1320F" w:rsidRPr="00AF1805" w:rsidRDefault="00CF0728">
      <w:pPr>
        <w:spacing w:line="200" w:lineRule="exact"/>
      </w:pPr>
      <w:r w:rsidRPr="00FF7B60">
        <w:t>Here Δ</w:t>
      </w:r>
      <w:r w:rsidRPr="00FF7B60">
        <w:sym w:font="Symbol" w:char="F051"/>
      </w:r>
      <w:r w:rsidRPr="00FF7B60">
        <w:t xml:space="preserve"> is the temperature difference between the flow and return of the heat exchange circuit. q is the flow rate and q</w:t>
      </w:r>
      <w:r w:rsidRPr="00FF7B60">
        <w:rPr>
          <w:vertAlign w:val="subscript"/>
        </w:rPr>
        <w:t>p</w:t>
      </w:r>
      <w:r w:rsidRPr="00FF7B60">
        <w:t xml:space="preserve"> is the nominal flow rate.</w:t>
      </w:r>
    </w:p>
    <w:p w14:paraId="69788D4A" w14:textId="77777777" w:rsidR="00A1320F" w:rsidRPr="00AF1805" w:rsidRDefault="00A1320F">
      <w:pPr>
        <w:spacing w:line="200" w:lineRule="exact"/>
      </w:pPr>
    </w:p>
    <w:p w14:paraId="50D1320A" w14:textId="77777777" w:rsidR="00A1320F" w:rsidRPr="00AF1805" w:rsidRDefault="00CF0728">
      <w:pPr>
        <w:spacing w:line="200" w:lineRule="exact"/>
        <w:rPr>
          <w:b/>
        </w:rPr>
      </w:pPr>
      <w:r w:rsidRPr="00AF1805">
        <w:rPr>
          <w:b/>
        </w:rPr>
        <w:t>Calculator (Integrator)</w:t>
      </w:r>
    </w:p>
    <w:p w14:paraId="04798187" w14:textId="77777777" w:rsidR="00A1320F" w:rsidRPr="00AF1805" w:rsidRDefault="00CF0728">
      <w:pPr>
        <w:spacing w:line="200" w:lineRule="exact"/>
      </w:pPr>
      <w:r w:rsidRPr="00AF1805">
        <w:t>Display:</w:t>
      </w:r>
      <w:r w:rsidRPr="00AF1805">
        <w:tab/>
      </w:r>
      <w:r w:rsidRPr="00AF1805">
        <w:tab/>
      </w:r>
      <w:r w:rsidRPr="00AF1805">
        <w:tab/>
      </w:r>
      <w:r w:rsidRPr="00AF1805">
        <w:tab/>
        <w:t>LCD, 8 digits</w:t>
      </w:r>
    </w:p>
    <w:p w14:paraId="446ACDFE" w14:textId="77777777" w:rsidR="00A1320F" w:rsidRPr="00AF1805" w:rsidRDefault="00CF0728">
      <w:pPr>
        <w:spacing w:line="200" w:lineRule="exact"/>
      </w:pPr>
      <w:r w:rsidRPr="00AF1805">
        <w:t>Resolution:</w:t>
      </w:r>
      <w:r w:rsidRPr="00AF1805">
        <w:tab/>
      </w:r>
      <w:r w:rsidRPr="00AF1805">
        <w:tab/>
      </w:r>
      <w:r w:rsidRPr="00AF1805">
        <w:tab/>
      </w:r>
      <w:r w:rsidRPr="00AF1805">
        <w:tab/>
        <w:t>999.99999 - 999999.99 - 99999999</w:t>
      </w:r>
    </w:p>
    <w:p w14:paraId="506D5AB8" w14:textId="77777777" w:rsidR="00A1320F" w:rsidRPr="00AF1805" w:rsidRDefault="00CF0728">
      <w:pPr>
        <w:spacing w:line="200" w:lineRule="exact"/>
      </w:pPr>
      <w:r w:rsidRPr="00AF1805">
        <w:t>Energy Unit:</w:t>
      </w:r>
      <w:r w:rsidRPr="00AF1805">
        <w:tab/>
      </w:r>
      <w:r w:rsidRPr="00AF1805">
        <w:tab/>
      </w:r>
      <w:r w:rsidRPr="00AF1805">
        <w:tab/>
      </w:r>
      <w:r w:rsidRPr="00AF1805">
        <w:tab/>
        <w:t>KWh – MWh – GJ</w:t>
      </w:r>
    </w:p>
    <w:p w14:paraId="0E3E2FB2" w14:textId="77777777" w:rsidR="00A1320F" w:rsidRPr="00AF1805" w:rsidRDefault="00CF0728">
      <w:pPr>
        <w:spacing w:line="200" w:lineRule="exact"/>
      </w:pPr>
      <w:r w:rsidRPr="00AF1805">
        <w:t xml:space="preserve">Communication Protocol: </w:t>
      </w:r>
      <w:r w:rsidRPr="00AF1805">
        <w:tab/>
      </w:r>
      <w:r w:rsidRPr="00AF1805">
        <w:tab/>
        <w:t xml:space="preserve">M-Bus (default). </w:t>
      </w:r>
    </w:p>
    <w:p w14:paraId="02B873E5" w14:textId="79686245" w:rsidR="00A1320F" w:rsidRPr="00AF1805" w:rsidRDefault="00CF0728">
      <w:pPr>
        <w:spacing w:line="200" w:lineRule="exact"/>
        <w:ind w:left="1680" w:firstLine="420"/>
      </w:pPr>
      <w:r w:rsidRPr="00AF1805">
        <w:t xml:space="preserve">Optional: </w:t>
      </w:r>
      <w:r w:rsidR="00235131">
        <w:t>MBus EN13757, MODBUS or</w:t>
      </w:r>
      <w:r w:rsidRPr="00AF1805">
        <w:t xml:space="preserve"> BACnet</w:t>
      </w:r>
    </w:p>
    <w:p w14:paraId="7942BC74" w14:textId="77777777" w:rsidR="00A1320F" w:rsidRPr="00AF1805" w:rsidRDefault="00A1320F">
      <w:pPr>
        <w:spacing w:line="200" w:lineRule="exact"/>
      </w:pPr>
    </w:p>
    <w:p w14:paraId="1044AB0D" w14:textId="77777777" w:rsidR="00A1320F" w:rsidRPr="00AF1805" w:rsidRDefault="00CF0728">
      <w:pPr>
        <w:spacing w:line="200" w:lineRule="exact"/>
        <w:rPr>
          <w:b/>
        </w:rPr>
      </w:pPr>
      <w:r w:rsidRPr="00AF1805">
        <w:rPr>
          <w:b/>
        </w:rPr>
        <w:t>Temperature Measurement</w:t>
      </w:r>
    </w:p>
    <w:p w14:paraId="3562D456" w14:textId="77777777" w:rsidR="00A1320F" w:rsidRPr="00AF1805" w:rsidRDefault="00CF0728">
      <w:pPr>
        <w:spacing w:line="200" w:lineRule="exact"/>
      </w:pPr>
      <w:r w:rsidRPr="00AF1805">
        <w:t>Sensor Type:</w:t>
      </w:r>
      <w:r w:rsidRPr="00AF1805">
        <w:tab/>
      </w:r>
      <w:r w:rsidRPr="00AF1805">
        <w:tab/>
      </w:r>
      <w:r w:rsidRPr="00AF1805">
        <w:tab/>
      </w:r>
      <w:r w:rsidRPr="00AF1805">
        <w:tab/>
        <w:t xml:space="preserve">Pt1000, 2-wire </w:t>
      </w:r>
    </w:p>
    <w:p w14:paraId="2B78AD14" w14:textId="77777777" w:rsidR="00A1320F" w:rsidRPr="00AF1805" w:rsidRDefault="00CF0728">
      <w:pPr>
        <w:spacing w:line="200" w:lineRule="exact"/>
        <w:rPr>
          <w:color w:val="FF0000"/>
        </w:rPr>
      </w:pPr>
      <w:r w:rsidRPr="00AF1805">
        <w:t>Measurement Range:</w:t>
      </w:r>
      <w:r w:rsidRPr="00AF1805">
        <w:tab/>
      </w:r>
      <w:r w:rsidRPr="00AF1805">
        <w:rPr>
          <w:color w:val="FF0000"/>
        </w:rPr>
        <w:tab/>
      </w:r>
      <w:r w:rsidRPr="00AF1805">
        <w:t>0</w:t>
      </w:r>
      <w:r w:rsidR="00AD6036" w:rsidRPr="00AF1805">
        <w:t>-</w:t>
      </w:r>
      <w:r w:rsidR="001C408E" w:rsidRPr="00AF1805">
        <w:t>95</w:t>
      </w:r>
      <w:r w:rsidRPr="00AF1805">
        <w:t>°C (32</w:t>
      </w:r>
      <w:r w:rsidR="00AD6036" w:rsidRPr="00AF1805">
        <w:t>-</w:t>
      </w:r>
      <w:r w:rsidR="001C408E" w:rsidRPr="00AF1805">
        <w:t>203</w:t>
      </w:r>
      <w:r w:rsidRPr="00AF1805">
        <w:t>°F)</w:t>
      </w:r>
    </w:p>
    <w:p w14:paraId="4F9496D5" w14:textId="77777777" w:rsidR="00A1320F" w:rsidRPr="00AF1805" w:rsidRDefault="00537406">
      <w:pPr>
        <w:spacing w:line="200" w:lineRule="exact"/>
      </w:pPr>
      <w:r w:rsidRPr="00AF1805">
        <w:t xml:space="preserve">Difference Range:  </w:t>
      </w:r>
      <w:r w:rsidRPr="00AF1805">
        <w:tab/>
      </w:r>
      <w:r w:rsidRPr="00AF1805">
        <w:tab/>
      </w:r>
      <w:r w:rsidRPr="00AF1805">
        <w:tab/>
        <w:t>Δ (</w:t>
      </w:r>
      <w:r w:rsidR="004E60C3" w:rsidRPr="00AF1805">
        <w:t>2.5</w:t>
      </w:r>
      <w:r w:rsidR="00CF0728" w:rsidRPr="00AF1805">
        <w:t>K</w:t>
      </w:r>
      <w:r w:rsidR="008B61C2" w:rsidRPr="00AF1805">
        <w:t>-</w:t>
      </w:r>
      <w:r w:rsidR="004E60C3" w:rsidRPr="00AF1805">
        <w:t>85</w:t>
      </w:r>
      <w:r w:rsidR="00CF0728" w:rsidRPr="00AF1805">
        <w:t>K</w:t>
      </w:r>
      <w:r w:rsidRPr="00AF1805">
        <w:t>)</w:t>
      </w:r>
    </w:p>
    <w:p w14:paraId="126B368F" w14:textId="77777777" w:rsidR="0071217B" w:rsidRPr="00AF1805" w:rsidRDefault="00537406" w:rsidP="00886573">
      <w:pPr>
        <w:spacing w:line="200" w:lineRule="exact"/>
        <w:ind w:left="2100" w:hanging="2100"/>
      </w:pPr>
      <w:r w:rsidRPr="00AF1805">
        <w:t>Permissible Temperature:</w:t>
      </w:r>
      <w:r w:rsidRPr="00AF1805">
        <w:tab/>
        <w:t>2°</w:t>
      </w:r>
      <w:r w:rsidR="00CF0728" w:rsidRPr="00AF1805">
        <w:t>C</w:t>
      </w:r>
      <w:r w:rsidRPr="00AF1805">
        <w:t>-</w:t>
      </w:r>
      <w:r w:rsidR="00CF0728" w:rsidRPr="00AF1805">
        <w:t>60</w:t>
      </w:r>
      <w:r w:rsidRPr="00AF1805">
        <w:t>°C</w:t>
      </w:r>
      <w:r w:rsidR="00CF0728" w:rsidRPr="00AF1805">
        <w:t>(35</w:t>
      </w:r>
      <w:r w:rsidRPr="00AF1805">
        <w:t>-</w:t>
      </w:r>
      <w:r w:rsidR="00CF0728" w:rsidRPr="00AF1805">
        <w:t>14</w:t>
      </w:r>
      <w:r w:rsidRPr="00AF1805">
        <w:t>0°F) for long term and up to 95°</w:t>
      </w:r>
      <w:r w:rsidR="008B61C2" w:rsidRPr="00AF1805">
        <w:t>C</w:t>
      </w:r>
      <w:r w:rsidR="00CF0728" w:rsidRPr="00AF1805">
        <w:t>(203°F) for short term</w:t>
      </w:r>
    </w:p>
    <w:p w14:paraId="3618C2DF" w14:textId="77777777" w:rsidR="00886573" w:rsidRPr="00AF1805" w:rsidRDefault="00886573" w:rsidP="00886573">
      <w:pPr>
        <w:spacing w:line="200" w:lineRule="exact"/>
        <w:ind w:left="2100" w:hanging="2100"/>
      </w:pPr>
    </w:p>
    <w:p w14:paraId="6EF8C451" w14:textId="77777777" w:rsidR="00A1320F" w:rsidRPr="00AF1805" w:rsidRDefault="00CF0728">
      <w:pPr>
        <w:spacing w:line="200" w:lineRule="exact"/>
        <w:rPr>
          <w:b/>
        </w:rPr>
      </w:pPr>
      <w:r w:rsidRPr="00AF1805">
        <w:rPr>
          <w:b/>
        </w:rPr>
        <w:t>Mechanical Data</w:t>
      </w:r>
    </w:p>
    <w:p w14:paraId="5890596D" w14:textId="77777777" w:rsidR="00773EC2" w:rsidRPr="00AF1805" w:rsidRDefault="00CF0728">
      <w:pPr>
        <w:spacing w:line="200" w:lineRule="exact"/>
      </w:pPr>
      <w:r w:rsidRPr="00AF1805">
        <w:t>Metrological Class:</w:t>
      </w:r>
      <w:r w:rsidRPr="00AF1805">
        <w:tab/>
      </w:r>
      <w:r w:rsidRPr="00AF1805">
        <w:tab/>
      </w:r>
      <w:r w:rsidRPr="00AF1805">
        <w:tab/>
        <w:t>2</w:t>
      </w:r>
    </w:p>
    <w:p w14:paraId="34C38A22" w14:textId="77777777" w:rsidR="00A1320F" w:rsidRPr="00AF1805" w:rsidRDefault="00CF0728">
      <w:pPr>
        <w:spacing w:line="200" w:lineRule="exact"/>
      </w:pPr>
      <w:r w:rsidRPr="00AF1805">
        <w:t>Environmental Class:</w:t>
      </w:r>
      <w:r w:rsidRPr="00AF1805">
        <w:tab/>
      </w:r>
      <w:r w:rsidRPr="00AF1805">
        <w:tab/>
        <w:t>B</w:t>
      </w:r>
    </w:p>
    <w:p w14:paraId="4C970488" w14:textId="77777777" w:rsidR="00A1320F" w:rsidRPr="00AF1805" w:rsidRDefault="00CF0728">
      <w:pPr>
        <w:spacing w:line="200" w:lineRule="exact"/>
      </w:pPr>
      <w:r w:rsidRPr="00AF1805">
        <w:t>Electromagnetic Class:</w:t>
      </w:r>
      <w:r w:rsidRPr="00AF1805">
        <w:tab/>
      </w:r>
      <w:r w:rsidRPr="00AF1805">
        <w:tab/>
        <w:t>E1</w:t>
      </w:r>
    </w:p>
    <w:p w14:paraId="5895A880" w14:textId="77777777" w:rsidR="00A1320F" w:rsidRPr="00AF1805" w:rsidRDefault="00060DFB">
      <w:pPr>
        <w:spacing w:line="200" w:lineRule="exact"/>
      </w:pPr>
      <w:r w:rsidRPr="00AF1805">
        <w:t>Environmental Temp:</w:t>
      </w:r>
      <w:r w:rsidRPr="00AF1805">
        <w:tab/>
      </w:r>
      <w:r w:rsidRPr="00AF1805">
        <w:tab/>
        <w:t>0-55°C (32-</w:t>
      </w:r>
      <w:r w:rsidR="00CF0728" w:rsidRPr="00AF1805">
        <w:t>131°F)</w:t>
      </w:r>
    </w:p>
    <w:p w14:paraId="006E2134" w14:textId="77777777" w:rsidR="00A1320F" w:rsidRPr="00AF1805" w:rsidRDefault="00CF0728">
      <w:pPr>
        <w:spacing w:line="200" w:lineRule="exact"/>
      </w:pPr>
      <w:r w:rsidRPr="00AF1805">
        <w:t>Enclosure Protection:</w:t>
      </w:r>
      <w:r w:rsidRPr="00AF1805">
        <w:tab/>
      </w:r>
      <w:r w:rsidRPr="00AF1805">
        <w:tab/>
        <w:t>IP6</w:t>
      </w:r>
      <w:r w:rsidR="00CE510A" w:rsidRPr="00AF1805">
        <w:t>7</w:t>
      </w:r>
    </w:p>
    <w:p w14:paraId="1BFC6E2E" w14:textId="77777777" w:rsidR="00A1320F" w:rsidRPr="00AF1805" w:rsidRDefault="00CF0728">
      <w:pPr>
        <w:spacing w:line="200" w:lineRule="exact"/>
      </w:pPr>
      <w:r w:rsidRPr="00AF1805">
        <w:t>Integrator Detachable:</w:t>
      </w:r>
      <w:r w:rsidRPr="00AF1805">
        <w:tab/>
      </w:r>
      <w:r w:rsidRPr="00AF1805">
        <w:tab/>
        <w:t>Yes</w:t>
      </w:r>
    </w:p>
    <w:p w14:paraId="3E1BAD95" w14:textId="77777777" w:rsidR="00A1320F" w:rsidRPr="00AF1805" w:rsidRDefault="00CF0728">
      <w:pPr>
        <w:spacing w:line="200" w:lineRule="exact"/>
      </w:pPr>
      <w:r w:rsidRPr="00AF1805">
        <w:t>Pressure:</w:t>
      </w:r>
      <w:r w:rsidRPr="00AF1805">
        <w:tab/>
      </w:r>
      <w:r w:rsidRPr="00AF1805">
        <w:tab/>
      </w:r>
      <w:r w:rsidRPr="00AF1805">
        <w:tab/>
      </w:r>
      <w:r w:rsidRPr="00AF1805">
        <w:tab/>
        <w:t>PN16</w:t>
      </w:r>
    </w:p>
    <w:p w14:paraId="46DF0E6C" w14:textId="77777777" w:rsidR="00944ECE" w:rsidRPr="00AF1805" w:rsidRDefault="00CF0728">
      <w:pPr>
        <w:spacing w:line="200" w:lineRule="exact"/>
      </w:pPr>
      <w:r w:rsidRPr="00AF1805">
        <w:t>Flow Sensor Cable:</w:t>
      </w:r>
      <w:r w:rsidRPr="00AF1805">
        <w:tab/>
      </w:r>
      <w:r w:rsidRPr="00AF1805">
        <w:tab/>
      </w:r>
      <w:r w:rsidRPr="00AF1805">
        <w:tab/>
        <w:t>1.2m</w:t>
      </w:r>
    </w:p>
    <w:p w14:paraId="76392CEF" w14:textId="77777777" w:rsidR="00A1320F" w:rsidRPr="00AF1805" w:rsidRDefault="00CF0728">
      <w:pPr>
        <w:spacing w:line="200" w:lineRule="exact"/>
      </w:pPr>
      <w:r w:rsidRPr="00AF1805">
        <w:t>Temperature Sensor Cable:</w:t>
      </w:r>
      <w:r w:rsidRPr="00AF1805">
        <w:tab/>
      </w:r>
      <w:r w:rsidRPr="00AF1805">
        <w:tab/>
        <w:t>1.</w:t>
      </w:r>
      <w:r w:rsidR="00060DFB" w:rsidRPr="00AF1805">
        <w:t>5</w:t>
      </w:r>
      <w:r w:rsidRPr="00AF1805">
        <w:t>m</w:t>
      </w:r>
    </w:p>
    <w:p w14:paraId="0A7DB5A7" w14:textId="77777777" w:rsidR="00A1320F" w:rsidRPr="00AF1805" w:rsidRDefault="00A1320F">
      <w:pPr>
        <w:spacing w:line="200" w:lineRule="exact"/>
      </w:pPr>
    </w:p>
    <w:p w14:paraId="13AE7FA4" w14:textId="77777777" w:rsidR="00A1320F" w:rsidRPr="00AF1805" w:rsidRDefault="00CF0728">
      <w:pPr>
        <w:pStyle w:val="2"/>
        <w:spacing w:line="360" w:lineRule="auto"/>
        <w:ind w:left="150" w:right="150"/>
        <w:rPr>
          <w:rFonts w:ascii="Times New Roman" w:hAnsi="Times New Roman"/>
        </w:rPr>
      </w:pPr>
      <w:bookmarkStart w:id="54" w:name="_Toc488770804"/>
      <w:r w:rsidRPr="00AF1805">
        <w:rPr>
          <w:rFonts w:ascii="Times New Roman" w:hAnsi="Times New Roman"/>
        </w:rPr>
        <w:lastRenderedPageBreak/>
        <w:t>§2.4 Units systems</w:t>
      </w:r>
      <w:bookmarkEnd w:id="54"/>
    </w:p>
    <w:p w14:paraId="2863845B" w14:textId="77777777" w:rsidR="00A1320F" w:rsidRPr="00AF1805" w:rsidRDefault="00CF0728">
      <w:pPr>
        <w:spacing w:line="200" w:lineRule="exact"/>
      </w:pPr>
      <w:r w:rsidRPr="00AF1805">
        <w:t xml:space="preserve">Currently, the </w:t>
      </w:r>
      <w:r w:rsidR="00882F60" w:rsidRPr="00AF1805">
        <w:t>280T-S</w:t>
      </w:r>
      <w:r w:rsidRPr="00AF1805">
        <w:t xml:space="preserve"> device does not support additional unit systems, and so it measures everything in Celsius and k</w:t>
      </w:r>
      <w:r w:rsidR="002E3F63" w:rsidRPr="00AF1805">
        <w:t>W</w:t>
      </w:r>
      <w:r w:rsidRPr="00AF1805">
        <w:t>h by default. However, one can use these simple equations to convert between units:</w:t>
      </w:r>
    </w:p>
    <w:p w14:paraId="0CD95F5E" w14:textId="77777777" w:rsidR="00A1320F" w:rsidRPr="00AF1805" w:rsidRDefault="00CF0728">
      <w:pPr>
        <w:spacing w:line="200" w:lineRule="exact"/>
      </w:pPr>
      <w:r w:rsidRPr="00AF1805">
        <w:t>If you prefer to use BTU as the unit for energ</w:t>
      </w:r>
      <w:r w:rsidR="00A526DC" w:rsidRPr="00AF1805">
        <w:t>y, you may use the formula 1 kW</w:t>
      </w:r>
      <w:r w:rsidRPr="00AF1805">
        <w:t>h = 3412.3 BTU.</w:t>
      </w:r>
    </w:p>
    <w:p w14:paraId="0A2C577E" w14:textId="77777777" w:rsidR="00A1320F" w:rsidRPr="00AF1805" w:rsidRDefault="00CF0728">
      <w:pPr>
        <w:spacing w:line="200" w:lineRule="exact"/>
        <w:rPr>
          <w:b/>
        </w:rPr>
      </w:pPr>
      <w:r w:rsidRPr="00AF1805">
        <w:t>If you prefer to use °F as the unit for temperature, you may use the formula °F = °C * (9/5) + 32.</w:t>
      </w:r>
    </w:p>
    <w:p w14:paraId="6225350B" w14:textId="77777777" w:rsidR="00A1320F" w:rsidRPr="00AF1805" w:rsidRDefault="00A1320F">
      <w:pPr>
        <w:spacing w:line="200" w:lineRule="exact"/>
      </w:pPr>
    </w:p>
    <w:p w14:paraId="4870D0A5" w14:textId="74F6B839" w:rsidR="00A1320F" w:rsidRPr="00AF1805" w:rsidRDefault="00CF0728">
      <w:pPr>
        <w:pStyle w:val="2"/>
        <w:ind w:left="150" w:right="150"/>
        <w:rPr>
          <w:rFonts w:ascii="Times New Roman" w:hAnsi="Times New Roman"/>
          <w:szCs w:val="21"/>
        </w:rPr>
      </w:pPr>
      <w:bookmarkStart w:id="55" w:name="_Toc488770805"/>
      <w:r w:rsidRPr="00AF1805">
        <w:rPr>
          <w:rFonts w:ascii="Times New Roman" w:hAnsi="Times New Roman"/>
          <w:szCs w:val="21"/>
        </w:rPr>
        <w:t>§2.5 How to protect the cables</w:t>
      </w:r>
      <w:bookmarkEnd w:id="55"/>
    </w:p>
    <w:p w14:paraId="2B012821" w14:textId="77777777" w:rsidR="00A1320F" w:rsidRPr="00AF1805" w:rsidRDefault="00CF0728">
      <w:pPr>
        <w:spacing w:line="200" w:lineRule="exact"/>
      </w:pPr>
      <w:r w:rsidRPr="00AF1805">
        <w:t>When mounting the sensors, please be careful not to touch the meter wires. All cables must be properly protected so that no damage, short-circuit, or disconnection occurs to the device.</w:t>
      </w:r>
    </w:p>
    <w:p w14:paraId="666D39D3" w14:textId="77777777" w:rsidR="00A1320F" w:rsidRPr="00AF1805" w:rsidRDefault="00A1320F">
      <w:pPr>
        <w:spacing w:line="200" w:lineRule="exact"/>
      </w:pPr>
    </w:p>
    <w:p w14:paraId="07504A91" w14:textId="77777777" w:rsidR="00A1320F" w:rsidRPr="00AF1805" w:rsidRDefault="00CF0728">
      <w:pPr>
        <w:pStyle w:val="2"/>
        <w:spacing w:line="360" w:lineRule="auto"/>
        <w:ind w:left="150" w:right="150"/>
        <w:rPr>
          <w:rFonts w:ascii="Times New Roman" w:hAnsi="Times New Roman"/>
        </w:rPr>
      </w:pPr>
      <w:bookmarkStart w:id="56" w:name="_Toc488770806"/>
      <w:r w:rsidRPr="00AF1805">
        <w:rPr>
          <w:rFonts w:ascii="Times New Roman" w:hAnsi="Times New Roman"/>
        </w:rPr>
        <w:t>§2.6</w:t>
      </w:r>
      <w:r w:rsidR="00FC78C6">
        <w:rPr>
          <w:rFonts w:ascii="Times New Roman" w:hAnsi="Times New Roman"/>
        </w:rPr>
        <w:t xml:space="preserve"> </w:t>
      </w:r>
      <w:r w:rsidRPr="00AF1805">
        <w:rPr>
          <w:rFonts w:ascii="Times New Roman" w:hAnsi="Times New Roman"/>
        </w:rPr>
        <w:t>Serial number</w:t>
      </w:r>
      <w:bookmarkEnd w:id="56"/>
    </w:p>
    <w:p w14:paraId="2E495A45" w14:textId="3ECA982B" w:rsidR="00A1320F" w:rsidRDefault="00CF0728">
      <w:pPr>
        <w:spacing w:line="200" w:lineRule="exact"/>
      </w:pPr>
      <w:r w:rsidRPr="00AF1805">
        <w:t>First, go to the</w:t>
      </w:r>
      <w:r w:rsidR="00B3582E" w:rsidRPr="00AF1805">
        <w:t xml:space="preserve"> main</w:t>
      </w:r>
      <w:r w:rsidRPr="00AF1805">
        <w:t xml:space="preserve"> menu layer. Then</w:t>
      </w:r>
      <w:r w:rsidR="0053331B">
        <w:t>,</w:t>
      </w:r>
      <w:r w:rsidRPr="00AF1805">
        <w:t xml:space="preserve"> cycle through the menus until you reach </w:t>
      </w:r>
      <w:r w:rsidR="00B3582E" w:rsidRPr="00AF1805">
        <w:t>energy kWh</w:t>
      </w:r>
      <w:r w:rsidRPr="00AF1805">
        <w:t xml:space="preserve">. The serial number is in the screen right after </w:t>
      </w:r>
      <w:r w:rsidR="00B3582E" w:rsidRPr="00AF1805">
        <w:t>energy kWh.</w:t>
      </w:r>
    </w:p>
    <w:p w14:paraId="419D0F98" w14:textId="65A3DC12" w:rsidR="00191278" w:rsidRPr="00AF1805" w:rsidRDefault="00191278">
      <w:pPr>
        <w:spacing w:line="200" w:lineRule="exact"/>
      </w:pPr>
    </w:p>
    <w:p w14:paraId="3161EE7C" w14:textId="52630ED2" w:rsidR="00191278" w:rsidRPr="00191278" w:rsidRDefault="00CF0728" w:rsidP="00191278">
      <w:pPr>
        <w:pStyle w:val="2"/>
        <w:ind w:leftChars="0" w:left="0" w:right="150"/>
        <w:rPr>
          <w:rFonts w:ascii="Times New Roman" w:hAnsi="Times New Roman"/>
          <w:szCs w:val="21"/>
        </w:rPr>
      </w:pPr>
      <w:bookmarkStart w:id="57" w:name="_Toc488770807"/>
      <w:r w:rsidRPr="00AF1805">
        <w:rPr>
          <w:rFonts w:ascii="Times New Roman" w:hAnsi="Times New Roman"/>
          <w:szCs w:val="21"/>
        </w:rPr>
        <w:t>§2.7 Model Selection</w:t>
      </w:r>
      <w:bookmarkEnd w:id="57"/>
    </w:p>
    <w:p w14:paraId="1506CD49" w14:textId="3D3C6FB2" w:rsidR="00191278" w:rsidRDefault="004E778A">
      <w:pPr>
        <w:spacing w:line="200" w:lineRule="exact"/>
      </w:pPr>
      <w:r>
        <w:rPr>
          <w:noProof/>
        </w:rPr>
        <w:drawing>
          <wp:anchor distT="0" distB="0" distL="114300" distR="114300" simplePos="0" relativeHeight="251699200" behindDoc="1" locked="0" layoutInCell="1" allowOverlap="1" wp14:anchorId="2989CF8F" wp14:editId="2286FD1C">
            <wp:simplePos x="0" y="0"/>
            <wp:positionH relativeFrom="column">
              <wp:posOffset>61595</wp:posOffset>
            </wp:positionH>
            <wp:positionV relativeFrom="paragraph">
              <wp:posOffset>41910</wp:posOffset>
            </wp:positionV>
            <wp:extent cx="2874645" cy="28346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4645"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FE0E7" w14:textId="0B529E54" w:rsidR="00A1320F" w:rsidRPr="00AF1805" w:rsidRDefault="00F75D90">
      <w:pPr>
        <w:spacing w:line="200" w:lineRule="exact"/>
      </w:pPr>
      <w:r>
        <w:br w:type="page"/>
      </w:r>
    </w:p>
    <w:p w14:paraId="2D73FA3A" w14:textId="77777777" w:rsidR="00A1320F" w:rsidRPr="00AF1805" w:rsidRDefault="00CF0728">
      <w:pPr>
        <w:pStyle w:val="11"/>
        <w:rPr>
          <w:rFonts w:cs="Times New Roman"/>
          <w:b/>
        </w:rPr>
      </w:pPr>
      <w:bookmarkStart w:id="58" w:name="_Toc488770808"/>
      <w:r w:rsidRPr="00AF1805">
        <w:rPr>
          <w:rFonts w:cs="Times New Roman"/>
          <w:b/>
        </w:rPr>
        <w:lastRenderedPageBreak/>
        <w:t xml:space="preserve">3. </w:t>
      </w:r>
      <w:bookmarkEnd w:id="45"/>
      <w:bookmarkEnd w:id="46"/>
      <w:bookmarkEnd w:id="47"/>
      <w:bookmarkEnd w:id="48"/>
      <w:r w:rsidRPr="00AF1805">
        <w:rPr>
          <w:rFonts w:cs="Times New Roman"/>
          <w:b/>
        </w:rPr>
        <w:t>Operation</w:t>
      </w:r>
      <w:bookmarkEnd w:id="58"/>
    </w:p>
    <w:p w14:paraId="555343A8" w14:textId="77777777" w:rsidR="00A1320F" w:rsidRPr="00AF1805" w:rsidRDefault="00CF0728">
      <w:pPr>
        <w:pStyle w:val="2"/>
        <w:ind w:left="150" w:right="150"/>
        <w:rPr>
          <w:rFonts w:ascii="Times New Roman" w:hAnsi="Times New Roman"/>
        </w:rPr>
      </w:pPr>
      <w:bookmarkStart w:id="59" w:name="_Toc85877225"/>
      <w:bookmarkStart w:id="60" w:name="_Toc85877438"/>
      <w:bookmarkStart w:id="61" w:name="_Toc85972526"/>
      <w:bookmarkStart w:id="62" w:name="_Toc86058608"/>
      <w:bookmarkStart w:id="63" w:name="_Toc488770809"/>
      <w:r w:rsidRPr="00AF1805">
        <w:rPr>
          <w:rFonts w:ascii="Times New Roman" w:hAnsi="Times New Roman"/>
        </w:rPr>
        <w:t>§3.1 Built-in Battery</w:t>
      </w:r>
      <w:bookmarkEnd w:id="59"/>
      <w:bookmarkEnd w:id="60"/>
      <w:bookmarkEnd w:id="61"/>
      <w:bookmarkEnd w:id="62"/>
      <w:bookmarkEnd w:id="63"/>
    </w:p>
    <w:p w14:paraId="765773E5" w14:textId="77777777" w:rsidR="00A1320F" w:rsidRPr="00AF1805" w:rsidRDefault="00CF0728">
      <w:pPr>
        <w:spacing w:line="200" w:lineRule="exact"/>
      </w:pPr>
      <w:r w:rsidRPr="00AF1805">
        <w:t xml:space="preserve">The instrument operates from the built-in Lithium battery, which is long-lasting with </w:t>
      </w:r>
      <w:r w:rsidR="00A23BA5" w:rsidRPr="00AF1805">
        <w:t>5</w:t>
      </w:r>
      <w:r w:rsidRPr="00AF1805">
        <w:t xml:space="preserve"> years of operating time. </w:t>
      </w:r>
      <w:r w:rsidR="00971596" w:rsidRPr="00AF1805">
        <w:t>T</w:t>
      </w:r>
      <w:r w:rsidRPr="00AF1805">
        <w:t xml:space="preserve">he terminal voltage reaches around 3.6V. If the </w:t>
      </w:r>
      <w:r w:rsidR="00882F60" w:rsidRPr="00AF1805">
        <w:t>280T-S</w:t>
      </w:r>
      <w:r w:rsidRPr="00AF1805">
        <w:t xml:space="preserve"> is connected to an outside power source, such as M-Bus, </w:t>
      </w:r>
      <w:r w:rsidRPr="0034137A">
        <w:t>the meter will not use the battery but instead draw power directly from the M-Bus.</w:t>
      </w:r>
    </w:p>
    <w:p w14:paraId="14061FAA" w14:textId="77777777" w:rsidR="00A1320F" w:rsidRPr="00AF1805" w:rsidRDefault="00A1320F">
      <w:pPr>
        <w:spacing w:line="100" w:lineRule="exact"/>
        <w:rPr>
          <w:sz w:val="6"/>
          <w:szCs w:val="6"/>
        </w:rPr>
      </w:pPr>
    </w:p>
    <w:p w14:paraId="49F97FD1" w14:textId="77777777" w:rsidR="00A1320F" w:rsidRPr="00AF1805" w:rsidRDefault="00CF0728">
      <w:pPr>
        <w:spacing w:line="200" w:lineRule="exact"/>
      </w:pPr>
      <w:r w:rsidRPr="00AF1805">
        <w:t>Due to transport regulations, the battery might be deactivated by an insulating strip, which must be removed completely in order to activate the meter. If a replacement battery is needed, please contact Spire Metering. If the meter needs to be sent by air freight, then the battery must be removed prior to shipping.</w:t>
      </w:r>
    </w:p>
    <w:p w14:paraId="03A96493" w14:textId="77777777" w:rsidR="00A1320F" w:rsidRPr="00AF1805" w:rsidRDefault="00A1320F">
      <w:pPr>
        <w:spacing w:line="60" w:lineRule="exact"/>
      </w:pPr>
    </w:p>
    <w:p w14:paraId="1484013E" w14:textId="77777777" w:rsidR="00A1320F" w:rsidRPr="00AF1805" w:rsidRDefault="00CF0728">
      <w:pPr>
        <w:spacing w:line="200" w:lineRule="exact"/>
      </w:pPr>
      <w:r w:rsidRPr="00AF1805">
        <w:t xml:space="preserve">For safety precautions, the batteries should not be opened, come into contact with water, or be exposed to temperatures above 80 °C. Batteries should be disposed of at proper collection centers. </w:t>
      </w:r>
    </w:p>
    <w:p w14:paraId="273076F3" w14:textId="77777777" w:rsidR="00A1320F" w:rsidRPr="00AF1805" w:rsidRDefault="00A1320F">
      <w:pPr>
        <w:spacing w:line="200" w:lineRule="exact"/>
      </w:pPr>
    </w:p>
    <w:p w14:paraId="09501070" w14:textId="77777777" w:rsidR="00A1320F" w:rsidRPr="00AF1805" w:rsidRDefault="00CF0728">
      <w:pPr>
        <w:pStyle w:val="2"/>
        <w:ind w:left="150" w:right="150"/>
        <w:rPr>
          <w:rFonts w:ascii="Times New Roman" w:hAnsi="Times New Roman"/>
          <w:color w:val="FF0000"/>
        </w:rPr>
      </w:pPr>
      <w:bookmarkStart w:id="64" w:name="_Toc85877226"/>
      <w:bookmarkStart w:id="65" w:name="_Toc85877439"/>
      <w:bookmarkStart w:id="66" w:name="_Toc85972527"/>
      <w:bookmarkStart w:id="67" w:name="_Toc86058609"/>
      <w:bookmarkStart w:id="68" w:name="_Toc488770810"/>
      <w:r w:rsidRPr="00AF1805">
        <w:rPr>
          <w:rFonts w:ascii="Times New Roman" w:hAnsi="Times New Roman"/>
        </w:rPr>
        <w:t>§3.2 Power On</w:t>
      </w:r>
      <w:bookmarkEnd w:id="64"/>
      <w:bookmarkEnd w:id="65"/>
      <w:bookmarkEnd w:id="66"/>
      <w:bookmarkEnd w:id="67"/>
      <w:bookmarkEnd w:id="68"/>
    </w:p>
    <w:p w14:paraId="5F934917" w14:textId="77777777" w:rsidR="00C80AF7" w:rsidRPr="00AF1805" w:rsidRDefault="00CF0728">
      <w:pPr>
        <w:spacing w:line="200" w:lineRule="exact"/>
      </w:pPr>
      <w:r w:rsidRPr="00AF1805">
        <w:t xml:space="preserve">First, make sure to activate the battery. </w:t>
      </w:r>
      <w:r w:rsidR="00C80AF7" w:rsidRPr="00AF1805">
        <w:t>The meter starts with full screen display and then stay</w:t>
      </w:r>
      <w:r w:rsidR="0076200D" w:rsidRPr="00AF1805">
        <w:t>s</w:t>
      </w:r>
      <w:r w:rsidR="00C80AF7" w:rsidRPr="00AF1805">
        <w:t xml:space="preserve"> on the window HEAT (GJ).</w:t>
      </w:r>
    </w:p>
    <w:p w14:paraId="3067DE3C" w14:textId="77777777" w:rsidR="00C80AF7" w:rsidRPr="00AF1805" w:rsidRDefault="00B00D4A" w:rsidP="00C80AF7">
      <w:pPr>
        <w:spacing w:line="200" w:lineRule="exact"/>
      </w:pPr>
      <w:r w:rsidRPr="00AF1805">
        <w:t>Then press</w:t>
      </w:r>
      <w:r w:rsidR="00C80AF7" w:rsidRPr="00AF1805">
        <w:t xml:space="preserve"> the button on the front panel, it cycles through different display windows such</w:t>
      </w:r>
      <w:r w:rsidR="001817EB">
        <w:t xml:space="preserve"> as supply water temperature (F temp), return water temperature (R temp</w:t>
      </w:r>
      <w:r w:rsidR="00C80AF7" w:rsidRPr="00AF1805">
        <w:t>), temperature difference (</w:t>
      </w:r>
      <w:r w:rsidR="00C80AF7" w:rsidRPr="00AF1805">
        <w:sym w:font="Symbol" w:char="F044"/>
      </w:r>
      <w:r w:rsidR="00C80AF7" w:rsidRPr="00AF1805">
        <w:t>t), working time (hr), serial number, date, flowrate, and etc.</w:t>
      </w:r>
    </w:p>
    <w:p w14:paraId="1BC56656" w14:textId="5BBC653D" w:rsidR="00A1320F" w:rsidRPr="00AF1805" w:rsidRDefault="00CF0728">
      <w:pPr>
        <w:spacing w:line="200" w:lineRule="exact"/>
      </w:pPr>
      <w:r w:rsidRPr="00AF1805">
        <w:t>The heat measurement program</w:t>
      </w:r>
      <w:r w:rsidR="0034137A">
        <w:t xml:space="preserve"> </w:t>
      </w:r>
      <w:r w:rsidRPr="00AF1805">
        <w:t xml:space="preserve">always operates in the background of the user interface. This means that the heat measurement will keep running regardless of any user window browsing or viewing. </w:t>
      </w:r>
    </w:p>
    <w:p w14:paraId="7EF3B01A" w14:textId="77777777" w:rsidR="00A1320F" w:rsidRPr="00AF1805" w:rsidRDefault="00A1320F">
      <w:pPr>
        <w:spacing w:line="200" w:lineRule="exact"/>
      </w:pPr>
    </w:p>
    <w:p w14:paraId="65B7E4DB" w14:textId="77777777" w:rsidR="00A1320F" w:rsidRPr="00AF1805" w:rsidRDefault="00CF0728">
      <w:pPr>
        <w:pStyle w:val="2"/>
        <w:ind w:left="150" w:right="150"/>
        <w:rPr>
          <w:rFonts w:ascii="Times New Roman" w:hAnsi="Times New Roman"/>
        </w:rPr>
      </w:pPr>
      <w:bookmarkStart w:id="69" w:name="_Toc85877227"/>
      <w:bookmarkStart w:id="70" w:name="_Toc85877440"/>
      <w:bookmarkStart w:id="71" w:name="_Toc85972528"/>
      <w:bookmarkStart w:id="72" w:name="_Toc86058610"/>
      <w:bookmarkStart w:id="73" w:name="_Toc488770811"/>
      <w:r w:rsidRPr="00AF1805">
        <w:rPr>
          <w:rFonts w:ascii="Times New Roman" w:hAnsi="Times New Roman"/>
        </w:rPr>
        <w:t>§3.3 Keypad</w:t>
      </w:r>
      <w:bookmarkEnd w:id="69"/>
      <w:bookmarkEnd w:id="70"/>
      <w:bookmarkEnd w:id="71"/>
      <w:bookmarkEnd w:id="72"/>
      <w:bookmarkEnd w:id="73"/>
    </w:p>
    <w:p w14:paraId="5AD398DF" w14:textId="77777777" w:rsidR="00A1320F" w:rsidRPr="00AF1805" w:rsidRDefault="00CF0728">
      <w:pPr>
        <w:spacing w:line="200" w:lineRule="exact"/>
      </w:pPr>
      <w:r w:rsidRPr="00AF1805">
        <w:t xml:space="preserve">The keypad of the </w:t>
      </w:r>
      <w:r w:rsidR="00882F60" w:rsidRPr="00AF1805">
        <w:t>280T-S</w:t>
      </w:r>
      <w:r w:rsidRPr="00AF1805">
        <w:t xml:space="preserve"> heat meter has 1 key for all functions.</w:t>
      </w:r>
    </w:p>
    <w:p w14:paraId="029C91C3" w14:textId="77777777" w:rsidR="00A1320F" w:rsidRPr="00AF1805" w:rsidRDefault="00A1320F">
      <w:pPr>
        <w:spacing w:line="200" w:lineRule="exact"/>
      </w:pPr>
    </w:p>
    <w:p w14:paraId="4B9084C9" w14:textId="77777777" w:rsidR="00A1320F" w:rsidRPr="00AF1805" w:rsidRDefault="00CF0728">
      <w:pPr>
        <w:pStyle w:val="2"/>
        <w:ind w:left="150" w:right="150"/>
        <w:rPr>
          <w:rFonts w:ascii="Times New Roman" w:hAnsi="Times New Roman"/>
        </w:rPr>
      </w:pPr>
      <w:bookmarkStart w:id="74" w:name="_Toc85877228"/>
      <w:bookmarkStart w:id="75" w:name="_Toc85877441"/>
      <w:bookmarkStart w:id="76" w:name="_Toc85972529"/>
      <w:bookmarkStart w:id="77" w:name="_Toc86058611"/>
      <w:bookmarkStart w:id="78" w:name="_Toc488770812"/>
      <w:r w:rsidRPr="00AF1805">
        <w:rPr>
          <w:rFonts w:ascii="Times New Roman" w:hAnsi="Times New Roman"/>
        </w:rPr>
        <w:t>§3.4 Menu Windows</w:t>
      </w:r>
      <w:bookmarkEnd w:id="74"/>
      <w:bookmarkEnd w:id="75"/>
      <w:bookmarkEnd w:id="76"/>
      <w:bookmarkEnd w:id="77"/>
      <w:bookmarkEnd w:id="78"/>
    </w:p>
    <w:p w14:paraId="0242ED8A" w14:textId="77777777" w:rsidR="00A1320F" w:rsidRPr="00AF1805" w:rsidRDefault="00CF0728">
      <w:pPr>
        <w:spacing w:line="200" w:lineRule="exact"/>
      </w:pPr>
      <w:r w:rsidRPr="00AF1805">
        <w:t>The user interface of this heat meter comprises of several results displays that can be viewed.</w:t>
      </w:r>
    </w:p>
    <w:p w14:paraId="5C9F7B6E" w14:textId="77777777" w:rsidR="00A1320F" w:rsidRPr="00AF1805" w:rsidRDefault="00A1320F">
      <w:pPr>
        <w:spacing w:line="60" w:lineRule="exact"/>
      </w:pPr>
    </w:p>
    <w:p w14:paraId="6D4F22EC" w14:textId="77777777" w:rsidR="00A1320F" w:rsidRPr="00AF1805" w:rsidRDefault="00CF0728">
      <w:pPr>
        <w:spacing w:line="200" w:lineRule="exact"/>
      </w:pPr>
      <w:r w:rsidRPr="00AF1805">
        <w:t>In order to get into a certain menu window, the user can press the button to change the LCD display. The heat meter calculates the results and updates the display every 8 seconds. The following values can be displayed:</w:t>
      </w:r>
    </w:p>
    <w:p w14:paraId="0FFBA129" w14:textId="77777777" w:rsidR="00A1320F" w:rsidRPr="00AF1805" w:rsidRDefault="00A1320F">
      <w:pPr>
        <w:spacing w:line="200" w:lineRule="exact"/>
      </w:pPr>
    </w:p>
    <w:p w14:paraId="43626B40" w14:textId="77777777" w:rsidR="00A1320F" w:rsidRPr="00AF1805" w:rsidRDefault="00CF0728">
      <w:pPr>
        <w:pStyle w:val="12"/>
        <w:numPr>
          <w:ilvl w:val="0"/>
          <w:numId w:val="5"/>
        </w:numPr>
        <w:spacing w:line="200" w:lineRule="exact"/>
      </w:pPr>
      <w:r w:rsidRPr="00AF1805">
        <w:t>Total Energy (kW h or MW h)</w:t>
      </w:r>
    </w:p>
    <w:p w14:paraId="31B9496C" w14:textId="77777777" w:rsidR="00A1320F" w:rsidRPr="00AF1805" w:rsidRDefault="00CF0728">
      <w:pPr>
        <w:pStyle w:val="12"/>
        <w:numPr>
          <w:ilvl w:val="0"/>
          <w:numId w:val="5"/>
        </w:numPr>
        <w:spacing w:line="200" w:lineRule="exact"/>
      </w:pPr>
      <w:r w:rsidRPr="00AF1805">
        <w:t>Power (kW)</w:t>
      </w:r>
    </w:p>
    <w:p w14:paraId="2C427F8A" w14:textId="77777777" w:rsidR="00332E2B" w:rsidRPr="00AF1805" w:rsidRDefault="00332E2B">
      <w:pPr>
        <w:pStyle w:val="12"/>
        <w:numPr>
          <w:ilvl w:val="0"/>
          <w:numId w:val="5"/>
        </w:numPr>
        <w:spacing w:line="200" w:lineRule="exact"/>
      </w:pPr>
      <w:r w:rsidRPr="00AF1805">
        <w:lastRenderedPageBreak/>
        <w:t>Serial Number</w:t>
      </w:r>
    </w:p>
    <w:p w14:paraId="0E2399AB" w14:textId="77777777" w:rsidR="00332E2B" w:rsidRPr="00AF1805" w:rsidRDefault="00332E2B">
      <w:pPr>
        <w:pStyle w:val="12"/>
        <w:numPr>
          <w:ilvl w:val="0"/>
          <w:numId w:val="5"/>
        </w:numPr>
        <w:spacing w:line="200" w:lineRule="exact"/>
      </w:pPr>
      <w:r w:rsidRPr="00AF1805">
        <w:t>Full Screen Display</w:t>
      </w:r>
    </w:p>
    <w:p w14:paraId="06CAE202" w14:textId="77777777" w:rsidR="00332E2B" w:rsidRPr="00AF1805" w:rsidRDefault="00332E2B">
      <w:pPr>
        <w:pStyle w:val="12"/>
        <w:numPr>
          <w:ilvl w:val="0"/>
          <w:numId w:val="5"/>
        </w:numPr>
        <w:spacing w:line="200" w:lineRule="exact"/>
      </w:pPr>
      <w:r w:rsidRPr="00AF1805">
        <w:t>Cool (GJ)</w:t>
      </w:r>
    </w:p>
    <w:p w14:paraId="304D12A3" w14:textId="77777777" w:rsidR="00332E2B" w:rsidRPr="00AF1805" w:rsidRDefault="00332E2B" w:rsidP="00332E2B">
      <w:pPr>
        <w:pStyle w:val="12"/>
        <w:numPr>
          <w:ilvl w:val="0"/>
          <w:numId w:val="5"/>
        </w:numPr>
        <w:spacing w:line="200" w:lineRule="exact"/>
      </w:pPr>
      <w:r w:rsidRPr="00AF1805">
        <w:t>Cool(kWh)</w:t>
      </w:r>
    </w:p>
    <w:p w14:paraId="17D0BBA1" w14:textId="77777777" w:rsidR="00332E2B" w:rsidRPr="00AF1805" w:rsidRDefault="00332E2B" w:rsidP="00332E2B">
      <w:pPr>
        <w:pStyle w:val="12"/>
        <w:numPr>
          <w:ilvl w:val="0"/>
          <w:numId w:val="5"/>
        </w:numPr>
        <w:spacing w:line="200" w:lineRule="exact"/>
      </w:pPr>
      <w:r w:rsidRPr="00AF1805">
        <w:t>Flow(m³)</w:t>
      </w:r>
    </w:p>
    <w:p w14:paraId="3DBABCBF" w14:textId="77777777" w:rsidR="00332E2B" w:rsidRPr="00AF1805" w:rsidRDefault="00332E2B" w:rsidP="00332E2B">
      <w:pPr>
        <w:pStyle w:val="12"/>
        <w:numPr>
          <w:ilvl w:val="0"/>
          <w:numId w:val="5"/>
        </w:numPr>
        <w:spacing w:line="200" w:lineRule="exact"/>
      </w:pPr>
      <w:r w:rsidRPr="00AF1805">
        <w:t>Flowrate (m</w:t>
      </w:r>
      <w:r w:rsidRPr="00AF1805">
        <w:rPr>
          <w:vertAlign w:val="superscript"/>
        </w:rPr>
        <w:t>3</w:t>
      </w:r>
      <w:r w:rsidRPr="00AF1805">
        <w:t>/h)</w:t>
      </w:r>
    </w:p>
    <w:p w14:paraId="3FE7BA23" w14:textId="77777777" w:rsidR="00A1320F" w:rsidRPr="00AF1805" w:rsidRDefault="00332E2B" w:rsidP="00332E2B">
      <w:pPr>
        <w:pStyle w:val="12"/>
        <w:numPr>
          <w:ilvl w:val="0"/>
          <w:numId w:val="5"/>
        </w:numPr>
        <w:spacing w:line="200" w:lineRule="exact"/>
      </w:pPr>
      <w:r w:rsidRPr="00AF1805">
        <w:t>F</w:t>
      </w:r>
      <w:r w:rsidR="00CF0728" w:rsidRPr="00AF1805">
        <w:t xml:space="preserve"> temperature (</w:t>
      </w:r>
      <w:r w:rsidRPr="00AF1805">
        <w:rPr>
          <w:rFonts w:ascii="宋体" w:hAnsi="宋体" w:cs="宋体" w:hint="eastAsia"/>
        </w:rPr>
        <w:t>℃</w:t>
      </w:r>
      <w:r w:rsidR="00CF0728" w:rsidRPr="00AF1805">
        <w:t>)</w:t>
      </w:r>
    </w:p>
    <w:p w14:paraId="37DCA6E2" w14:textId="77777777" w:rsidR="00A1320F" w:rsidRPr="00AF1805" w:rsidRDefault="00CF0728">
      <w:pPr>
        <w:pStyle w:val="12"/>
        <w:numPr>
          <w:ilvl w:val="0"/>
          <w:numId w:val="5"/>
        </w:numPr>
        <w:spacing w:line="200" w:lineRule="exact"/>
      </w:pPr>
      <w:r w:rsidRPr="00AF1805">
        <w:t>R temperature (</w:t>
      </w:r>
      <w:r w:rsidR="00332E2B" w:rsidRPr="00AF1805">
        <w:rPr>
          <w:rFonts w:ascii="宋体" w:hAnsi="宋体" w:cs="宋体" w:hint="eastAsia"/>
        </w:rPr>
        <w:t>℃</w:t>
      </w:r>
      <w:r w:rsidRPr="00AF1805">
        <w:t>)</w:t>
      </w:r>
    </w:p>
    <w:p w14:paraId="26FB0199" w14:textId="77777777" w:rsidR="00A1320F" w:rsidRPr="00AF1805" w:rsidRDefault="00CF0728">
      <w:pPr>
        <w:pStyle w:val="12"/>
        <w:numPr>
          <w:ilvl w:val="0"/>
          <w:numId w:val="5"/>
        </w:numPr>
        <w:spacing w:line="200" w:lineRule="exact"/>
      </w:pPr>
      <w:r w:rsidRPr="00AF1805">
        <w:t>Delta (change) in temperature (</w:t>
      </w:r>
      <w:r w:rsidRPr="00AF1805">
        <w:sym w:font="Symbol" w:char="F044"/>
      </w:r>
      <w:r w:rsidRPr="00AF1805">
        <w:t>t)</w:t>
      </w:r>
    </w:p>
    <w:p w14:paraId="067907BA" w14:textId="77777777" w:rsidR="00415C19" w:rsidRPr="00AF1805" w:rsidRDefault="00415C19">
      <w:pPr>
        <w:pStyle w:val="12"/>
        <w:numPr>
          <w:ilvl w:val="0"/>
          <w:numId w:val="5"/>
        </w:numPr>
        <w:spacing w:line="200" w:lineRule="exact"/>
      </w:pPr>
      <w:r w:rsidRPr="00AF1805">
        <w:t>Total Working Time(h)</w:t>
      </w:r>
    </w:p>
    <w:p w14:paraId="6C2A2670" w14:textId="77777777" w:rsidR="00415C19" w:rsidRPr="00AF1805" w:rsidRDefault="00415C19" w:rsidP="00415C19">
      <w:pPr>
        <w:pStyle w:val="12"/>
        <w:numPr>
          <w:ilvl w:val="0"/>
          <w:numId w:val="5"/>
        </w:numPr>
        <w:spacing w:line="200" w:lineRule="exact"/>
      </w:pPr>
      <w:r w:rsidRPr="00AF1805">
        <w:t>Current Date</w:t>
      </w:r>
    </w:p>
    <w:p w14:paraId="2811758C" w14:textId="77777777" w:rsidR="00415C19" w:rsidRPr="00AF1805" w:rsidRDefault="00415C19" w:rsidP="00415C19">
      <w:pPr>
        <w:pStyle w:val="12"/>
        <w:numPr>
          <w:ilvl w:val="0"/>
          <w:numId w:val="5"/>
        </w:numPr>
        <w:spacing w:line="200" w:lineRule="exact"/>
      </w:pPr>
      <w:r w:rsidRPr="00AF1805">
        <w:t>DN Size</w:t>
      </w:r>
    </w:p>
    <w:p w14:paraId="40D75433" w14:textId="77777777" w:rsidR="00A1320F" w:rsidRPr="0056013B" w:rsidRDefault="00A1320F">
      <w:pPr>
        <w:spacing w:line="200" w:lineRule="exact"/>
      </w:pPr>
    </w:p>
    <w:p w14:paraId="1FC6084A" w14:textId="6584C194" w:rsidR="00A1320F" w:rsidRPr="0056013B" w:rsidRDefault="00CF0728">
      <w:pPr>
        <w:spacing w:line="200" w:lineRule="exact"/>
        <w:rPr>
          <w:strike/>
        </w:rPr>
      </w:pPr>
      <w:r w:rsidRPr="0056013B">
        <w:t>Each short press of the</w:t>
      </w:r>
      <w:r w:rsidR="0034137A">
        <w:t xml:space="preserve"> </w:t>
      </w:r>
      <w:r w:rsidRPr="0056013B">
        <w:t xml:space="preserve">button switches the display screen to the next item. The menus are displayed in loop-fashion. After pressing the button, the display may stay at an item for a short time and then return to the original display item. </w:t>
      </w:r>
    </w:p>
    <w:p w14:paraId="0B38B79B" w14:textId="656B88C2" w:rsidR="00716228" w:rsidRPr="0056013B" w:rsidRDefault="00F46850">
      <w:pPr>
        <w:spacing w:line="200" w:lineRule="exact"/>
      </w:pPr>
      <w:r w:rsidRPr="0056013B">
        <w:t>These are the top layer (</w:t>
      </w:r>
      <w:r w:rsidR="009E264A" w:rsidRPr="0056013B">
        <w:t>main menu</w:t>
      </w:r>
      <w:r w:rsidRPr="0056013B">
        <w:t xml:space="preserve">) of the menu display </w:t>
      </w:r>
      <w:r w:rsidR="00F20CE1">
        <w:t>structure. On the second layer</w:t>
      </w:r>
      <w:r w:rsidR="00F20CE1" w:rsidRPr="00F20CE1">
        <w:rPr>
          <w:rFonts w:hint="eastAsia"/>
        </w:rPr>
        <w:t>【</w:t>
      </w:r>
      <w:r w:rsidR="00F20CE1" w:rsidRPr="00F20CE1">
        <w:rPr>
          <w:rFonts w:hint="eastAsia"/>
        </w:rPr>
        <w:t>F</w:t>
      </w:r>
      <w:r w:rsidR="00F20CE1" w:rsidRPr="00F20CE1">
        <w:rPr>
          <w:rFonts w:hint="eastAsia"/>
        </w:rPr>
        <w:t>】</w:t>
      </w:r>
      <w:r w:rsidR="00F20CE1" w:rsidRPr="00F20CE1">
        <w:rPr>
          <w:rFonts w:hint="eastAsia"/>
        </w:rPr>
        <w:t>layer</w:t>
      </w:r>
      <w:r w:rsidRPr="0056013B">
        <w:t xml:space="preserve"> of this structure, more information can be seen. </w:t>
      </w:r>
      <w:r w:rsidR="00D53DB0" w:rsidRPr="0056013B">
        <w:t xml:space="preserve">To enter the calibration </w:t>
      </w:r>
      <w:r w:rsidR="00F20CE1">
        <w:t>menu</w:t>
      </w:r>
      <w:r w:rsidR="00D53DB0" w:rsidRPr="0056013B">
        <w:t>【</w:t>
      </w:r>
      <w:r w:rsidR="00D53DB0" w:rsidRPr="0056013B">
        <w:t>F</w:t>
      </w:r>
      <w:r w:rsidR="00D53DB0" w:rsidRPr="0056013B">
        <w:t>】</w:t>
      </w:r>
      <w:r w:rsidR="00D53DB0" w:rsidRPr="0056013B">
        <w:t xml:space="preserve">, press the button for 3 seconds to enter it. </w:t>
      </w:r>
      <w:r w:rsidR="00CF0728" w:rsidRPr="0056013B">
        <w:t xml:space="preserve">To go from the </w:t>
      </w:r>
      <w:r w:rsidR="009E264A" w:rsidRPr="0056013B">
        <w:t>main menu</w:t>
      </w:r>
      <w:r w:rsidR="00CF0728" w:rsidRPr="0056013B">
        <w:t xml:space="preserve"> to t</w:t>
      </w:r>
      <w:r w:rsidR="000231C5" w:rsidRPr="0056013B">
        <w:t>he</w:t>
      </w:r>
      <w:r w:rsidR="009E264A" w:rsidRPr="0056013B">
        <w:t>【</w:t>
      </w:r>
      <w:r w:rsidR="009E264A" w:rsidRPr="0056013B">
        <w:t>F</w:t>
      </w:r>
      <w:r w:rsidR="009E264A" w:rsidRPr="0056013B">
        <w:t>】</w:t>
      </w:r>
      <w:r w:rsidR="009E264A" w:rsidRPr="0056013B">
        <w:t>l</w:t>
      </w:r>
      <w:r w:rsidR="000231C5" w:rsidRPr="0056013B">
        <w:t>ayer, press the button in any menu for 3 seconds,</w:t>
      </w:r>
      <w:r w:rsidR="00CF0728" w:rsidRPr="0056013B">
        <w:t xml:space="preserve"> and you should see “</w:t>
      </w:r>
      <w:r w:rsidR="000231C5" w:rsidRPr="0056013B">
        <w:t>F” on the LCD all the time</w:t>
      </w:r>
      <w:r w:rsidR="00CF0728" w:rsidRPr="0056013B">
        <w:t xml:space="preserve">. </w:t>
      </w:r>
      <w:r w:rsidR="00D23E2D" w:rsidRPr="0056013B">
        <w:t>Click the button again, you will see menu “Flow” and there is “TEST” blink</w:t>
      </w:r>
      <w:r w:rsidR="0034137A">
        <w:t xml:space="preserve"> </w:t>
      </w:r>
      <w:r w:rsidR="00D23E2D" w:rsidRPr="0056013B">
        <w:t xml:space="preserve">every now and then. </w:t>
      </w:r>
      <w:r w:rsidR="00716228" w:rsidRPr="0056013B">
        <w:t>This indicates t</w:t>
      </w:r>
      <w:r w:rsidR="00CF0728" w:rsidRPr="0056013B">
        <w:t>hat</w:t>
      </w:r>
      <w:r w:rsidR="0034137A">
        <w:t xml:space="preserve"> </w:t>
      </w:r>
      <w:r w:rsidR="00CF0728" w:rsidRPr="0056013B">
        <w:t>you are</w:t>
      </w:r>
      <w:r w:rsidR="00B85B34" w:rsidRPr="0056013B">
        <w:t xml:space="preserve"> ready to view the menus on the</w:t>
      </w:r>
      <w:r w:rsidR="00B85B34" w:rsidRPr="0056013B">
        <w:t>【</w:t>
      </w:r>
      <w:r w:rsidR="00B85B34" w:rsidRPr="0056013B">
        <w:t>F</w:t>
      </w:r>
      <w:r w:rsidR="00B85B34" w:rsidRPr="0056013B">
        <w:t>】</w:t>
      </w:r>
      <w:r w:rsidR="00B85B34" w:rsidRPr="0056013B">
        <w:t xml:space="preserve">layer. </w:t>
      </w:r>
    </w:p>
    <w:p w14:paraId="19E87C0B" w14:textId="77777777" w:rsidR="00A1320F" w:rsidRPr="0056013B" w:rsidRDefault="00B85B34">
      <w:pPr>
        <w:spacing w:line="200" w:lineRule="exact"/>
        <w:rPr>
          <w:highlight w:val="yellow"/>
        </w:rPr>
      </w:pPr>
      <w:r w:rsidRPr="0056013B">
        <w:t>On the</w:t>
      </w:r>
      <w:r w:rsidRPr="0056013B">
        <w:t>【</w:t>
      </w:r>
      <w:r w:rsidRPr="0056013B">
        <w:t>F</w:t>
      </w:r>
      <w:r w:rsidRPr="0056013B">
        <w:t>】</w:t>
      </w:r>
      <w:r w:rsidRPr="0056013B">
        <w:t>layer</w:t>
      </w:r>
      <w:r w:rsidR="00CF0728" w:rsidRPr="0056013B">
        <w:t>, the following menus are displayed:</w:t>
      </w:r>
    </w:p>
    <w:p w14:paraId="06EB7775" w14:textId="77777777" w:rsidR="00A1320F" w:rsidRPr="00AF1805" w:rsidRDefault="00A1320F">
      <w:pPr>
        <w:spacing w:line="200" w:lineRule="exact"/>
      </w:pPr>
    </w:p>
    <w:p w14:paraId="12528598" w14:textId="77777777" w:rsidR="00A1320F" w:rsidRPr="00AF1805" w:rsidRDefault="00CF0728">
      <w:pPr>
        <w:pStyle w:val="12"/>
        <w:numPr>
          <w:ilvl w:val="0"/>
          <w:numId w:val="6"/>
        </w:numPr>
        <w:spacing w:line="200" w:lineRule="exact"/>
      </w:pPr>
      <w:r w:rsidRPr="00AF1805">
        <w:t>Total Volume with High Resolution (5 decimals)</w:t>
      </w:r>
    </w:p>
    <w:p w14:paraId="02DBD3A4" w14:textId="77777777" w:rsidR="00A1320F" w:rsidRPr="00AF1805" w:rsidRDefault="00CF0728" w:rsidP="007E7F63">
      <w:pPr>
        <w:pStyle w:val="12"/>
        <w:numPr>
          <w:ilvl w:val="0"/>
          <w:numId w:val="6"/>
        </w:numPr>
        <w:spacing w:line="200" w:lineRule="exact"/>
      </w:pPr>
      <w:r w:rsidRPr="00AF1805">
        <w:t>Total Energy with High Resolution (3 decimals)</w:t>
      </w:r>
    </w:p>
    <w:p w14:paraId="4652EFA1" w14:textId="77777777" w:rsidR="007E7F63" w:rsidRPr="00AF1805" w:rsidRDefault="007E7F63" w:rsidP="007E7F63">
      <w:pPr>
        <w:pStyle w:val="12"/>
        <w:numPr>
          <w:ilvl w:val="0"/>
          <w:numId w:val="6"/>
        </w:numPr>
        <w:spacing w:line="200" w:lineRule="exact"/>
      </w:pPr>
      <w:r w:rsidRPr="00AF1805">
        <w:t>Flowrate</w:t>
      </w:r>
    </w:p>
    <w:p w14:paraId="76BFBE0B" w14:textId="77777777" w:rsidR="007E7F63" w:rsidRPr="00AF1805" w:rsidRDefault="0064730E" w:rsidP="007E7F63">
      <w:pPr>
        <w:numPr>
          <w:ilvl w:val="0"/>
          <w:numId w:val="6"/>
        </w:numPr>
      </w:pPr>
      <w:r w:rsidRPr="00AF1805">
        <w:t>Supply water temperature (</w:t>
      </w:r>
      <w:r w:rsidR="007E7F63" w:rsidRPr="00AF1805">
        <w:t>F-Temp</w:t>
      </w:r>
      <w:r w:rsidR="001A28E9">
        <w:t>)</w:t>
      </w:r>
    </w:p>
    <w:p w14:paraId="34EA9293" w14:textId="77777777" w:rsidR="007E7F63" w:rsidRPr="00AF1805" w:rsidRDefault="0064730E" w:rsidP="007E7F63">
      <w:pPr>
        <w:pStyle w:val="12"/>
        <w:numPr>
          <w:ilvl w:val="0"/>
          <w:numId w:val="6"/>
        </w:numPr>
        <w:spacing w:line="200" w:lineRule="exact"/>
      </w:pPr>
      <w:r w:rsidRPr="00AF1805">
        <w:t>Return water temperature (</w:t>
      </w:r>
      <w:r w:rsidR="007E7F63" w:rsidRPr="00AF1805">
        <w:t>R-Temp</w:t>
      </w:r>
      <w:r w:rsidR="001A28E9">
        <w:t>)</w:t>
      </w:r>
    </w:p>
    <w:p w14:paraId="2605DE81" w14:textId="77777777" w:rsidR="007E7F63" w:rsidRPr="00AF1805" w:rsidRDefault="007E7F63" w:rsidP="00122761">
      <w:pPr>
        <w:pStyle w:val="12"/>
        <w:numPr>
          <w:ilvl w:val="0"/>
          <w:numId w:val="6"/>
        </w:numPr>
        <w:spacing w:line="200" w:lineRule="exact"/>
      </w:pPr>
      <w:r w:rsidRPr="00AF1805">
        <w:t>Delta T</w:t>
      </w:r>
    </w:p>
    <w:p w14:paraId="4A35D12E" w14:textId="77777777" w:rsidR="00A1320F" w:rsidRPr="00AF1805" w:rsidRDefault="00A1320F">
      <w:pPr>
        <w:numPr>
          <w:ilvl w:val="0"/>
          <w:numId w:val="6"/>
        </w:numPr>
        <w:spacing w:line="100" w:lineRule="exact"/>
        <w:ind w:left="0"/>
        <w:rPr>
          <w:sz w:val="2"/>
          <w:szCs w:val="2"/>
        </w:rPr>
      </w:pPr>
    </w:p>
    <w:p w14:paraId="0DA6B525" w14:textId="77777777" w:rsidR="001A59E5" w:rsidRPr="0056013B" w:rsidRDefault="001A59E5" w:rsidP="0057569C">
      <w:pPr>
        <w:numPr>
          <w:ilvl w:val="0"/>
          <w:numId w:val="6"/>
        </w:numPr>
        <w:spacing w:line="200" w:lineRule="exact"/>
      </w:pPr>
      <w:r w:rsidRPr="0056013B">
        <w:t xml:space="preserve">To go back to the </w:t>
      </w:r>
      <w:r w:rsidR="0064730E" w:rsidRPr="0056013B">
        <w:t xml:space="preserve">main menu </w:t>
      </w:r>
      <w:r w:rsidR="00652E1A" w:rsidRPr="0056013B">
        <w:t>layer,</w:t>
      </w:r>
      <w:r w:rsidR="0057569C" w:rsidRPr="0056013B">
        <w:t xml:space="preserve"> leave it over one hour, it will automatically switch to main menu layer.</w:t>
      </w:r>
    </w:p>
    <w:p w14:paraId="4F800157" w14:textId="77777777" w:rsidR="009E264A" w:rsidRPr="00AF1805" w:rsidRDefault="001D4457" w:rsidP="001D4457">
      <w:pPr>
        <w:spacing w:line="240" w:lineRule="exact"/>
        <w:rPr>
          <w:bCs/>
          <w:kern w:val="44"/>
          <w:sz w:val="30"/>
          <w:szCs w:val="20"/>
        </w:rPr>
      </w:pPr>
      <w:r w:rsidRPr="00AF1805">
        <w:rPr>
          <w:bCs/>
          <w:kern w:val="44"/>
          <w:sz w:val="30"/>
          <w:szCs w:val="20"/>
        </w:rPr>
        <w:br w:type="page"/>
      </w:r>
    </w:p>
    <w:p w14:paraId="7CC04995" w14:textId="2167626A" w:rsidR="009E264A" w:rsidRPr="00AF1805" w:rsidRDefault="0053331B">
      <w:pPr>
        <w:spacing w:line="240" w:lineRule="exact"/>
        <w:rPr>
          <w:bCs/>
          <w:kern w:val="44"/>
          <w:sz w:val="30"/>
          <w:szCs w:val="20"/>
        </w:rPr>
      </w:pPr>
      <w:r>
        <w:rPr>
          <w:noProof/>
        </w:rPr>
        <w:lastRenderedPageBreak/>
        <w:drawing>
          <wp:anchor distT="0" distB="0" distL="114300" distR="114300" simplePos="0" relativeHeight="251685888" behindDoc="0" locked="0" layoutInCell="1" allowOverlap="1" wp14:anchorId="06BDA5B0" wp14:editId="35127D8D">
            <wp:simplePos x="0" y="0"/>
            <wp:positionH relativeFrom="column">
              <wp:posOffset>-102870</wp:posOffset>
            </wp:positionH>
            <wp:positionV relativeFrom="paragraph">
              <wp:posOffset>106680</wp:posOffset>
            </wp:positionV>
            <wp:extent cx="3733800" cy="4848860"/>
            <wp:effectExtent l="0" t="0" r="0" b="8890"/>
            <wp:wrapNone/>
            <wp:docPr id="854" name="Picture 854" descr="QQ图片2017042714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QQ图片201704271409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33800" cy="4848860"/>
                    </a:xfrm>
                    <a:prstGeom prst="rect">
                      <a:avLst/>
                    </a:prstGeom>
                    <a:noFill/>
                  </pic:spPr>
                </pic:pic>
              </a:graphicData>
            </a:graphic>
            <wp14:sizeRelH relativeFrom="page">
              <wp14:pctWidth>0</wp14:pctWidth>
            </wp14:sizeRelH>
            <wp14:sizeRelV relativeFrom="page">
              <wp14:pctHeight>0</wp14:pctHeight>
            </wp14:sizeRelV>
          </wp:anchor>
        </w:drawing>
      </w:r>
    </w:p>
    <w:p w14:paraId="77D3D74E" w14:textId="77777777" w:rsidR="009E264A" w:rsidRPr="00AF1805" w:rsidRDefault="009E264A">
      <w:pPr>
        <w:spacing w:line="240" w:lineRule="exact"/>
        <w:rPr>
          <w:bCs/>
          <w:kern w:val="44"/>
          <w:sz w:val="30"/>
          <w:szCs w:val="20"/>
        </w:rPr>
      </w:pPr>
    </w:p>
    <w:p w14:paraId="14F7C70C" w14:textId="77777777" w:rsidR="009E264A" w:rsidRPr="00AF1805" w:rsidRDefault="009E264A">
      <w:pPr>
        <w:spacing w:line="240" w:lineRule="exact"/>
        <w:rPr>
          <w:bCs/>
          <w:kern w:val="44"/>
          <w:sz w:val="30"/>
          <w:szCs w:val="20"/>
        </w:rPr>
      </w:pPr>
    </w:p>
    <w:p w14:paraId="009BC6A5" w14:textId="77777777" w:rsidR="009E264A" w:rsidRPr="00AF1805" w:rsidRDefault="009E264A">
      <w:pPr>
        <w:spacing w:line="240" w:lineRule="exact"/>
        <w:rPr>
          <w:bCs/>
          <w:kern w:val="44"/>
          <w:sz w:val="30"/>
          <w:szCs w:val="20"/>
        </w:rPr>
      </w:pPr>
    </w:p>
    <w:p w14:paraId="73204CA7" w14:textId="77777777" w:rsidR="009E264A" w:rsidRPr="00AF1805" w:rsidRDefault="009E264A">
      <w:pPr>
        <w:spacing w:line="240" w:lineRule="exact"/>
        <w:rPr>
          <w:bCs/>
          <w:kern w:val="44"/>
          <w:sz w:val="30"/>
          <w:szCs w:val="20"/>
        </w:rPr>
      </w:pPr>
    </w:p>
    <w:p w14:paraId="3929A306" w14:textId="77777777" w:rsidR="009E264A" w:rsidRPr="00AF1805" w:rsidRDefault="009E264A">
      <w:pPr>
        <w:spacing w:line="240" w:lineRule="exact"/>
        <w:rPr>
          <w:bCs/>
          <w:kern w:val="44"/>
          <w:sz w:val="30"/>
          <w:szCs w:val="20"/>
        </w:rPr>
      </w:pPr>
    </w:p>
    <w:p w14:paraId="0D5FE20B" w14:textId="77777777" w:rsidR="009E264A" w:rsidRPr="00AF1805" w:rsidRDefault="009E264A">
      <w:pPr>
        <w:spacing w:line="240" w:lineRule="exact"/>
        <w:rPr>
          <w:bCs/>
          <w:kern w:val="44"/>
          <w:sz w:val="30"/>
          <w:szCs w:val="20"/>
        </w:rPr>
      </w:pPr>
    </w:p>
    <w:p w14:paraId="326F70B3" w14:textId="77777777" w:rsidR="009E264A" w:rsidRPr="00AF1805" w:rsidRDefault="009E264A">
      <w:pPr>
        <w:spacing w:line="240" w:lineRule="exact"/>
        <w:rPr>
          <w:bCs/>
          <w:kern w:val="44"/>
          <w:sz w:val="30"/>
          <w:szCs w:val="20"/>
        </w:rPr>
      </w:pPr>
    </w:p>
    <w:p w14:paraId="78435F69" w14:textId="77777777" w:rsidR="009E264A" w:rsidRPr="00AF1805" w:rsidRDefault="009E264A">
      <w:pPr>
        <w:spacing w:line="240" w:lineRule="exact"/>
        <w:rPr>
          <w:bCs/>
          <w:kern w:val="44"/>
          <w:sz w:val="30"/>
          <w:szCs w:val="20"/>
        </w:rPr>
      </w:pPr>
    </w:p>
    <w:p w14:paraId="4BB03DEC" w14:textId="77777777" w:rsidR="009E264A" w:rsidRPr="00AF1805" w:rsidRDefault="009E264A">
      <w:pPr>
        <w:spacing w:line="240" w:lineRule="exact"/>
        <w:rPr>
          <w:bCs/>
          <w:kern w:val="44"/>
          <w:sz w:val="30"/>
          <w:szCs w:val="20"/>
        </w:rPr>
      </w:pPr>
    </w:p>
    <w:p w14:paraId="43446D76" w14:textId="77777777" w:rsidR="009E264A" w:rsidRPr="00AF1805" w:rsidRDefault="009E264A">
      <w:pPr>
        <w:spacing w:line="240" w:lineRule="exact"/>
        <w:rPr>
          <w:bCs/>
          <w:kern w:val="44"/>
          <w:sz w:val="30"/>
          <w:szCs w:val="20"/>
        </w:rPr>
      </w:pPr>
    </w:p>
    <w:p w14:paraId="332822D5" w14:textId="77777777" w:rsidR="009E264A" w:rsidRPr="00AF1805" w:rsidRDefault="009E264A">
      <w:pPr>
        <w:spacing w:line="240" w:lineRule="exact"/>
        <w:rPr>
          <w:bCs/>
          <w:kern w:val="44"/>
          <w:sz w:val="30"/>
          <w:szCs w:val="20"/>
        </w:rPr>
      </w:pPr>
    </w:p>
    <w:p w14:paraId="25CD0C7D" w14:textId="77777777" w:rsidR="009E264A" w:rsidRPr="00AF1805" w:rsidRDefault="009E264A">
      <w:pPr>
        <w:spacing w:line="240" w:lineRule="exact"/>
        <w:rPr>
          <w:bCs/>
          <w:kern w:val="44"/>
          <w:sz w:val="30"/>
          <w:szCs w:val="20"/>
        </w:rPr>
      </w:pPr>
    </w:p>
    <w:p w14:paraId="4664D959" w14:textId="77777777" w:rsidR="009E264A" w:rsidRPr="00AF1805" w:rsidRDefault="009E264A">
      <w:pPr>
        <w:spacing w:line="240" w:lineRule="exact"/>
        <w:rPr>
          <w:bCs/>
          <w:kern w:val="44"/>
          <w:sz w:val="30"/>
          <w:szCs w:val="20"/>
        </w:rPr>
      </w:pPr>
    </w:p>
    <w:p w14:paraId="25F2FF2E" w14:textId="77777777" w:rsidR="009E264A" w:rsidRPr="00AF1805" w:rsidRDefault="009E264A">
      <w:pPr>
        <w:spacing w:line="240" w:lineRule="exact"/>
        <w:rPr>
          <w:bCs/>
          <w:kern w:val="44"/>
          <w:sz w:val="30"/>
          <w:szCs w:val="20"/>
        </w:rPr>
      </w:pPr>
    </w:p>
    <w:p w14:paraId="76344500" w14:textId="77777777" w:rsidR="009E264A" w:rsidRPr="00AF1805" w:rsidRDefault="009E264A">
      <w:pPr>
        <w:spacing w:line="240" w:lineRule="exact"/>
        <w:rPr>
          <w:bCs/>
          <w:kern w:val="44"/>
          <w:sz w:val="30"/>
          <w:szCs w:val="20"/>
        </w:rPr>
      </w:pPr>
    </w:p>
    <w:p w14:paraId="4E48012B" w14:textId="77777777" w:rsidR="009E264A" w:rsidRPr="00AF1805" w:rsidRDefault="009E264A">
      <w:pPr>
        <w:spacing w:line="240" w:lineRule="exact"/>
        <w:rPr>
          <w:bCs/>
          <w:kern w:val="44"/>
          <w:sz w:val="30"/>
          <w:szCs w:val="20"/>
        </w:rPr>
      </w:pPr>
    </w:p>
    <w:p w14:paraId="3B61A550" w14:textId="77777777" w:rsidR="009E264A" w:rsidRPr="00AF1805" w:rsidRDefault="009E264A">
      <w:pPr>
        <w:spacing w:line="240" w:lineRule="exact"/>
        <w:rPr>
          <w:bCs/>
          <w:kern w:val="44"/>
          <w:sz w:val="30"/>
          <w:szCs w:val="20"/>
        </w:rPr>
      </w:pPr>
    </w:p>
    <w:p w14:paraId="2C0FCDF9" w14:textId="77777777" w:rsidR="009E264A" w:rsidRPr="00AF1805" w:rsidRDefault="009E264A">
      <w:pPr>
        <w:spacing w:line="240" w:lineRule="exact"/>
        <w:rPr>
          <w:bCs/>
          <w:kern w:val="44"/>
          <w:sz w:val="30"/>
          <w:szCs w:val="20"/>
        </w:rPr>
      </w:pPr>
    </w:p>
    <w:p w14:paraId="755D901D" w14:textId="77777777" w:rsidR="009E264A" w:rsidRPr="00AF1805" w:rsidRDefault="009E264A">
      <w:pPr>
        <w:spacing w:line="240" w:lineRule="exact"/>
        <w:rPr>
          <w:bCs/>
          <w:kern w:val="44"/>
          <w:sz w:val="30"/>
          <w:szCs w:val="20"/>
        </w:rPr>
      </w:pPr>
    </w:p>
    <w:p w14:paraId="216E8D64" w14:textId="77777777" w:rsidR="009E264A" w:rsidRPr="00AF1805" w:rsidRDefault="009E264A">
      <w:pPr>
        <w:spacing w:line="240" w:lineRule="exact"/>
        <w:rPr>
          <w:bCs/>
          <w:kern w:val="44"/>
          <w:sz w:val="30"/>
          <w:szCs w:val="20"/>
        </w:rPr>
      </w:pPr>
    </w:p>
    <w:p w14:paraId="2932FBB0" w14:textId="77777777" w:rsidR="009E264A" w:rsidRPr="00AF1805" w:rsidRDefault="009E264A">
      <w:pPr>
        <w:spacing w:line="240" w:lineRule="exact"/>
        <w:rPr>
          <w:bCs/>
          <w:kern w:val="44"/>
          <w:sz w:val="30"/>
          <w:szCs w:val="20"/>
        </w:rPr>
      </w:pPr>
    </w:p>
    <w:p w14:paraId="23EE57EB" w14:textId="77777777" w:rsidR="009E264A" w:rsidRPr="00AF1805" w:rsidRDefault="009E264A">
      <w:pPr>
        <w:spacing w:line="240" w:lineRule="exact"/>
        <w:rPr>
          <w:bCs/>
          <w:kern w:val="44"/>
          <w:sz w:val="30"/>
          <w:szCs w:val="20"/>
        </w:rPr>
      </w:pPr>
    </w:p>
    <w:p w14:paraId="09AFA911" w14:textId="77777777" w:rsidR="009E264A" w:rsidRPr="00AF1805" w:rsidRDefault="009E264A">
      <w:pPr>
        <w:spacing w:line="240" w:lineRule="exact"/>
        <w:rPr>
          <w:bCs/>
          <w:kern w:val="44"/>
          <w:sz w:val="30"/>
          <w:szCs w:val="20"/>
        </w:rPr>
      </w:pPr>
    </w:p>
    <w:p w14:paraId="32F5AAB9" w14:textId="77777777" w:rsidR="009E264A" w:rsidRPr="00AF1805" w:rsidRDefault="009E264A">
      <w:pPr>
        <w:spacing w:line="240" w:lineRule="exact"/>
        <w:rPr>
          <w:bCs/>
          <w:kern w:val="44"/>
          <w:sz w:val="30"/>
          <w:szCs w:val="20"/>
        </w:rPr>
      </w:pPr>
    </w:p>
    <w:p w14:paraId="15A341DE" w14:textId="77777777" w:rsidR="009E264A" w:rsidRPr="00AF1805" w:rsidRDefault="009E264A">
      <w:pPr>
        <w:spacing w:line="240" w:lineRule="exact"/>
        <w:rPr>
          <w:bCs/>
          <w:kern w:val="44"/>
          <w:sz w:val="30"/>
          <w:szCs w:val="20"/>
        </w:rPr>
      </w:pPr>
    </w:p>
    <w:p w14:paraId="3322A024" w14:textId="77777777" w:rsidR="009E264A" w:rsidRPr="00AF1805" w:rsidRDefault="009E264A">
      <w:pPr>
        <w:spacing w:line="240" w:lineRule="exact"/>
        <w:rPr>
          <w:bCs/>
          <w:kern w:val="44"/>
          <w:sz w:val="30"/>
          <w:szCs w:val="20"/>
        </w:rPr>
      </w:pPr>
    </w:p>
    <w:p w14:paraId="52664B49" w14:textId="77777777" w:rsidR="009E264A" w:rsidRPr="00AF1805" w:rsidRDefault="009E264A">
      <w:pPr>
        <w:spacing w:line="240" w:lineRule="exact"/>
        <w:rPr>
          <w:bCs/>
          <w:kern w:val="44"/>
          <w:sz w:val="30"/>
          <w:szCs w:val="20"/>
        </w:rPr>
      </w:pPr>
    </w:p>
    <w:p w14:paraId="396310ED" w14:textId="77777777" w:rsidR="009E264A" w:rsidRPr="00AF1805" w:rsidRDefault="009E264A">
      <w:pPr>
        <w:spacing w:line="240" w:lineRule="exact"/>
        <w:rPr>
          <w:bCs/>
          <w:kern w:val="44"/>
          <w:sz w:val="30"/>
          <w:szCs w:val="20"/>
        </w:rPr>
      </w:pPr>
    </w:p>
    <w:p w14:paraId="288D3309" w14:textId="77777777" w:rsidR="009E264A" w:rsidRPr="00AF1805" w:rsidRDefault="009E264A">
      <w:pPr>
        <w:spacing w:line="240" w:lineRule="exact"/>
      </w:pPr>
    </w:p>
    <w:p w14:paraId="4BEB9911" w14:textId="77777777" w:rsidR="001A59E5" w:rsidRPr="00AF1805" w:rsidRDefault="001A59E5">
      <w:pPr>
        <w:spacing w:line="240" w:lineRule="exact"/>
      </w:pPr>
    </w:p>
    <w:p w14:paraId="285BEEE1" w14:textId="77777777" w:rsidR="001A59E5" w:rsidRPr="00AF1805" w:rsidRDefault="001A59E5">
      <w:pPr>
        <w:spacing w:line="240" w:lineRule="exact"/>
      </w:pPr>
    </w:p>
    <w:p w14:paraId="69E7EF13" w14:textId="77777777" w:rsidR="001A59E5" w:rsidRPr="00AF1805" w:rsidRDefault="001A59E5">
      <w:pPr>
        <w:spacing w:line="240" w:lineRule="exact"/>
        <w:rPr>
          <w:bCs/>
          <w:kern w:val="44"/>
          <w:sz w:val="30"/>
          <w:szCs w:val="20"/>
        </w:rPr>
      </w:pPr>
    </w:p>
    <w:p w14:paraId="01CB94BB" w14:textId="77777777" w:rsidR="001A59E5" w:rsidRPr="00AF1805" w:rsidRDefault="001D4457">
      <w:pPr>
        <w:spacing w:line="240" w:lineRule="exact"/>
        <w:rPr>
          <w:bCs/>
          <w:kern w:val="44"/>
          <w:sz w:val="30"/>
          <w:szCs w:val="20"/>
        </w:rPr>
      </w:pPr>
      <w:r w:rsidRPr="00AF1805">
        <w:rPr>
          <w:bCs/>
          <w:kern w:val="44"/>
          <w:sz w:val="30"/>
          <w:szCs w:val="20"/>
        </w:rPr>
        <w:br w:type="page"/>
      </w:r>
    </w:p>
    <w:p w14:paraId="7A1581D4" w14:textId="77777777" w:rsidR="001B11F1" w:rsidRPr="00AF1805" w:rsidRDefault="00CF0728">
      <w:pPr>
        <w:pStyle w:val="2"/>
        <w:spacing w:line="360" w:lineRule="auto"/>
        <w:ind w:left="150" w:right="150"/>
        <w:rPr>
          <w:rFonts w:ascii="Times New Roman" w:hAnsi="Times New Roman"/>
        </w:rPr>
      </w:pPr>
      <w:bookmarkStart w:id="79" w:name="_Toc85877244"/>
      <w:bookmarkStart w:id="80" w:name="_Toc85877457"/>
      <w:bookmarkStart w:id="81" w:name="_Toc85972545"/>
      <w:bookmarkStart w:id="82" w:name="_Toc86058627"/>
      <w:bookmarkStart w:id="83" w:name="_Toc488770813"/>
      <w:r w:rsidRPr="00AF1805">
        <w:rPr>
          <w:rFonts w:ascii="Times New Roman" w:hAnsi="Times New Roman"/>
        </w:rPr>
        <w:lastRenderedPageBreak/>
        <w:t>§3.5 How to check if the instrument works properly</w:t>
      </w:r>
      <w:bookmarkEnd w:id="79"/>
      <w:bookmarkEnd w:id="80"/>
      <w:bookmarkEnd w:id="81"/>
      <w:bookmarkEnd w:id="82"/>
      <w:bookmarkEnd w:id="83"/>
    </w:p>
    <w:p w14:paraId="26228F31" w14:textId="77777777" w:rsidR="005D77E3" w:rsidRPr="00AF1805" w:rsidRDefault="005D77E3" w:rsidP="005D77E3">
      <w:r w:rsidRPr="00AF1805">
        <w:rPr>
          <w:rFonts w:ascii="宋体" w:hAnsi="宋体" w:cs="宋体" w:hint="eastAsia"/>
        </w:rPr>
        <w:t>◇</w:t>
      </w:r>
      <w:r w:rsidR="004D010C" w:rsidRPr="00AF1805">
        <w:t>Check the heating/cooling system is working or not</w:t>
      </w:r>
    </w:p>
    <w:p w14:paraId="16DC07DF" w14:textId="77777777" w:rsidR="005D77E3" w:rsidRPr="00AF1805" w:rsidRDefault="005D77E3" w:rsidP="005D77E3">
      <w:r w:rsidRPr="00AF1805">
        <w:rPr>
          <w:rFonts w:ascii="宋体" w:hAnsi="宋体" w:cs="宋体" w:hint="eastAsia"/>
        </w:rPr>
        <w:t>◇</w:t>
      </w:r>
      <w:r w:rsidR="004D010C" w:rsidRPr="00AF1805">
        <w:t>Check the stop valve opening or not</w:t>
      </w:r>
    </w:p>
    <w:p w14:paraId="1226AAEA" w14:textId="77777777" w:rsidR="005D77E3" w:rsidRPr="00AF1805" w:rsidRDefault="005D77E3" w:rsidP="005D77E3">
      <w:r w:rsidRPr="00AF1805">
        <w:rPr>
          <w:rFonts w:ascii="宋体" w:hAnsi="宋体" w:cs="宋体" w:hint="eastAsia"/>
        </w:rPr>
        <w:t>◇</w:t>
      </w:r>
      <w:r w:rsidR="004D010C" w:rsidRPr="00AF1805">
        <w:t>Check if there are foreign substances in the pipe</w:t>
      </w:r>
    </w:p>
    <w:p w14:paraId="70778F9F" w14:textId="77777777" w:rsidR="0057569C" w:rsidRPr="00AF1805" w:rsidRDefault="005D77E3" w:rsidP="005D77E3">
      <w:r w:rsidRPr="00AF1805">
        <w:rPr>
          <w:rFonts w:ascii="宋体" w:hAnsi="宋体" w:cs="宋体" w:hint="eastAsia"/>
        </w:rPr>
        <w:t>◇</w:t>
      </w:r>
      <w:r w:rsidR="004D010C" w:rsidRPr="00AF1805">
        <w:t>Check the sealing of BTU meter is intact</w:t>
      </w:r>
    </w:p>
    <w:p w14:paraId="35CDC4F1" w14:textId="77777777" w:rsidR="005D77E3" w:rsidRPr="00AF1805" w:rsidRDefault="005D77E3" w:rsidP="005D77E3">
      <w:r w:rsidRPr="00AF1805">
        <w:rPr>
          <w:rFonts w:ascii="宋体" w:hAnsi="宋体" w:cs="宋体" w:hint="eastAsia"/>
        </w:rPr>
        <w:t>◇</w:t>
      </w:r>
      <w:r w:rsidR="004D010C" w:rsidRPr="00AF1805">
        <w:t xml:space="preserve">Check the battery </w:t>
      </w:r>
      <w:r w:rsidR="0050358E" w:rsidRPr="00AF1805">
        <w:t>usage</w:t>
      </w:r>
    </w:p>
    <w:p w14:paraId="320926E5" w14:textId="77777777" w:rsidR="005D77E3" w:rsidRPr="00AF1805" w:rsidRDefault="005D77E3" w:rsidP="005D77E3">
      <w:r w:rsidRPr="00AF1805">
        <w:rPr>
          <w:rFonts w:ascii="宋体" w:hAnsi="宋体" w:cs="宋体" w:hint="eastAsia"/>
        </w:rPr>
        <w:t>◇</w:t>
      </w:r>
      <w:r w:rsidR="0050358E" w:rsidRPr="00AF1805">
        <w:t xml:space="preserve">If the BTU meter doesn’t work, </w:t>
      </w:r>
    </w:p>
    <w:p w14:paraId="2425F4C3" w14:textId="77777777" w:rsidR="0050358E" w:rsidRPr="00AF1805" w:rsidRDefault="00A44567" w:rsidP="005D77E3">
      <w:r w:rsidRPr="00AF1805">
        <w:t xml:space="preserve">a. </w:t>
      </w:r>
      <w:r w:rsidR="00C969DC" w:rsidRPr="00AF1805">
        <w:t>the BTU meter has been installed backward.</w:t>
      </w:r>
    </w:p>
    <w:p w14:paraId="5F2BA0F3" w14:textId="77777777" w:rsidR="00C969DC" w:rsidRPr="00AF1805" w:rsidRDefault="00C969DC" w:rsidP="005D77E3">
      <w:r w:rsidRPr="00AF1805">
        <w:t>b. the transducers’ wires are disconnected.</w:t>
      </w:r>
    </w:p>
    <w:p w14:paraId="27CA6864" w14:textId="77777777" w:rsidR="00C969DC" w:rsidRPr="00AF1805" w:rsidRDefault="00C969DC" w:rsidP="005D77E3">
      <w:r w:rsidRPr="00AF1805">
        <w:t xml:space="preserve">c. </w:t>
      </w:r>
      <w:r w:rsidR="00B8160D" w:rsidRPr="00AF1805">
        <w:t>the upstream pipe or strainer is blocked</w:t>
      </w:r>
    </w:p>
    <w:p w14:paraId="1B137D34" w14:textId="77777777" w:rsidR="00E22B93" w:rsidRPr="00AF1805" w:rsidRDefault="00E22B93" w:rsidP="005D77E3"/>
    <w:p w14:paraId="55B6E232" w14:textId="77777777" w:rsidR="00B8160D" w:rsidRPr="00AF1805" w:rsidRDefault="00B8160D" w:rsidP="005D77E3">
      <w:r w:rsidRPr="00AF1805">
        <w:rPr>
          <w:rFonts w:ascii="宋体" w:hAnsi="宋体" w:cs="宋体" w:hint="eastAsia"/>
        </w:rPr>
        <w:t>◇</w:t>
      </w:r>
      <w:r w:rsidRPr="00AF1805">
        <w:t xml:space="preserve"> How to check if the strainer is blocked</w:t>
      </w:r>
    </w:p>
    <w:p w14:paraId="64107BBE" w14:textId="77777777" w:rsidR="00B8160D" w:rsidRPr="00AF1805" w:rsidRDefault="007A0B29" w:rsidP="005D77E3">
      <w:r w:rsidRPr="00AF1805">
        <w:t xml:space="preserve">The supply water temperature is normal, but the return temperature </w:t>
      </w:r>
      <w:r w:rsidR="00BC736E" w:rsidRPr="00AF1805">
        <w:t>i</w:t>
      </w:r>
      <w:r w:rsidRPr="00AF1805">
        <w:t>s too low. The temp difference is above 10</w:t>
      </w:r>
      <w:r w:rsidRPr="00AF1805">
        <w:rPr>
          <w:rFonts w:ascii="宋体" w:hAnsi="宋体" w:cs="宋体" w:hint="eastAsia"/>
        </w:rPr>
        <w:t>℃</w:t>
      </w:r>
      <w:r w:rsidRPr="00AF1805">
        <w:t>, and velocity is too low or no velocity. Either the strainer is blocked or the user doesn’</w:t>
      </w:r>
      <w:r w:rsidR="005A2905" w:rsidRPr="00AF1805">
        <w:t xml:space="preserve">t use the heating/cooling. </w:t>
      </w:r>
    </w:p>
    <w:p w14:paraId="67681138" w14:textId="77777777" w:rsidR="005A2905" w:rsidRPr="00AF1805" w:rsidRDefault="005A2905" w:rsidP="005D77E3">
      <w:r w:rsidRPr="00AF1805">
        <w:t>Solution:</w:t>
      </w:r>
    </w:p>
    <w:p w14:paraId="1E699273" w14:textId="77777777" w:rsidR="005A2905" w:rsidRPr="00AF1805" w:rsidRDefault="007229A9" w:rsidP="005D77E3">
      <w:r w:rsidRPr="00AF1805">
        <w:t xml:space="preserve">Close the valve of pipe(supply, return valve), </w:t>
      </w:r>
      <w:r w:rsidR="00944A1E" w:rsidRPr="00AF1805">
        <w:t>and take the strainer off. If the strainer is black, then clean it. Install the strainer and then open</w:t>
      </w:r>
      <w:r w:rsidR="00287D43" w:rsidRPr="00AF1805">
        <w:t xml:space="preserve"> the pipe valves. Wait for 3 minutes see if the velocity and temperature are normal. </w:t>
      </w:r>
    </w:p>
    <w:p w14:paraId="5323F7FA" w14:textId="77777777" w:rsidR="00E22B93" w:rsidRPr="00AF1805" w:rsidRDefault="00E22B93" w:rsidP="005D77E3"/>
    <w:p w14:paraId="25ED267C" w14:textId="77777777" w:rsidR="00113FB1" w:rsidRPr="00AF1805" w:rsidRDefault="002F416C" w:rsidP="005D77E3">
      <w:r w:rsidRPr="00AF1805">
        <w:rPr>
          <w:rFonts w:ascii="宋体" w:hAnsi="宋体" w:cs="宋体" w:hint="eastAsia"/>
        </w:rPr>
        <w:t>◇</w:t>
      </w:r>
      <w:r w:rsidRPr="00AF1805">
        <w:t xml:space="preserve"> </w:t>
      </w:r>
      <w:r w:rsidR="00830B24">
        <w:t>What to do when</w:t>
      </w:r>
      <w:r w:rsidR="00830B24">
        <w:rPr>
          <w:rFonts w:hint="eastAsia"/>
        </w:rPr>
        <w:t xml:space="preserve"> t</w:t>
      </w:r>
      <w:r w:rsidRPr="00AF1805">
        <w:t>he energy readings abnormal or jumping</w:t>
      </w:r>
      <w:r w:rsidR="00113FB1" w:rsidRPr="00AF1805">
        <w:t>:</w:t>
      </w:r>
    </w:p>
    <w:p w14:paraId="15EA35C5" w14:textId="0B89B581" w:rsidR="00113FB1" w:rsidRPr="00830B24" w:rsidRDefault="00113FB1" w:rsidP="005D77E3">
      <w:pPr>
        <w:rPr>
          <w:color w:val="FF0000"/>
        </w:rPr>
      </w:pPr>
      <w:r w:rsidRPr="00AF1805">
        <w:t>a. The installation location is not proper.</w:t>
      </w:r>
      <w:r w:rsidR="00334073">
        <w:t xml:space="preserve"> </w:t>
      </w:r>
      <w:r w:rsidR="00334073" w:rsidRPr="0034137A">
        <w:t>The PT1000 sensor</w:t>
      </w:r>
      <w:r w:rsidRPr="0034137A">
        <w:t xml:space="preserve"> should be installed at </w:t>
      </w:r>
      <w:r w:rsidR="00334073" w:rsidRPr="0034137A">
        <w:t>return pipe</w:t>
      </w:r>
      <w:r w:rsidR="00E114E0" w:rsidRPr="0034137A">
        <w:t>line</w:t>
      </w:r>
      <w:r w:rsidR="00334073" w:rsidRPr="0034137A">
        <w:t>.</w:t>
      </w:r>
    </w:p>
    <w:p w14:paraId="551D8E6C" w14:textId="79935875" w:rsidR="00113FB1" w:rsidRPr="00AF1805" w:rsidRDefault="00113FB1" w:rsidP="005D77E3">
      <w:r w:rsidRPr="00AF1805">
        <w:t xml:space="preserve">b. The length of straight pipe before /after meter’s flow cell sensor is too short, </w:t>
      </w:r>
      <w:r w:rsidRPr="0034137A">
        <w:t>and the bend is too long or the pipe reducing is too big.</w:t>
      </w:r>
      <w:r w:rsidRPr="00AF1805">
        <w:t xml:space="preserve"> </w:t>
      </w:r>
      <w:r w:rsidR="00E114E0">
        <w:t>Make sure the straight pipe before the flow cell sensor is 10D and after the flow cell sensor is 5D.</w:t>
      </w:r>
    </w:p>
    <w:p w14:paraId="69EDA67D" w14:textId="77777777" w:rsidR="00113FB1" w:rsidRPr="00AF1805" w:rsidRDefault="00113FB1" w:rsidP="005D77E3"/>
    <w:p w14:paraId="5D1900C5" w14:textId="77777777" w:rsidR="00113FB1" w:rsidRPr="00AF1805" w:rsidRDefault="00863AFD" w:rsidP="00863AFD">
      <w:r w:rsidRPr="00AF1805">
        <w:rPr>
          <w:rFonts w:ascii="宋体" w:hAnsi="宋体" w:cs="宋体" w:hint="eastAsia"/>
        </w:rPr>
        <w:t>◇</w:t>
      </w:r>
      <w:r w:rsidR="004E2991" w:rsidRPr="00AF1805">
        <w:t>The meter has flow but no energy or the energy reading is too big.</w:t>
      </w:r>
    </w:p>
    <w:p w14:paraId="233F6CF8" w14:textId="77777777" w:rsidR="004E2991" w:rsidRPr="00AF1805" w:rsidRDefault="004E2991" w:rsidP="00863AFD">
      <w:r w:rsidRPr="00AF1805">
        <w:lastRenderedPageBreak/>
        <w:t>a. No energy is because of temperat</w:t>
      </w:r>
      <w:r w:rsidR="008F0D3A" w:rsidRPr="00AF1805">
        <w:t>ure sensors installed reversely.</w:t>
      </w:r>
    </w:p>
    <w:p w14:paraId="5344330B" w14:textId="696A58E2" w:rsidR="00981561" w:rsidRPr="00AF1805" w:rsidRDefault="008F0D3A" w:rsidP="00863AFD">
      <w:r w:rsidRPr="00AF1805">
        <w:t xml:space="preserve">b. </w:t>
      </w:r>
      <w:r w:rsidR="006B7F4F" w:rsidRPr="00AF1805">
        <w:t xml:space="preserve">Big energy </w:t>
      </w:r>
      <w:r w:rsidR="00760431" w:rsidRPr="00AF1805">
        <w:t xml:space="preserve">reading means the temperature sensors inaccurate and the temperature difference is big. </w:t>
      </w:r>
    </w:p>
    <w:p w14:paraId="7A671BBD" w14:textId="77777777" w:rsidR="00CC15D5" w:rsidRPr="00AF1805" w:rsidRDefault="000B17AB" w:rsidP="005D77E3">
      <w:r w:rsidRPr="00AF1805">
        <w:rPr>
          <w:rFonts w:ascii="宋体" w:hAnsi="宋体" w:cs="宋体" w:hint="eastAsia"/>
        </w:rPr>
        <w:t>◇</w:t>
      </w:r>
      <w:r w:rsidRPr="00AF1805">
        <w:t>The temperature of BTU meter is abnormal or temperature is 0.</w:t>
      </w:r>
    </w:p>
    <w:p w14:paraId="60A00D55" w14:textId="77777777" w:rsidR="000B17AB" w:rsidRPr="00AF1805" w:rsidRDefault="000B17AB" w:rsidP="005D77E3">
      <w:r w:rsidRPr="00AF1805">
        <w:t xml:space="preserve">a. </w:t>
      </w:r>
      <w:r w:rsidR="00741F54" w:rsidRPr="00AF1805">
        <w:t>The temperature is broken.</w:t>
      </w:r>
    </w:p>
    <w:p w14:paraId="772C5077" w14:textId="77777777" w:rsidR="00741F54" w:rsidRPr="00AF1805" w:rsidRDefault="00741F54" w:rsidP="005D77E3">
      <w:r w:rsidRPr="00AF1805">
        <w:t xml:space="preserve">b. </w:t>
      </w:r>
      <w:r w:rsidR="00981561" w:rsidRPr="00AF1805">
        <w:t xml:space="preserve">The broken or twisted stainless steel sleeves of temperature sensors causes short circuit. </w:t>
      </w:r>
    </w:p>
    <w:p w14:paraId="7A17D638" w14:textId="77777777" w:rsidR="00A1320F" w:rsidRPr="00AF1805" w:rsidRDefault="00A1320F">
      <w:pPr>
        <w:spacing w:line="200" w:lineRule="exact"/>
      </w:pPr>
    </w:p>
    <w:p w14:paraId="7F821F3F" w14:textId="77777777" w:rsidR="00A1320F" w:rsidRPr="00AF1805" w:rsidRDefault="00CF0728">
      <w:pPr>
        <w:pStyle w:val="2"/>
        <w:spacing w:line="360" w:lineRule="auto"/>
        <w:ind w:left="150" w:right="150"/>
        <w:rPr>
          <w:rFonts w:ascii="Times New Roman" w:hAnsi="Times New Roman"/>
        </w:rPr>
      </w:pPr>
      <w:bookmarkStart w:id="84" w:name="_Toc488770814"/>
      <w:r w:rsidRPr="00AF1805">
        <w:rPr>
          <w:rFonts w:ascii="Times New Roman" w:hAnsi="Times New Roman"/>
        </w:rPr>
        <w:t>§3.6</w:t>
      </w:r>
      <w:r w:rsidR="00FC78C6">
        <w:rPr>
          <w:rFonts w:ascii="Times New Roman" w:hAnsi="Times New Roman"/>
        </w:rPr>
        <w:t xml:space="preserve"> </w:t>
      </w:r>
      <w:r w:rsidRPr="00AF1805">
        <w:rPr>
          <w:rFonts w:ascii="Times New Roman" w:hAnsi="Times New Roman"/>
        </w:rPr>
        <w:t>Battery life</w:t>
      </w:r>
      <w:bookmarkEnd w:id="84"/>
    </w:p>
    <w:p w14:paraId="3DF5AC4C" w14:textId="77777777" w:rsidR="00A1320F" w:rsidRPr="00AF1805" w:rsidRDefault="00CF0728">
      <w:pPr>
        <w:spacing w:line="200" w:lineRule="exact"/>
      </w:pPr>
      <w:r w:rsidRPr="00AF1805">
        <w:t>See the battery icon on the top right corner. Four bars signify almost full battery in the device.</w:t>
      </w:r>
    </w:p>
    <w:p w14:paraId="14DFB58E" w14:textId="77777777" w:rsidR="00A1320F" w:rsidRPr="00AF1805" w:rsidRDefault="00BA4DBC">
      <w:pPr>
        <w:pStyle w:val="11"/>
        <w:rPr>
          <w:rFonts w:cs="Times New Roman"/>
          <w:b/>
        </w:rPr>
      </w:pPr>
      <w:r>
        <w:rPr>
          <w:rFonts w:cs="Times New Roman"/>
          <w:b/>
        </w:rPr>
        <w:br w:type="page"/>
      </w:r>
      <w:bookmarkStart w:id="85" w:name="_Toc488770815"/>
      <w:r w:rsidR="00CF0728" w:rsidRPr="00AF1805">
        <w:rPr>
          <w:rFonts w:cs="Times New Roman"/>
          <w:b/>
        </w:rPr>
        <w:lastRenderedPageBreak/>
        <w:t>4. Installation</w:t>
      </w:r>
      <w:bookmarkEnd w:id="85"/>
    </w:p>
    <w:p w14:paraId="6544C92C" w14:textId="77777777" w:rsidR="00A1320F" w:rsidRPr="00AF1805" w:rsidRDefault="00CF0728">
      <w:pPr>
        <w:pStyle w:val="2"/>
        <w:spacing w:line="360" w:lineRule="auto"/>
        <w:ind w:left="150" w:right="150"/>
        <w:rPr>
          <w:rFonts w:ascii="Times New Roman" w:hAnsi="Times New Roman"/>
        </w:rPr>
      </w:pPr>
      <w:bookmarkStart w:id="86" w:name="_Toc488770816"/>
      <w:r w:rsidRPr="00AF1805">
        <w:rPr>
          <w:rFonts w:ascii="Times New Roman" w:hAnsi="Times New Roman"/>
        </w:rPr>
        <w:t>§4.1</w:t>
      </w:r>
      <w:r w:rsidR="00FC78C6">
        <w:rPr>
          <w:rFonts w:ascii="Times New Roman" w:hAnsi="Times New Roman"/>
        </w:rPr>
        <w:t xml:space="preserve"> </w:t>
      </w:r>
      <w:r w:rsidRPr="00AF1805">
        <w:rPr>
          <w:rFonts w:ascii="Times New Roman" w:hAnsi="Times New Roman"/>
        </w:rPr>
        <w:t>Location selection</w:t>
      </w:r>
      <w:bookmarkEnd w:id="86"/>
    </w:p>
    <w:p w14:paraId="1AE68CDB" w14:textId="77777777" w:rsidR="00A1320F" w:rsidRPr="00AF1805" w:rsidRDefault="00CF0728">
      <w:pPr>
        <w:pStyle w:val="12"/>
        <w:numPr>
          <w:ilvl w:val="0"/>
          <w:numId w:val="7"/>
        </w:numPr>
        <w:spacing w:line="200" w:lineRule="exact"/>
      </w:pPr>
      <w:r w:rsidRPr="00AF1805">
        <w:t xml:space="preserve">Find a suitable location for connecting the flow cell (the “tube” part of the device where water flows through) to the pipe line. </w:t>
      </w:r>
    </w:p>
    <w:p w14:paraId="19B6684E" w14:textId="77777777" w:rsidR="00A1320F" w:rsidRPr="00AF1805" w:rsidRDefault="00CF0728">
      <w:pPr>
        <w:numPr>
          <w:ilvl w:val="0"/>
          <w:numId w:val="7"/>
        </w:numPr>
        <w:spacing w:line="200" w:lineRule="exact"/>
      </w:pPr>
      <w:r w:rsidRPr="00AF1805">
        <w:t>Do not install the meter within 0.5m of an AC power line or a high-frequency radiation source.</w:t>
      </w:r>
    </w:p>
    <w:p w14:paraId="05CC3B67" w14:textId="77777777" w:rsidR="00A1320F" w:rsidRPr="00AF1805" w:rsidRDefault="00CF0728">
      <w:pPr>
        <w:numPr>
          <w:ilvl w:val="0"/>
          <w:numId w:val="7"/>
        </w:numPr>
        <w:spacing w:line="200" w:lineRule="exact"/>
      </w:pPr>
      <w:r w:rsidRPr="00AF1805">
        <w:t>It is recommended to have a 5D straight pipe run upstream and 2D straight pipe run downstream, where D stands for pipe diameter.</w:t>
      </w:r>
    </w:p>
    <w:p w14:paraId="070F8157" w14:textId="77777777" w:rsidR="00A1320F" w:rsidRPr="00AF1805" w:rsidRDefault="00CF0728">
      <w:pPr>
        <w:numPr>
          <w:ilvl w:val="0"/>
          <w:numId w:val="7"/>
        </w:numPr>
        <w:spacing w:line="200" w:lineRule="exact"/>
      </w:pPr>
      <w:r w:rsidRPr="00AF1805">
        <w:t>When two or more heat meters are installed closely, make sure they are distanced by 0.3m or more.</w:t>
      </w:r>
    </w:p>
    <w:p w14:paraId="78E18C71" w14:textId="77777777" w:rsidR="00A1320F" w:rsidRPr="00AF1805" w:rsidRDefault="00CF0728">
      <w:pPr>
        <w:numPr>
          <w:ilvl w:val="0"/>
          <w:numId w:val="7"/>
        </w:numPr>
        <w:spacing w:line="200" w:lineRule="exact"/>
      </w:pPr>
      <w:r w:rsidRPr="00AF1805">
        <w:t>If the flow meter is installed on the common return of two heating circuits (e.g. heating water and hot water), the mounting location must be at a sufficient distance, at least 10D, from the Tee, to ensure that different temperatures homogenize (refer to the figure on the bottom).</w:t>
      </w:r>
    </w:p>
    <w:p w14:paraId="7FD5C0D6" w14:textId="77777777" w:rsidR="002D557F" w:rsidRPr="00AF1805" w:rsidRDefault="00CF0728" w:rsidP="00F135AF">
      <w:pPr>
        <w:numPr>
          <w:ilvl w:val="0"/>
          <w:numId w:val="7"/>
        </w:numPr>
        <w:spacing w:line="200" w:lineRule="exact"/>
      </w:pPr>
      <w:r w:rsidRPr="00AF1805">
        <w:t>For more information on optimal location, go to Appendix §8.4.</w:t>
      </w:r>
    </w:p>
    <w:p w14:paraId="4653C043" w14:textId="372BDD88" w:rsidR="00A1320F" w:rsidRPr="00AF1805" w:rsidRDefault="0053331B" w:rsidP="00752F25">
      <w:pPr>
        <w:spacing w:line="200" w:lineRule="exact"/>
      </w:pPr>
      <w:r>
        <w:rPr>
          <w:noProof/>
        </w:rPr>
        <w:drawing>
          <wp:anchor distT="0" distB="0" distL="114300" distR="114300" simplePos="0" relativeHeight="251691008" behindDoc="1" locked="0" layoutInCell="1" allowOverlap="1" wp14:anchorId="3489FE45" wp14:editId="191E36E0">
            <wp:simplePos x="0" y="0"/>
            <wp:positionH relativeFrom="column">
              <wp:posOffset>213995</wp:posOffset>
            </wp:positionH>
            <wp:positionV relativeFrom="paragraph">
              <wp:posOffset>33020</wp:posOffset>
            </wp:positionV>
            <wp:extent cx="3338830" cy="1731010"/>
            <wp:effectExtent l="0" t="0" r="0" b="2540"/>
            <wp:wrapNone/>
            <wp:docPr id="818" name="Picture 818" descr="热表结构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热表结构图一"/>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8830" cy="1731010"/>
                    </a:xfrm>
                    <a:prstGeom prst="rect">
                      <a:avLst/>
                    </a:prstGeom>
                    <a:noFill/>
                  </pic:spPr>
                </pic:pic>
              </a:graphicData>
            </a:graphic>
            <wp14:sizeRelH relativeFrom="page">
              <wp14:pctWidth>0</wp14:pctWidth>
            </wp14:sizeRelH>
            <wp14:sizeRelV relativeFrom="page">
              <wp14:pctHeight>0</wp14:pctHeight>
            </wp14:sizeRelV>
          </wp:anchor>
        </w:drawing>
      </w:r>
    </w:p>
    <w:p w14:paraId="1603A12F" w14:textId="36D91980" w:rsidR="00A1320F" w:rsidRPr="00AF1805" w:rsidRDefault="0053331B">
      <w:pPr>
        <w:pStyle w:val="2"/>
        <w:spacing w:line="360" w:lineRule="auto"/>
        <w:ind w:left="150" w:right="150"/>
        <w:rPr>
          <w:rFonts w:ascii="Times New Roman" w:hAnsi="Times New Roman"/>
        </w:rPr>
      </w:pPr>
      <w:bookmarkStart w:id="87" w:name="_Toc488769063"/>
      <w:bookmarkStart w:id="88" w:name="_Toc488769117"/>
      <w:bookmarkStart w:id="89" w:name="_Toc488770817"/>
      <w:r>
        <w:rPr>
          <w:noProof/>
        </w:rPr>
        <mc:AlternateContent>
          <mc:Choice Requires="wps">
            <w:drawing>
              <wp:anchor distT="0" distB="0" distL="114300" distR="114300" simplePos="0" relativeHeight="251626496" behindDoc="0" locked="0" layoutInCell="1" allowOverlap="1" wp14:anchorId="2CEC72C9" wp14:editId="5A6D86CC">
                <wp:simplePos x="0" y="0"/>
                <wp:positionH relativeFrom="column">
                  <wp:posOffset>638810</wp:posOffset>
                </wp:positionH>
                <wp:positionV relativeFrom="paragraph">
                  <wp:posOffset>40640</wp:posOffset>
                </wp:positionV>
                <wp:extent cx="513715" cy="296545"/>
                <wp:effectExtent l="1905" t="0" r="0" b="635"/>
                <wp:wrapNone/>
                <wp:docPr id="79"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AFE5B" w14:textId="77777777" w:rsidR="005B7D00" w:rsidRDefault="005B7D00">
                            <w:r>
                              <w:t>25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C72C9" id="Text Box 406" o:spid="_x0000_s1031" type="#_x0000_t202" style="position:absolute;left:0;text-align:left;margin-left:50.3pt;margin-top:3.2pt;width:40.45pt;height:23.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" stroked="f">
                <v:textbox>
                  <w:txbxContent>
                    <w:p w14:paraId="414AFE5B" w14:textId="77777777" w:rsidR="005B7D00" w:rsidRDefault="005B7D00">
                      <w:r>
                        <w:t>25 °C</w:t>
                      </w:r>
                    </w:p>
                  </w:txbxContent>
                </v:textbox>
              </v:shape>
            </w:pict>
          </mc:Fallback>
        </mc:AlternateContent>
      </w:r>
      <w:bookmarkEnd w:id="87"/>
      <w:bookmarkEnd w:id="88"/>
      <w:bookmarkEnd w:id="89"/>
    </w:p>
    <w:p w14:paraId="244B4F8F" w14:textId="77777777" w:rsidR="00A1320F" w:rsidRPr="00AF1805" w:rsidRDefault="00A1320F"/>
    <w:p w14:paraId="7837DF5D" w14:textId="38B94EAC" w:rsidR="00A1320F" w:rsidRPr="00AF1805" w:rsidRDefault="0053331B">
      <w:r>
        <w:rPr>
          <w:noProof/>
        </w:rPr>
        <mc:AlternateContent>
          <mc:Choice Requires="wps">
            <w:drawing>
              <wp:anchor distT="0" distB="0" distL="114300" distR="114300" simplePos="0" relativeHeight="251628544" behindDoc="0" locked="0" layoutInCell="1" allowOverlap="1" wp14:anchorId="05FC5B12" wp14:editId="0F25D06B">
                <wp:simplePos x="0" y="0"/>
                <wp:positionH relativeFrom="column">
                  <wp:posOffset>1734185</wp:posOffset>
                </wp:positionH>
                <wp:positionV relativeFrom="paragraph">
                  <wp:posOffset>66040</wp:posOffset>
                </wp:positionV>
                <wp:extent cx="456565" cy="343535"/>
                <wp:effectExtent l="1905" t="4445" r="0" b="4445"/>
                <wp:wrapNone/>
                <wp:docPr id="7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23958" w14:textId="77777777" w:rsidR="005B7D00" w:rsidRDefault="005B7D00">
                            <w:r>
                              <w:t>&gt;10D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C5B12" id="Text Box 408" o:spid="_x0000_s1032" type="#_x0000_t202" style="position:absolute;left:0;text-align:left;margin-left:136.55pt;margin-top:5.2pt;width:35.95pt;height:27.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" stroked="f">
                <v:textbox>
                  <w:txbxContent>
                    <w:p w14:paraId="03B23958" w14:textId="77777777" w:rsidR="005B7D00" w:rsidRDefault="005B7D00">
                      <w:r>
                        <w:t>&gt;10D</w:t>
                      </w:r>
                    </w:p>
                  </w:txbxContent>
                </v:textbox>
              </v:shape>
            </w:pict>
          </mc:Fallback>
        </mc:AlternateContent>
      </w:r>
    </w:p>
    <w:p w14:paraId="1280D864" w14:textId="77777777" w:rsidR="00A1320F" w:rsidRPr="00AF1805" w:rsidRDefault="00A1320F"/>
    <w:p w14:paraId="73FA337D" w14:textId="48B72147" w:rsidR="00A1320F" w:rsidRPr="00AF1805" w:rsidRDefault="0053331B">
      <w:r>
        <w:rPr>
          <w:noProof/>
        </w:rPr>
        <mc:AlternateContent>
          <mc:Choice Requires="wps">
            <w:drawing>
              <wp:anchor distT="0" distB="0" distL="114300" distR="114300" simplePos="0" relativeHeight="251627520" behindDoc="0" locked="0" layoutInCell="1" allowOverlap="1" wp14:anchorId="3D3E710B" wp14:editId="0D6DCF51">
                <wp:simplePos x="0" y="0"/>
                <wp:positionH relativeFrom="column">
                  <wp:posOffset>756285</wp:posOffset>
                </wp:positionH>
                <wp:positionV relativeFrom="paragraph">
                  <wp:posOffset>13335</wp:posOffset>
                </wp:positionV>
                <wp:extent cx="456565" cy="296545"/>
                <wp:effectExtent l="0" t="0" r="0" b="3175"/>
                <wp:wrapNone/>
                <wp:docPr id="76"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4C074A" w14:textId="77777777" w:rsidR="005B7D00" w:rsidRDefault="005B7D00">
                            <w:r>
                              <w:t>85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E710B" id="Text Box 407" o:spid="_x0000_s1033" type="#_x0000_t202" style="position:absolute;left:0;text-align:left;margin-left:59.55pt;margin-top:1.05pt;width:35.95pt;height:23.3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" stroked="f">
                <v:textbox>
                  <w:txbxContent>
                    <w:p w14:paraId="4F4C074A" w14:textId="77777777" w:rsidR="005B7D00" w:rsidRDefault="005B7D00">
                      <w:r>
                        <w:t>85 °C</w:t>
                      </w:r>
                    </w:p>
                  </w:txbxContent>
                </v:textbox>
              </v:shape>
            </w:pict>
          </mc:Fallback>
        </mc:AlternateContent>
      </w:r>
    </w:p>
    <w:p w14:paraId="60964755" w14:textId="77777777" w:rsidR="00A1320F" w:rsidRPr="00AF1805" w:rsidRDefault="00A1320F"/>
    <w:p w14:paraId="003B6AB7" w14:textId="77777777" w:rsidR="00A1320F" w:rsidRPr="00AF1805" w:rsidRDefault="00A1320F"/>
    <w:p w14:paraId="02799200" w14:textId="77777777" w:rsidR="00752F25" w:rsidRPr="00AF1805" w:rsidRDefault="00752F25"/>
    <w:p w14:paraId="0CE2C13A" w14:textId="77777777" w:rsidR="00A1320F" w:rsidRPr="00AF1805" w:rsidRDefault="00CF0728">
      <w:pPr>
        <w:pStyle w:val="2"/>
        <w:spacing w:line="360" w:lineRule="auto"/>
        <w:ind w:left="150" w:right="150"/>
        <w:rPr>
          <w:rFonts w:ascii="Times New Roman" w:hAnsi="Times New Roman"/>
        </w:rPr>
      </w:pPr>
      <w:bookmarkStart w:id="90" w:name="_Toc488770818"/>
      <w:r w:rsidRPr="00AF1805">
        <w:rPr>
          <w:rFonts w:ascii="Times New Roman" w:hAnsi="Times New Roman"/>
        </w:rPr>
        <w:t>§4.2</w:t>
      </w:r>
      <w:r w:rsidR="00FC78C6">
        <w:rPr>
          <w:rFonts w:ascii="Times New Roman" w:hAnsi="Times New Roman"/>
        </w:rPr>
        <w:t xml:space="preserve"> </w:t>
      </w:r>
      <w:r w:rsidRPr="00AF1805">
        <w:rPr>
          <w:rFonts w:ascii="Times New Roman" w:hAnsi="Times New Roman"/>
        </w:rPr>
        <w:t>Flow-cell installation</w:t>
      </w:r>
      <w:bookmarkEnd w:id="90"/>
    </w:p>
    <w:p w14:paraId="721B8AE6" w14:textId="77777777" w:rsidR="00A1320F" w:rsidRPr="00AF1805" w:rsidRDefault="00CF0728">
      <w:pPr>
        <w:numPr>
          <w:ilvl w:val="0"/>
          <w:numId w:val="7"/>
        </w:numPr>
        <w:spacing w:line="200" w:lineRule="exact"/>
      </w:pPr>
      <w:r w:rsidRPr="00AF1805">
        <w:t>When installing, make sure the arrow on the meter sensor points to the flow direction.</w:t>
      </w:r>
    </w:p>
    <w:p w14:paraId="25AC8664" w14:textId="77777777" w:rsidR="00A1320F" w:rsidRPr="00AF1805" w:rsidRDefault="00CF0728">
      <w:pPr>
        <w:numPr>
          <w:ilvl w:val="0"/>
          <w:numId w:val="7"/>
        </w:numPr>
        <w:spacing w:line="200" w:lineRule="exact"/>
      </w:pPr>
      <w:r w:rsidRPr="00AF1805">
        <w:t>When installing, do not turn the electronic box. When using a wrench to install, hold the metal part of the sensor rather than the electronics box.</w:t>
      </w:r>
    </w:p>
    <w:p w14:paraId="66AC6AB1" w14:textId="77777777" w:rsidR="00A1320F" w:rsidRPr="00AF1805" w:rsidRDefault="00CF0728">
      <w:pPr>
        <w:numPr>
          <w:ilvl w:val="0"/>
          <w:numId w:val="7"/>
        </w:numPr>
        <w:spacing w:line="200" w:lineRule="exact"/>
      </w:pPr>
      <w:r w:rsidRPr="00AF1805">
        <w:t>When the meter is used as cold meter, remove the meter’s main box and its mounting base and install the main box on a wall or other objects where the temperature is within 0~55</w:t>
      </w:r>
      <w:r w:rsidRPr="00AF1805">
        <w:sym w:font="Symbol" w:char="F0B0"/>
      </w:r>
      <w:r w:rsidRPr="00AF1805">
        <w:t xml:space="preserve">C. In addition, the meter box needs to be higher than the cold pipe, so that the condensed water on the cold pipe will not flow into the meter box along the wires. </w:t>
      </w:r>
    </w:p>
    <w:p w14:paraId="7F85E343" w14:textId="77777777" w:rsidR="00A1320F" w:rsidRPr="00AF1805" w:rsidRDefault="00CF0728">
      <w:pPr>
        <w:numPr>
          <w:ilvl w:val="0"/>
          <w:numId w:val="7"/>
        </w:numPr>
        <w:spacing w:line="200" w:lineRule="exact"/>
      </w:pPr>
      <w:r w:rsidRPr="00AF1805">
        <w:t>The meter sensor can be installed vertically or horizontally</w:t>
      </w:r>
      <w:r w:rsidR="00752F25" w:rsidRPr="00AF1805">
        <w:t xml:space="preserve">: </w:t>
      </w:r>
      <w:r w:rsidRPr="00AF1805">
        <w:br/>
      </w:r>
      <w:r w:rsidRPr="00AF1805">
        <w:lastRenderedPageBreak/>
        <w:t>When it is installed vertically, make sure the flow goes upward.</w:t>
      </w:r>
      <w:r w:rsidRPr="00AF1805">
        <w:br/>
        <w:t>When it is installed horizontally, make sure the ultrasonic transducers of the flow-cell are on the side instead of the top or the bottom (please refer to the figure below)</w:t>
      </w:r>
    </w:p>
    <w:p w14:paraId="4E6C6ECF" w14:textId="1F8275E7" w:rsidR="000D5AE0" w:rsidRPr="00AF1805" w:rsidRDefault="0053331B" w:rsidP="000D5AE0">
      <w:pPr>
        <w:pStyle w:val="12"/>
        <w:spacing w:line="200" w:lineRule="exact"/>
        <w:ind w:left="0"/>
      </w:pPr>
      <w:r>
        <w:rPr>
          <w:noProof/>
        </w:rPr>
        <mc:AlternateContent>
          <mc:Choice Requires="wps">
            <w:drawing>
              <wp:anchor distT="0" distB="0" distL="114300" distR="114300" simplePos="0" relativeHeight="251645952" behindDoc="0" locked="0" layoutInCell="1" allowOverlap="1" wp14:anchorId="15AA74D0" wp14:editId="0FED592B">
                <wp:simplePos x="0" y="0"/>
                <wp:positionH relativeFrom="column">
                  <wp:posOffset>1986915</wp:posOffset>
                </wp:positionH>
                <wp:positionV relativeFrom="paragraph">
                  <wp:posOffset>59690</wp:posOffset>
                </wp:positionV>
                <wp:extent cx="1728470" cy="219710"/>
                <wp:effectExtent l="0" t="0" r="0" b="2540"/>
                <wp:wrapNone/>
                <wp:docPr id="75"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470" cy="2197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9EEB23" w14:textId="3329467C" w:rsidR="005B7D00" w:rsidRDefault="005B7D00">
                            <w:pPr>
                              <w:spacing w:line="150" w:lineRule="exact"/>
                              <w:rPr>
                                <w:sz w:val="14"/>
                                <w:szCs w:val="14"/>
                              </w:rPr>
                            </w:pPr>
                            <w:r w:rsidRPr="00F61324">
                              <w:rPr>
                                <w:sz w:val="14"/>
                                <w:szCs w:val="14"/>
                              </w:rPr>
                              <w:t>T-Connector with Temperature Sensor 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A74D0" id="Text Box 448" o:spid="_x0000_s1034" type="#_x0000_t202" style="position:absolute;left:0;text-align:left;margin-left:156.45pt;margin-top:4.7pt;width:136.1pt;height:17.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" fillcolor="white [3212]" stroked="f">
                <v:textbox>
                  <w:txbxContent>
                    <w:p w14:paraId="1E9EEB23" w14:textId="3329467C" w:rsidR="005B7D00" w:rsidRDefault="005B7D00">
                      <w:pPr>
                        <w:spacing w:line="150" w:lineRule="exact"/>
                        <w:rPr>
                          <w:sz w:val="14"/>
                          <w:szCs w:val="14"/>
                        </w:rPr>
                      </w:pPr>
                      <w:r w:rsidRPr="00F61324">
                        <w:rPr>
                          <w:sz w:val="14"/>
                          <w:szCs w:val="14"/>
                        </w:rPr>
                        <w:t>T-Connector with Temperature Sensor Port</w:t>
                      </w:r>
                    </w:p>
                  </w:txbxContent>
                </v:textbox>
              </v:shape>
            </w:pict>
          </mc:Fallback>
        </mc:AlternateContent>
      </w:r>
      <w:r>
        <w:rPr>
          <w:noProof/>
        </w:rPr>
        <w:drawing>
          <wp:anchor distT="0" distB="0" distL="114300" distR="114300" simplePos="0" relativeHeight="251635712" behindDoc="0" locked="0" layoutInCell="1" allowOverlap="1" wp14:anchorId="1F8392FB" wp14:editId="50B6B16A">
            <wp:simplePos x="0" y="0"/>
            <wp:positionH relativeFrom="column">
              <wp:posOffset>-215900</wp:posOffset>
            </wp:positionH>
            <wp:positionV relativeFrom="paragraph">
              <wp:posOffset>160655</wp:posOffset>
            </wp:positionV>
            <wp:extent cx="4065905" cy="2095500"/>
            <wp:effectExtent l="0" t="0" r="0" b="0"/>
            <wp:wrapNone/>
            <wp:docPr id="74"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4">
                      <a:extLst>
                        <a:ext uri="{28A0092B-C50C-407E-A947-70E740481C1C}">
                          <a14:useLocalDpi xmlns:a14="http://schemas.microsoft.com/office/drawing/2010/main" val="0"/>
                        </a:ext>
                      </a:extLst>
                    </a:blip>
                    <a:srcRect b="-287"/>
                    <a:stretch>
                      <a:fillRect/>
                    </a:stretch>
                  </pic:blipFill>
                  <pic:spPr bwMode="auto">
                    <a:xfrm>
                      <a:off x="0" y="0"/>
                      <a:ext cx="4065905" cy="2095500"/>
                    </a:xfrm>
                    <a:prstGeom prst="rect">
                      <a:avLst/>
                    </a:prstGeom>
                    <a:noFill/>
                  </pic:spPr>
                </pic:pic>
              </a:graphicData>
            </a:graphic>
            <wp14:sizeRelH relativeFrom="page">
              <wp14:pctWidth>0</wp14:pctWidth>
            </wp14:sizeRelH>
            <wp14:sizeRelV relativeFrom="page">
              <wp14:pctHeight>0</wp14:pctHeight>
            </wp14:sizeRelV>
          </wp:anchor>
        </w:drawing>
      </w:r>
    </w:p>
    <w:p w14:paraId="30E3E393" w14:textId="7633FEF4"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42880" behindDoc="0" locked="0" layoutInCell="1" allowOverlap="1" wp14:anchorId="475009EE" wp14:editId="0124A754">
                <wp:simplePos x="0" y="0"/>
                <wp:positionH relativeFrom="column">
                  <wp:posOffset>379730</wp:posOffset>
                </wp:positionH>
                <wp:positionV relativeFrom="paragraph">
                  <wp:posOffset>328930</wp:posOffset>
                </wp:positionV>
                <wp:extent cx="513715" cy="172085"/>
                <wp:effectExtent l="0" t="2540" r="635" b="0"/>
                <wp:wrapNone/>
                <wp:docPr id="73"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EE554" w14:textId="77777777" w:rsidR="005B7D00" w:rsidRDefault="005B7D00">
                            <w:pPr>
                              <w:spacing w:line="150" w:lineRule="exact"/>
                              <w:rPr>
                                <w:sz w:val="14"/>
                                <w:szCs w:val="14"/>
                              </w:rPr>
                            </w:pPr>
                            <w:r>
                              <w:rPr>
                                <w:sz w:val="14"/>
                                <w:szCs w:val="14"/>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009EE" id="Text Box 446" o:spid="_x0000_s1035" type="#_x0000_t202" style="position:absolute;left:0;text-align:left;margin-left:29.9pt;margin-top:25.9pt;width:40.45pt;height:13.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jwiQIAABk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" stroked="f">
                <v:textbox>
                  <w:txbxContent>
                    <w:p w14:paraId="520EE554" w14:textId="77777777" w:rsidR="005B7D00" w:rsidRDefault="005B7D00">
                      <w:pPr>
                        <w:spacing w:line="150" w:lineRule="exact"/>
                        <w:rPr>
                          <w:sz w:val="14"/>
                          <w:szCs w:val="14"/>
                        </w:rPr>
                      </w:pPr>
                      <w:r>
                        <w:rPr>
                          <w:sz w:val="14"/>
                          <w:szCs w:val="14"/>
                        </w:rPr>
                        <w:t>Return</w:t>
                      </w:r>
                    </w:p>
                  </w:txbxContent>
                </v:textbox>
              </v:shape>
            </w:pict>
          </mc:Fallback>
        </mc:AlternateContent>
      </w:r>
    </w:p>
    <w:p w14:paraId="319E5937" w14:textId="77777777" w:rsidR="00A1320F" w:rsidRPr="00AF1805" w:rsidRDefault="00A1320F">
      <w:pPr>
        <w:pStyle w:val="12"/>
        <w:numPr>
          <w:ilvl w:val="0"/>
          <w:numId w:val="7"/>
        </w:numPr>
        <w:spacing w:line="200" w:lineRule="exact"/>
      </w:pPr>
    </w:p>
    <w:p w14:paraId="22D17284" w14:textId="656CA60D"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38784" behindDoc="0" locked="0" layoutInCell="1" allowOverlap="1" wp14:anchorId="6499DC68" wp14:editId="5CCDFCEB">
                <wp:simplePos x="0" y="0"/>
                <wp:positionH relativeFrom="column">
                  <wp:posOffset>2887980</wp:posOffset>
                </wp:positionH>
                <wp:positionV relativeFrom="paragraph">
                  <wp:posOffset>74930</wp:posOffset>
                </wp:positionV>
                <wp:extent cx="513715" cy="172085"/>
                <wp:effectExtent l="3175" t="2540" r="0" b="0"/>
                <wp:wrapNone/>
                <wp:docPr id="72"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2269D" w14:textId="77777777" w:rsidR="005B7D00" w:rsidRDefault="005B7D00">
                            <w:pPr>
                              <w:spacing w:line="150" w:lineRule="exact"/>
                              <w:rPr>
                                <w:sz w:val="14"/>
                                <w:szCs w:val="14"/>
                              </w:rPr>
                            </w:pPr>
                            <w:r>
                              <w:rPr>
                                <w:sz w:val="14"/>
                                <w:szCs w:val="14"/>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9DC68" id="Text Box 442" o:spid="_x0000_s1036" type="#_x0000_t202" style="position:absolute;left:0;text-align:left;margin-left:227.4pt;margin-top:5.9pt;width:40.45pt;height:13.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" stroked="f">
                <v:textbox>
                  <w:txbxContent>
                    <w:p w14:paraId="02B2269D" w14:textId="77777777" w:rsidR="005B7D00" w:rsidRDefault="005B7D00">
                      <w:pPr>
                        <w:spacing w:line="150" w:lineRule="exact"/>
                        <w:rPr>
                          <w:sz w:val="14"/>
                          <w:szCs w:val="14"/>
                        </w:rPr>
                      </w:pPr>
                      <w:r>
                        <w:rPr>
                          <w:sz w:val="14"/>
                          <w:szCs w:val="14"/>
                        </w:rPr>
                        <w:t>Return</w:t>
                      </w:r>
                    </w:p>
                  </w:txbxContent>
                </v:textbox>
              </v:shape>
            </w:pict>
          </mc:Fallback>
        </mc:AlternateContent>
      </w:r>
    </w:p>
    <w:p w14:paraId="5822FC22" w14:textId="77777777" w:rsidR="00A1320F" w:rsidRPr="00AF1805" w:rsidRDefault="00A1320F">
      <w:pPr>
        <w:pStyle w:val="12"/>
        <w:numPr>
          <w:ilvl w:val="0"/>
          <w:numId w:val="7"/>
        </w:numPr>
        <w:spacing w:line="200" w:lineRule="exact"/>
      </w:pPr>
    </w:p>
    <w:p w14:paraId="512F7772" w14:textId="77777777" w:rsidR="00A1320F" w:rsidRPr="00AF1805" w:rsidRDefault="00A1320F">
      <w:pPr>
        <w:pStyle w:val="12"/>
        <w:numPr>
          <w:ilvl w:val="0"/>
          <w:numId w:val="7"/>
        </w:numPr>
        <w:spacing w:line="200" w:lineRule="exact"/>
      </w:pPr>
    </w:p>
    <w:p w14:paraId="25063B1D" w14:textId="02C8E27B"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43904" behindDoc="0" locked="0" layoutInCell="1" allowOverlap="1" wp14:anchorId="7DA95FAA" wp14:editId="3215A0DC">
                <wp:simplePos x="0" y="0"/>
                <wp:positionH relativeFrom="column">
                  <wp:posOffset>2353310</wp:posOffset>
                </wp:positionH>
                <wp:positionV relativeFrom="paragraph">
                  <wp:posOffset>48260</wp:posOffset>
                </wp:positionV>
                <wp:extent cx="1697990" cy="172085"/>
                <wp:effectExtent l="1905" t="4445" r="0" b="4445"/>
                <wp:wrapNone/>
                <wp:docPr id="71"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99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36BD1" w14:textId="77777777" w:rsidR="005B7D00" w:rsidRDefault="005B7D00">
                            <w:pPr>
                              <w:spacing w:line="150" w:lineRule="exact"/>
                              <w:rPr>
                                <w:sz w:val="14"/>
                                <w:szCs w:val="14"/>
                              </w:rPr>
                            </w:pPr>
                            <w:r>
                              <w:rPr>
                                <w:sz w:val="14"/>
                                <w:szCs w:val="14"/>
                              </w:rPr>
                              <w:t>PT1000 Temperature Sensor (Blue)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95FAA" id="Text Box 447" o:spid="_x0000_s1037" type="#_x0000_t202" style="position:absolute;left:0;text-align:left;margin-left:185.3pt;margin-top:3.8pt;width:133.7pt;height:13.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" stroked="f">
                <v:textbox>
                  <w:txbxContent>
                    <w:p w14:paraId="54636BD1" w14:textId="77777777" w:rsidR="005B7D00" w:rsidRDefault="005B7D00">
                      <w:pPr>
                        <w:spacing w:line="150" w:lineRule="exact"/>
                        <w:rPr>
                          <w:sz w:val="14"/>
                          <w:szCs w:val="14"/>
                        </w:rPr>
                      </w:pPr>
                      <w:r>
                        <w:rPr>
                          <w:sz w:val="14"/>
                          <w:szCs w:val="14"/>
                        </w:rPr>
                        <w:t>PT1000 Temperature Sensor (Blue)</w:t>
                      </w:r>
                    </w:p>
                  </w:txbxContent>
                </v:textbox>
              </v:shape>
            </w:pict>
          </mc:Fallback>
        </mc:AlternateContent>
      </w:r>
    </w:p>
    <w:p w14:paraId="7B16942F" w14:textId="367091AD"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64384" behindDoc="0" locked="0" layoutInCell="1" allowOverlap="1" wp14:anchorId="65C7ED73" wp14:editId="4C6E16E1">
                <wp:simplePos x="0" y="0"/>
                <wp:positionH relativeFrom="column">
                  <wp:posOffset>-237490</wp:posOffset>
                </wp:positionH>
                <wp:positionV relativeFrom="paragraph">
                  <wp:posOffset>93345</wp:posOffset>
                </wp:positionV>
                <wp:extent cx="551815" cy="476885"/>
                <wp:effectExtent l="11430" t="5080" r="8255" b="13335"/>
                <wp:wrapNone/>
                <wp:docPr id="70"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476885"/>
                        </a:xfrm>
                        <a:prstGeom prst="rect">
                          <a:avLst/>
                        </a:prstGeom>
                        <a:solidFill>
                          <a:srgbClr val="FFFFFF"/>
                        </a:solidFill>
                        <a:ln w="9525">
                          <a:solidFill>
                            <a:srgbClr val="000000"/>
                          </a:solidFill>
                          <a:miter lim="200000"/>
                          <a:headEnd/>
                          <a:tailEnd/>
                        </a:ln>
                      </wps:spPr>
                      <wps:txbx>
                        <w:txbxContent>
                          <w:p w14:paraId="0796C07E" w14:textId="77777777" w:rsidR="005B7D00" w:rsidRDefault="005B7D00">
                            <w:pPr>
                              <w:spacing w:line="180" w:lineRule="exact"/>
                              <w:rPr>
                                <w:sz w:val="14"/>
                                <w:szCs w:val="14"/>
                              </w:rPr>
                            </w:pPr>
                            <w:r>
                              <w:rPr>
                                <w:sz w:val="14"/>
                                <w:szCs w:val="14"/>
                              </w:rPr>
                              <w:t>Thermal</w:t>
                            </w:r>
                          </w:p>
                          <w:p w14:paraId="3D6362A9" w14:textId="77777777" w:rsidR="005B7D00" w:rsidRDefault="005B7D00">
                            <w:pPr>
                              <w:spacing w:line="180" w:lineRule="exact"/>
                              <w:rPr>
                                <w:sz w:val="14"/>
                                <w:szCs w:val="14"/>
                              </w:rPr>
                            </w:pPr>
                            <w:r>
                              <w:rPr>
                                <w:sz w:val="14"/>
                                <w:szCs w:val="14"/>
                              </w:rPr>
                              <w:t xml:space="preserve">Exchange </w:t>
                            </w:r>
                          </w:p>
                          <w:p w14:paraId="28CCD2C6" w14:textId="77777777" w:rsidR="005B7D00" w:rsidRDefault="005B7D00">
                            <w:pPr>
                              <w:spacing w:line="180" w:lineRule="exact"/>
                              <w:rPr>
                                <w:sz w:val="14"/>
                                <w:szCs w:val="14"/>
                              </w:rPr>
                            </w:pPr>
                            <w:r>
                              <w:rPr>
                                <w:sz w:val="14"/>
                                <w:szCs w:val="14"/>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7ED73" id="Text Box 571" o:spid="_x0000_s1038" type="#_x0000_t202" style="position:absolute;left:0;text-align:left;margin-left:-18.7pt;margin-top:7.35pt;width:43.45pt;height:3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">
                <v:stroke miterlimit="2"/>
                <v:textbox>
                  <w:txbxContent>
                    <w:p w14:paraId="0796C07E" w14:textId="77777777" w:rsidR="005B7D00" w:rsidRDefault="005B7D00">
                      <w:pPr>
                        <w:spacing w:line="180" w:lineRule="exact"/>
                        <w:rPr>
                          <w:sz w:val="14"/>
                          <w:szCs w:val="14"/>
                        </w:rPr>
                      </w:pPr>
                      <w:r>
                        <w:rPr>
                          <w:sz w:val="14"/>
                          <w:szCs w:val="14"/>
                        </w:rPr>
                        <w:t>Thermal</w:t>
                      </w:r>
                    </w:p>
                    <w:p w14:paraId="3D6362A9" w14:textId="77777777" w:rsidR="005B7D00" w:rsidRDefault="005B7D00">
                      <w:pPr>
                        <w:spacing w:line="180" w:lineRule="exact"/>
                        <w:rPr>
                          <w:sz w:val="14"/>
                          <w:szCs w:val="14"/>
                        </w:rPr>
                      </w:pPr>
                      <w:r>
                        <w:rPr>
                          <w:sz w:val="14"/>
                          <w:szCs w:val="14"/>
                        </w:rPr>
                        <w:t xml:space="preserve">Exchange </w:t>
                      </w:r>
                    </w:p>
                    <w:p w14:paraId="28CCD2C6" w14:textId="77777777" w:rsidR="005B7D00" w:rsidRDefault="005B7D00">
                      <w:pPr>
                        <w:spacing w:line="180" w:lineRule="exact"/>
                        <w:rPr>
                          <w:sz w:val="14"/>
                          <w:szCs w:val="14"/>
                        </w:rPr>
                      </w:pPr>
                      <w:r>
                        <w:rPr>
                          <w:sz w:val="14"/>
                          <w:szCs w:val="14"/>
                        </w:rPr>
                        <w:t>System</w:t>
                      </w:r>
                    </w:p>
                  </w:txbxContent>
                </v:textbox>
              </v:shape>
            </w:pict>
          </mc:Fallback>
        </mc:AlternateContent>
      </w:r>
    </w:p>
    <w:p w14:paraId="2C3FC84F" w14:textId="77777777" w:rsidR="00A1320F" w:rsidRPr="00AF1805" w:rsidRDefault="00A1320F">
      <w:pPr>
        <w:pStyle w:val="12"/>
        <w:numPr>
          <w:ilvl w:val="0"/>
          <w:numId w:val="7"/>
        </w:numPr>
        <w:spacing w:line="200" w:lineRule="exact"/>
      </w:pPr>
    </w:p>
    <w:p w14:paraId="25F454A5" w14:textId="77777777" w:rsidR="00A1320F" w:rsidRPr="00AF1805" w:rsidRDefault="00A1320F">
      <w:pPr>
        <w:pStyle w:val="12"/>
        <w:numPr>
          <w:ilvl w:val="0"/>
          <w:numId w:val="7"/>
        </w:numPr>
        <w:spacing w:line="200" w:lineRule="exact"/>
      </w:pPr>
    </w:p>
    <w:p w14:paraId="295FFE88" w14:textId="66BBC014"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41856" behindDoc="0" locked="0" layoutInCell="1" allowOverlap="1" wp14:anchorId="41ED35CF" wp14:editId="46F95842">
                <wp:simplePos x="0" y="0"/>
                <wp:positionH relativeFrom="column">
                  <wp:posOffset>2353310</wp:posOffset>
                </wp:positionH>
                <wp:positionV relativeFrom="paragraph">
                  <wp:posOffset>116205</wp:posOffset>
                </wp:positionV>
                <wp:extent cx="858520" cy="225425"/>
                <wp:effectExtent l="1905" t="0" r="0" b="3810"/>
                <wp:wrapNone/>
                <wp:docPr id="69"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225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3FA25" w14:textId="77777777" w:rsidR="005B7D00" w:rsidRDefault="005B7D00">
                            <w:pPr>
                              <w:spacing w:line="150" w:lineRule="exact"/>
                              <w:rPr>
                                <w:sz w:val="14"/>
                                <w:szCs w:val="14"/>
                              </w:rPr>
                            </w:pPr>
                            <w:r>
                              <w:rPr>
                                <w:sz w:val="14"/>
                                <w:szCs w:val="14"/>
                              </w:rPr>
                              <w:t>Filter (optional)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D35CF" id="Text Box 445" o:spid="_x0000_s1039" type="#_x0000_t202" style="position:absolute;left:0;text-align:left;margin-left:185.3pt;margin-top:9.15pt;width:67.6pt;height:17.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" stroked="f">
                <v:textbox>
                  <w:txbxContent>
                    <w:p w14:paraId="35D3FA25" w14:textId="77777777" w:rsidR="005B7D00" w:rsidRDefault="005B7D00">
                      <w:pPr>
                        <w:spacing w:line="150" w:lineRule="exact"/>
                        <w:rPr>
                          <w:sz w:val="14"/>
                          <w:szCs w:val="14"/>
                        </w:rPr>
                      </w:pPr>
                      <w:r>
                        <w:rPr>
                          <w:sz w:val="14"/>
                          <w:szCs w:val="14"/>
                        </w:rPr>
                        <w:t>Filter (optional)</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43628A8" wp14:editId="2193ECB9">
                <wp:simplePos x="0" y="0"/>
                <wp:positionH relativeFrom="column">
                  <wp:posOffset>3336290</wp:posOffset>
                </wp:positionH>
                <wp:positionV relativeFrom="paragraph">
                  <wp:posOffset>17145</wp:posOffset>
                </wp:positionV>
                <wp:extent cx="556260" cy="172085"/>
                <wp:effectExtent l="3810" t="0" r="1905" b="3810"/>
                <wp:wrapNone/>
                <wp:docPr id="68"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EDA981" w14:textId="77777777" w:rsidR="005B7D00" w:rsidRDefault="005B7D00">
                            <w:pPr>
                              <w:spacing w:line="150" w:lineRule="exact"/>
                              <w:rPr>
                                <w:sz w:val="14"/>
                                <w:szCs w:val="14"/>
                              </w:rPr>
                            </w:pPr>
                            <w:r>
                              <w:rPr>
                                <w:sz w:val="14"/>
                                <w:szCs w:val="14"/>
                              </w:rPr>
                              <w:t>Valve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628A8" id="Text Box 449" o:spid="_x0000_s1040" type="#_x0000_t202" style="position:absolute;left:0;text-align:left;margin-left:262.7pt;margin-top:1.35pt;width:43.8pt;height:13.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" stroked="f">
                <v:textbox>
                  <w:txbxContent>
                    <w:p w14:paraId="75EDA981" w14:textId="77777777" w:rsidR="005B7D00" w:rsidRDefault="005B7D00">
                      <w:pPr>
                        <w:spacing w:line="150" w:lineRule="exact"/>
                        <w:rPr>
                          <w:sz w:val="14"/>
                          <w:szCs w:val="14"/>
                        </w:rPr>
                      </w:pPr>
                      <w:r>
                        <w:rPr>
                          <w:sz w:val="14"/>
                          <w:szCs w:val="14"/>
                        </w:rPr>
                        <w:t>Valve</w:t>
                      </w:r>
                    </w:p>
                  </w:txbxContent>
                </v:textbox>
              </v:shape>
            </w:pict>
          </mc:Fallback>
        </mc:AlternateContent>
      </w:r>
    </w:p>
    <w:p w14:paraId="62B470E9" w14:textId="631E9760"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49024" behindDoc="0" locked="0" layoutInCell="1" allowOverlap="1" wp14:anchorId="6CC2826E" wp14:editId="047DA48E">
                <wp:simplePos x="0" y="0"/>
                <wp:positionH relativeFrom="column">
                  <wp:posOffset>-62865</wp:posOffset>
                </wp:positionH>
                <wp:positionV relativeFrom="paragraph">
                  <wp:posOffset>62230</wp:posOffset>
                </wp:positionV>
                <wp:extent cx="442595" cy="196215"/>
                <wp:effectExtent l="0" t="0" r="0" b="0"/>
                <wp:wrapNone/>
                <wp:docPr id="67"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 cy="196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5AD4E4" w14:textId="77777777" w:rsidR="005B7D00" w:rsidRDefault="005B7D00">
                            <w:pPr>
                              <w:spacing w:line="150" w:lineRule="exact"/>
                              <w:rPr>
                                <w:sz w:val="14"/>
                                <w:szCs w:val="14"/>
                              </w:rPr>
                            </w:pPr>
                            <w:r>
                              <w:rPr>
                                <w:sz w:val="14"/>
                                <w:szCs w:val="14"/>
                              </w:rPr>
                              <w:t>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2826E" id="Text Box 451" o:spid="_x0000_s1041" type="#_x0000_t202" style="position:absolute;left:0;text-align:left;margin-left:-4.95pt;margin-top:4.9pt;width:34.85pt;height:1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" stroked="f">
                <v:textbox>
                  <w:txbxContent>
                    <w:p w14:paraId="665AD4E4" w14:textId="77777777" w:rsidR="005B7D00" w:rsidRDefault="005B7D00">
                      <w:pPr>
                        <w:spacing w:line="150" w:lineRule="exact"/>
                        <w:rPr>
                          <w:sz w:val="14"/>
                          <w:szCs w:val="14"/>
                        </w:rPr>
                      </w:pPr>
                      <w:r>
                        <w:rPr>
                          <w:sz w:val="14"/>
                          <w:szCs w:val="14"/>
                        </w:rPr>
                        <w:t>Supply</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D12A826" wp14:editId="5BCADAC3">
                <wp:simplePos x="0" y="0"/>
                <wp:positionH relativeFrom="column">
                  <wp:posOffset>3501390</wp:posOffset>
                </wp:positionH>
                <wp:positionV relativeFrom="paragraph">
                  <wp:posOffset>97790</wp:posOffset>
                </wp:positionV>
                <wp:extent cx="442595" cy="196215"/>
                <wp:effectExtent l="0" t="3175" r="0" b="635"/>
                <wp:wrapNone/>
                <wp:docPr id="66"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 cy="196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CEE07" w14:textId="77777777" w:rsidR="005B7D00" w:rsidRDefault="005B7D00">
                            <w:pPr>
                              <w:spacing w:line="150" w:lineRule="exact"/>
                              <w:rPr>
                                <w:sz w:val="14"/>
                                <w:szCs w:val="14"/>
                              </w:rPr>
                            </w:pPr>
                            <w:r>
                              <w:rPr>
                                <w:sz w:val="14"/>
                                <w:szCs w:val="14"/>
                              </w:rPr>
                              <w:t>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2A826" id="Text Box 450" o:spid="_x0000_s1042" type="#_x0000_t202" style="position:absolute;left:0;text-align:left;margin-left:275.7pt;margin-top:7.7pt;width:34.85pt;height:15.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" stroked="f">
                <v:textbox>
                  <w:txbxContent>
                    <w:p w14:paraId="0EACEE07" w14:textId="77777777" w:rsidR="005B7D00" w:rsidRDefault="005B7D00">
                      <w:pPr>
                        <w:spacing w:line="150" w:lineRule="exact"/>
                        <w:rPr>
                          <w:sz w:val="14"/>
                          <w:szCs w:val="14"/>
                        </w:rPr>
                      </w:pPr>
                      <w:r>
                        <w:rPr>
                          <w:sz w:val="14"/>
                          <w:szCs w:val="14"/>
                        </w:rPr>
                        <w:t>Supply</w:t>
                      </w:r>
                    </w:p>
                  </w:txbxContent>
                </v:textbox>
              </v:shape>
            </w:pict>
          </mc:Fallback>
        </mc:AlternateContent>
      </w:r>
    </w:p>
    <w:p w14:paraId="3F5C7BC1" w14:textId="77777777" w:rsidR="00A1320F" w:rsidRPr="00AF1805" w:rsidRDefault="00A1320F">
      <w:pPr>
        <w:pStyle w:val="12"/>
        <w:numPr>
          <w:ilvl w:val="0"/>
          <w:numId w:val="7"/>
        </w:numPr>
        <w:spacing w:line="200" w:lineRule="exact"/>
      </w:pPr>
    </w:p>
    <w:p w14:paraId="5A045E2C" w14:textId="77777777" w:rsidR="00A1320F" w:rsidRPr="00AF1805" w:rsidRDefault="00A1320F">
      <w:pPr>
        <w:pStyle w:val="12"/>
        <w:numPr>
          <w:ilvl w:val="0"/>
          <w:numId w:val="7"/>
        </w:numPr>
        <w:spacing w:line="200" w:lineRule="exact"/>
      </w:pPr>
    </w:p>
    <w:p w14:paraId="749DADA0" w14:textId="77777777" w:rsidR="00A1320F" w:rsidRPr="00AF1805" w:rsidRDefault="00A1320F">
      <w:pPr>
        <w:pStyle w:val="12"/>
        <w:numPr>
          <w:ilvl w:val="0"/>
          <w:numId w:val="7"/>
        </w:numPr>
        <w:spacing w:line="200" w:lineRule="exact"/>
      </w:pPr>
    </w:p>
    <w:p w14:paraId="601AC5B0" w14:textId="4574DD9D"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36736" behindDoc="0" locked="0" layoutInCell="1" allowOverlap="1" wp14:anchorId="4FC9B31D" wp14:editId="33D31FB9">
                <wp:simplePos x="0" y="0"/>
                <wp:positionH relativeFrom="column">
                  <wp:posOffset>1365250</wp:posOffset>
                </wp:positionH>
                <wp:positionV relativeFrom="paragraph">
                  <wp:posOffset>123190</wp:posOffset>
                </wp:positionV>
                <wp:extent cx="1452880" cy="259080"/>
                <wp:effectExtent l="4445" t="3175" r="0" b="4445"/>
                <wp:wrapNone/>
                <wp:docPr id="65"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88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428164" w14:textId="77777777" w:rsidR="005B7D00" w:rsidRDefault="005B7D00">
                            <w:pPr>
                              <w:spacing w:line="150" w:lineRule="exact"/>
                              <w:rPr>
                                <w:sz w:val="14"/>
                                <w:szCs w:val="14"/>
                              </w:rPr>
                            </w:pPr>
                            <w:r>
                              <w:rPr>
                                <w:sz w:val="14"/>
                                <w:szCs w:val="14"/>
                              </w:rPr>
                              <w:t>PT1000 Temperature Sensor (Red)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9B31D" id="Text Box 441" o:spid="_x0000_s1043" type="#_x0000_t202" style="position:absolute;left:0;text-align:left;margin-left:107.5pt;margin-top:9.7pt;width:114.4pt;height:20.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" stroked="f">
                <v:textbox>
                  <w:txbxContent>
                    <w:p w14:paraId="3E428164" w14:textId="77777777" w:rsidR="005B7D00" w:rsidRDefault="005B7D00">
                      <w:pPr>
                        <w:spacing w:line="150" w:lineRule="exact"/>
                        <w:rPr>
                          <w:sz w:val="14"/>
                          <w:szCs w:val="14"/>
                        </w:rPr>
                      </w:pPr>
                      <w:r>
                        <w:rPr>
                          <w:sz w:val="14"/>
                          <w:szCs w:val="14"/>
                        </w:rPr>
                        <w:t>PT1000 Temperature Sensor (Red)</w:t>
                      </w:r>
                    </w:p>
                  </w:txbxContent>
                </v:textbox>
              </v:shape>
            </w:pict>
          </mc:Fallback>
        </mc:AlternateContent>
      </w:r>
    </w:p>
    <w:p w14:paraId="7E1EE6CC" w14:textId="6D98167F"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39808" behindDoc="0" locked="0" layoutInCell="1" allowOverlap="1" wp14:anchorId="07E93C60" wp14:editId="020AA63D">
                <wp:simplePos x="0" y="0"/>
                <wp:positionH relativeFrom="column">
                  <wp:posOffset>-237490</wp:posOffset>
                </wp:positionH>
                <wp:positionV relativeFrom="paragraph">
                  <wp:posOffset>56515</wp:posOffset>
                </wp:positionV>
                <wp:extent cx="588645" cy="292735"/>
                <wp:effectExtent l="1905" t="0" r="0" b="0"/>
                <wp:wrapNone/>
                <wp:docPr id="64"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292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357CC" w14:textId="1B6B2D32" w:rsidR="005B7D00" w:rsidRDefault="005B7D00" w:rsidP="00F61324">
                            <w:pPr>
                              <w:spacing w:line="150" w:lineRule="exact"/>
                              <w:jc w:val="left"/>
                              <w:rPr>
                                <w:sz w:val="14"/>
                                <w:szCs w:val="14"/>
                              </w:rPr>
                            </w:pPr>
                            <w:r>
                              <w:rPr>
                                <w:sz w:val="14"/>
                                <w:szCs w:val="14"/>
                              </w:rPr>
                              <w:t>Tail piece and nut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93C60" id="Text Box 443" o:spid="_x0000_s1044" type="#_x0000_t202" style="position:absolute;left:0;text-align:left;margin-left:-18.7pt;margin-top:4.45pt;width:46.35pt;height:23.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" stroked="f">
                <v:textbox>
                  <w:txbxContent>
                    <w:p w14:paraId="520357CC" w14:textId="1B6B2D32" w:rsidR="005B7D00" w:rsidRDefault="005B7D00" w:rsidP="00F61324">
                      <w:pPr>
                        <w:spacing w:line="150" w:lineRule="exact"/>
                        <w:jc w:val="left"/>
                        <w:rPr>
                          <w:sz w:val="14"/>
                          <w:szCs w:val="14"/>
                        </w:rPr>
                      </w:pPr>
                      <w:r>
                        <w:rPr>
                          <w:sz w:val="14"/>
                          <w:szCs w:val="14"/>
                        </w:rPr>
                        <w:t>Tail piece and nut</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19BDE460" wp14:editId="651A6542">
                <wp:simplePos x="0" y="0"/>
                <wp:positionH relativeFrom="column">
                  <wp:posOffset>314325</wp:posOffset>
                </wp:positionH>
                <wp:positionV relativeFrom="paragraph">
                  <wp:posOffset>83185</wp:posOffset>
                </wp:positionV>
                <wp:extent cx="513715" cy="172085"/>
                <wp:effectExtent l="1270" t="4445" r="0" b="4445"/>
                <wp:wrapNone/>
                <wp:docPr id="319"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E2070" w14:textId="77777777" w:rsidR="005B7D00" w:rsidRDefault="005B7D00">
                            <w:pPr>
                              <w:spacing w:line="150" w:lineRule="exact"/>
                            </w:pPr>
                            <w:r>
                              <w:t>Gasket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DE460" id="Text Box 444" o:spid="_x0000_s1045" type="#_x0000_t202" style="position:absolute;left:0;text-align:left;margin-left:24.75pt;margin-top:6.55pt;width:40.45pt;height:13.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" stroked="f">
                <v:textbox>
                  <w:txbxContent>
                    <w:p w14:paraId="344E2070" w14:textId="77777777" w:rsidR="005B7D00" w:rsidRDefault="005B7D00">
                      <w:pPr>
                        <w:spacing w:line="150" w:lineRule="exact"/>
                      </w:pPr>
                      <w:r>
                        <w:t>Gasket</w:t>
                      </w:r>
                    </w:p>
                  </w:txbxContent>
                </v:textbox>
              </v:shape>
            </w:pict>
          </mc:Fallback>
        </mc:AlternateContent>
      </w:r>
    </w:p>
    <w:p w14:paraId="0289159A" w14:textId="77777777" w:rsidR="00A1320F" w:rsidRPr="00AF1805" w:rsidRDefault="00A1320F">
      <w:pPr>
        <w:pStyle w:val="12"/>
        <w:numPr>
          <w:ilvl w:val="0"/>
          <w:numId w:val="7"/>
        </w:numPr>
        <w:spacing w:line="200" w:lineRule="exact"/>
      </w:pPr>
    </w:p>
    <w:p w14:paraId="600E613A" w14:textId="77777777" w:rsidR="00A1320F" w:rsidRPr="00AF1805" w:rsidRDefault="00A1320F">
      <w:pPr>
        <w:pStyle w:val="12"/>
        <w:numPr>
          <w:ilvl w:val="0"/>
          <w:numId w:val="7"/>
        </w:numPr>
        <w:spacing w:line="200" w:lineRule="exact"/>
      </w:pPr>
    </w:p>
    <w:p w14:paraId="22B4D553" w14:textId="77777777" w:rsidR="00A1320F" w:rsidRPr="00AF1805" w:rsidRDefault="00A1320F">
      <w:pPr>
        <w:pStyle w:val="12"/>
        <w:spacing w:line="200" w:lineRule="exact"/>
        <w:rPr>
          <w:b/>
        </w:rPr>
      </w:pPr>
    </w:p>
    <w:p w14:paraId="0E68A72C" w14:textId="77777777" w:rsidR="00A1320F" w:rsidRPr="00AF1805" w:rsidRDefault="00CF0728">
      <w:pPr>
        <w:pStyle w:val="12"/>
        <w:numPr>
          <w:ilvl w:val="0"/>
          <w:numId w:val="7"/>
        </w:numPr>
        <w:spacing w:line="200" w:lineRule="exact"/>
        <w:rPr>
          <w:b/>
        </w:rPr>
      </w:pPr>
      <w:r w:rsidRPr="00AF1805">
        <w:t xml:space="preserve">Flange connection </w:t>
      </w:r>
      <w:r w:rsidRPr="00AF1805">
        <w:br/>
        <w:t>(1) Check the flow-cell dimension and reserve sufficient clearance for the flow-cell installation.</w:t>
      </w:r>
    </w:p>
    <w:p w14:paraId="5FE20A8A" w14:textId="77777777" w:rsidR="00A1320F" w:rsidRPr="00AF1805" w:rsidRDefault="00CF0728">
      <w:pPr>
        <w:pStyle w:val="12"/>
        <w:spacing w:line="200" w:lineRule="exact"/>
        <w:rPr>
          <w:b/>
        </w:rPr>
      </w:pPr>
      <w:r w:rsidRPr="00AF1805">
        <w:t xml:space="preserve">(2) Install flexible flanges if applicable (DN50-100), see next section for </w:t>
      </w:r>
      <w:r w:rsidR="00205A41" w:rsidRPr="00AF1805">
        <w:t xml:space="preserve">details </w:t>
      </w:r>
      <w:r w:rsidRPr="00AF1805">
        <w:br/>
        <w:t>(3) Install the flow-cell between two shut-off valves.</w:t>
      </w:r>
    </w:p>
    <w:p w14:paraId="7DBB3BE0" w14:textId="1C7F13E7" w:rsidR="000D5AE0" w:rsidRPr="00AF1805" w:rsidRDefault="0053331B">
      <w:pPr>
        <w:spacing w:line="200" w:lineRule="exact"/>
      </w:pPr>
      <w:r>
        <w:rPr>
          <w:noProof/>
        </w:rPr>
        <w:drawing>
          <wp:anchor distT="0" distB="0" distL="114300" distR="114300" simplePos="0" relativeHeight="251688960" behindDoc="1" locked="0" layoutInCell="1" allowOverlap="1" wp14:anchorId="24EF04E1" wp14:editId="39C382D6">
            <wp:simplePos x="0" y="0"/>
            <wp:positionH relativeFrom="column">
              <wp:posOffset>830580</wp:posOffset>
            </wp:positionH>
            <wp:positionV relativeFrom="paragraph">
              <wp:posOffset>78740</wp:posOffset>
            </wp:positionV>
            <wp:extent cx="1882775" cy="1861820"/>
            <wp:effectExtent l="0" t="0" r="3175" b="5080"/>
            <wp:wrapNone/>
            <wp:docPr id="7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775" cy="1861820"/>
                    </a:xfrm>
                    <a:prstGeom prst="rect">
                      <a:avLst/>
                    </a:prstGeom>
                    <a:noFill/>
                  </pic:spPr>
                </pic:pic>
              </a:graphicData>
            </a:graphic>
            <wp14:sizeRelH relativeFrom="page">
              <wp14:pctWidth>0</wp14:pctWidth>
            </wp14:sizeRelH>
            <wp14:sizeRelV relativeFrom="page">
              <wp14:pctHeight>0</wp14:pctHeight>
            </wp14:sizeRelV>
          </wp:anchor>
        </w:drawing>
      </w:r>
    </w:p>
    <w:p w14:paraId="12F50839" w14:textId="77777777" w:rsidR="00B33474" w:rsidRPr="00AF1805" w:rsidRDefault="00B33474">
      <w:pPr>
        <w:spacing w:line="200" w:lineRule="exact"/>
      </w:pPr>
    </w:p>
    <w:p w14:paraId="5D493252" w14:textId="77777777" w:rsidR="00B33474" w:rsidRPr="00AF1805" w:rsidRDefault="00B33474">
      <w:pPr>
        <w:spacing w:line="200" w:lineRule="exact"/>
      </w:pPr>
    </w:p>
    <w:p w14:paraId="5C1C55CB" w14:textId="2F97391D" w:rsidR="00A1320F" w:rsidRPr="00AF1805" w:rsidRDefault="0053331B">
      <w:pPr>
        <w:spacing w:line="200" w:lineRule="exact"/>
      </w:pPr>
      <w:r>
        <w:rPr>
          <w:i/>
          <w:iCs/>
          <w:noProof/>
          <w:szCs w:val="15"/>
        </w:rPr>
        <mc:AlternateContent>
          <mc:Choice Requires="wps">
            <w:drawing>
              <wp:anchor distT="0" distB="0" distL="114300" distR="114300" simplePos="0" relativeHeight="251666432" behindDoc="0" locked="0" layoutInCell="1" allowOverlap="1" wp14:anchorId="009AE297" wp14:editId="424015F5">
                <wp:simplePos x="0" y="0"/>
                <wp:positionH relativeFrom="column">
                  <wp:posOffset>1308735</wp:posOffset>
                </wp:positionH>
                <wp:positionV relativeFrom="paragraph">
                  <wp:posOffset>113030</wp:posOffset>
                </wp:positionV>
                <wp:extent cx="453390" cy="199390"/>
                <wp:effectExtent l="147955" t="15240" r="17780" b="175895"/>
                <wp:wrapNone/>
                <wp:docPr id="318" name="Auto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 cy="199390"/>
                        </a:xfrm>
                        <a:prstGeom prst="wedgeRoundRectCallout">
                          <a:avLst>
                            <a:gd name="adj1" fmla="val -80250"/>
                            <a:gd name="adj2" fmla="val 131847"/>
                            <a:gd name="adj3" fmla="val 16667"/>
                          </a:avLst>
                        </a:prstGeom>
                        <a:solidFill>
                          <a:srgbClr val="FFFF00"/>
                        </a:solidFill>
                        <a:ln w="19050">
                          <a:solidFill>
                            <a:srgbClr val="008000"/>
                          </a:solidFill>
                          <a:miter lim="200000"/>
                          <a:headEnd/>
                          <a:tailEnd/>
                        </a:ln>
                      </wps:spPr>
                      <wps:txbx>
                        <w:txbxContent>
                          <w:p w14:paraId="7710C76E" w14:textId="77777777" w:rsidR="005B7D00" w:rsidRDefault="005B7D00">
                            <w:pPr>
                              <w:spacing w:line="140" w:lineRule="exact"/>
                              <w:jc w:val="center"/>
                              <w:rPr>
                                <w:sz w:val="12"/>
                                <w:szCs w:val="12"/>
                              </w:rPr>
                            </w:pPr>
                            <w:r>
                              <w:rPr>
                                <w:sz w:val="12"/>
                                <w:szCs w:val="12"/>
                              </w:rPr>
                              <w:t>Sealant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AE29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28" o:spid="_x0000_s1046" type="#_x0000_t62" style="position:absolute;left:0;text-align:left;margin-left:103.05pt;margin-top:8.9pt;width:35.7pt;height:1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" adj="-6534,39279" fillcolor="yellow" strokecolor="green" strokeweight="1.5pt">
                <v:stroke miterlimit="2"/>
                <v:textbox>
                  <w:txbxContent>
                    <w:p w14:paraId="7710C76E" w14:textId="77777777" w:rsidR="005B7D00" w:rsidRDefault="005B7D00">
                      <w:pPr>
                        <w:spacing w:line="140" w:lineRule="exact"/>
                        <w:jc w:val="center"/>
                        <w:rPr>
                          <w:sz w:val="12"/>
                          <w:szCs w:val="12"/>
                        </w:rPr>
                      </w:pPr>
                      <w:r>
                        <w:rPr>
                          <w:sz w:val="12"/>
                          <w:szCs w:val="12"/>
                        </w:rPr>
                        <w:t>Sealant</w:t>
                      </w:r>
                    </w:p>
                  </w:txbxContent>
                </v:textbox>
              </v:shape>
            </w:pict>
          </mc:Fallback>
        </mc:AlternateContent>
      </w:r>
    </w:p>
    <w:p w14:paraId="46143D10" w14:textId="77777777" w:rsidR="00A1320F" w:rsidRPr="00AF1805" w:rsidRDefault="00A1320F">
      <w:pPr>
        <w:spacing w:line="200" w:lineRule="exact"/>
      </w:pPr>
    </w:p>
    <w:p w14:paraId="1177735F" w14:textId="77777777" w:rsidR="000D5AE0" w:rsidRPr="00AF1805" w:rsidRDefault="000D5AE0">
      <w:pPr>
        <w:spacing w:line="200" w:lineRule="exact"/>
      </w:pPr>
    </w:p>
    <w:p w14:paraId="2E91ADD9" w14:textId="77777777" w:rsidR="000D5AE0" w:rsidRPr="00AF1805" w:rsidRDefault="000D5AE0">
      <w:pPr>
        <w:spacing w:line="200" w:lineRule="exact"/>
      </w:pPr>
    </w:p>
    <w:p w14:paraId="25C7295D" w14:textId="77777777" w:rsidR="00A1320F" w:rsidRPr="00AF1805" w:rsidRDefault="00A1320F">
      <w:pPr>
        <w:spacing w:line="200" w:lineRule="exact"/>
      </w:pPr>
    </w:p>
    <w:p w14:paraId="648A8BDB" w14:textId="3581D95A" w:rsidR="00A1320F" w:rsidRPr="00AF1805" w:rsidRDefault="0053331B">
      <w:pPr>
        <w:spacing w:line="200" w:lineRule="exact"/>
      </w:pPr>
      <w:r>
        <w:rPr>
          <w:bCs/>
          <w:i/>
          <w:iCs/>
          <w:noProof/>
          <w:szCs w:val="15"/>
        </w:rPr>
        <mc:AlternateContent>
          <mc:Choice Requires="wps">
            <w:drawing>
              <wp:anchor distT="0" distB="0" distL="114300" distR="114300" simplePos="0" relativeHeight="251665408" behindDoc="0" locked="0" layoutInCell="1" allowOverlap="1" wp14:anchorId="50F36CD5" wp14:editId="0AB3F9C6">
                <wp:simplePos x="0" y="0"/>
                <wp:positionH relativeFrom="column">
                  <wp:posOffset>1871980</wp:posOffset>
                </wp:positionH>
                <wp:positionV relativeFrom="paragraph">
                  <wp:posOffset>27305</wp:posOffset>
                </wp:positionV>
                <wp:extent cx="605790" cy="195580"/>
                <wp:effectExtent l="73025" t="12065" r="16510" b="192405"/>
                <wp:wrapNone/>
                <wp:docPr id="317" name="AutoShape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 cy="195580"/>
                        </a:xfrm>
                        <a:prstGeom prst="wedgeRoundRectCallout">
                          <a:avLst>
                            <a:gd name="adj1" fmla="val -59852"/>
                            <a:gd name="adj2" fmla="val 121102"/>
                            <a:gd name="adj3" fmla="val 16667"/>
                          </a:avLst>
                        </a:prstGeom>
                        <a:solidFill>
                          <a:srgbClr val="FFFF00"/>
                        </a:solidFill>
                        <a:ln w="19050">
                          <a:solidFill>
                            <a:srgbClr val="008000"/>
                          </a:solidFill>
                          <a:miter lim="200000"/>
                          <a:headEnd/>
                          <a:tailEnd/>
                        </a:ln>
                      </wps:spPr>
                      <wps:txbx>
                        <w:txbxContent>
                          <w:p w14:paraId="2E3CBCF0" w14:textId="77777777" w:rsidR="005B7D00" w:rsidRDefault="005B7D00">
                            <w:pPr>
                              <w:spacing w:line="140" w:lineRule="exact"/>
                              <w:jc w:val="center"/>
                              <w:rPr>
                                <w:sz w:val="12"/>
                                <w:szCs w:val="12"/>
                              </w:rPr>
                            </w:pPr>
                            <w:r>
                              <w:rPr>
                                <w:sz w:val="12"/>
                                <w:szCs w:val="12"/>
                              </w:rPr>
                              <w:t>Transducer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36CD5" id="AutoShape 627" o:spid="_x0000_s1047" type="#_x0000_t62" style="position:absolute;left:0;text-align:left;margin-left:147.4pt;margin-top:2.15pt;width:47.7pt;height: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" adj="-2128,36958" fillcolor="yellow" strokecolor="green" strokeweight="1.5pt">
                <v:stroke miterlimit="2"/>
                <v:textbox>
                  <w:txbxContent>
                    <w:p w14:paraId="2E3CBCF0" w14:textId="77777777" w:rsidR="005B7D00" w:rsidRDefault="005B7D00">
                      <w:pPr>
                        <w:spacing w:line="140" w:lineRule="exact"/>
                        <w:jc w:val="center"/>
                        <w:rPr>
                          <w:sz w:val="12"/>
                          <w:szCs w:val="12"/>
                        </w:rPr>
                      </w:pPr>
                      <w:r>
                        <w:rPr>
                          <w:sz w:val="12"/>
                          <w:szCs w:val="12"/>
                        </w:rPr>
                        <w:t>Transducer</w:t>
                      </w:r>
                    </w:p>
                  </w:txbxContent>
                </v:textbox>
              </v:shape>
            </w:pict>
          </mc:Fallback>
        </mc:AlternateContent>
      </w:r>
    </w:p>
    <w:p w14:paraId="32243DCE" w14:textId="77777777" w:rsidR="00A1320F" w:rsidRPr="00AF1805" w:rsidRDefault="00A1320F">
      <w:pPr>
        <w:spacing w:line="200" w:lineRule="exact"/>
      </w:pPr>
    </w:p>
    <w:p w14:paraId="3363DB3B" w14:textId="77777777" w:rsidR="00A1320F" w:rsidRPr="00AF1805" w:rsidRDefault="00A1320F">
      <w:pPr>
        <w:spacing w:line="200" w:lineRule="exact"/>
      </w:pPr>
    </w:p>
    <w:p w14:paraId="18DE46A5" w14:textId="77777777" w:rsidR="00A1320F" w:rsidRPr="00AF1805" w:rsidRDefault="00A1320F">
      <w:pPr>
        <w:spacing w:line="200" w:lineRule="exact"/>
      </w:pPr>
    </w:p>
    <w:p w14:paraId="2248E41C" w14:textId="77777777" w:rsidR="00A1320F" w:rsidRPr="00AF1805" w:rsidRDefault="00A1320F">
      <w:pPr>
        <w:spacing w:line="200" w:lineRule="exact"/>
      </w:pPr>
    </w:p>
    <w:p w14:paraId="6163DA8A" w14:textId="77777777" w:rsidR="00A1320F" w:rsidRPr="00AF1805" w:rsidRDefault="00A1320F">
      <w:pPr>
        <w:spacing w:line="200" w:lineRule="exact"/>
      </w:pPr>
    </w:p>
    <w:p w14:paraId="4EC3CE34" w14:textId="77777777" w:rsidR="00A1320F" w:rsidRPr="00AF1805" w:rsidRDefault="00A1320F">
      <w:pPr>
        <w:spacing w:line="200" w:lineRule="exact"/>
      </w:pPr>
    </w:p>
    <w:p w14:paraId="48CA7436" w14:textId="77777777" w:rsidR="00A1320F" w:rsidRPr="00AF1805" w:rsidRDefault="00A1320F">
      <w:pPr>
        <w:spacing w:line="200" w:lineRule="exact"/>
      </w:pPr>
    </w:p>
    <w:p w14:paraId="19D914DC" w14:textId="16A590C0" w:rsidR="00461291" w:rsidRPr="00AF1805" w:rsidRDefault="0053331B">
      <w:pPr>
        <w:spacing w:line="200" w:lineRule="exact"/>
      </w:pPr>
      <w:r>
        <w:rPr>
          <w:noProof/>
        </w:rPr>
        <w:lastRenderedPageBreak/>
        <w:drawing>
          <wp:anchor distT="0" distB="0" distL="114300" distR="114300" simplePos="0" relativeHeight="251618304" behindDoc="0" locked="0" layoutInCell="1" allowOverlap="1" wp14:anchorId="25A30724" wp14:editId="45B39D47">
            <wp:simplePos x="0" y="0"/>
            <wp:positionH relativeFrom="column">
              <wp:posOffset>2616835</wp:posOffset>
            </wp:positionH>
            <wp:positionV relativeFrom="paragraph">
              <wp:posOffset>112395</wp:posOffset>
            </wp:positionV>
            <wp:extent cx="1437640" cy="2321560"/>
            <wp:effectExtent l="0" t="0" r="0" b="2540"/>
            <wp:wrapSquare wrapText="bothSides"/>
            <wp:docPr id="90"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7640" cy="2321560"/>
                    </a:xfrm>
                    <a:prstGeom prst="rect">
                      <a:avLst/>
                    </a:prstGeom>
                    <a:noFill/>
                  </pic:spPr>
                </pic:pic>
              </a:graphicData>
            </a:graphic>
            <wp14:sizeRelH relativeFrom="page">
              <wp14:pctWidth>0</wp14:pctWidth>
            </wp14:sizeRelH>
            <wp14:sizeRelV relativeFrom="page">
              <wp14:pctHeight>0</wp14:pctHeight>
            </wp14:sizeRelV>
          </wp:anchor>
        </w:drawing>
      </w:r>
    </w:p>
    <w:p w14:paraId="3801FC36" w14:textId="77777777" w:rsidR="00A1320F" w:rsidRPr="00AF1805" w:rsidRDefault="00CF0728">
      <w:pPr>
        <w:pStyle w:val="2"/>
        <w:spacing w:line="360" w:lineRule="auto"/>
        <w:ind w:left="150" w:right="150"/>
        <w:rPr>
          <w:rFonts w:ascii="Times New Roman" w:hAnsi="Times New Roman"/>
        </w:rPr>
      </w:pPr>
      <w:bookmarkStart w:id="91" w:name="_Toc488770819"/>
      <w:r w:rsidRPr="00AF1805">
        <w:rPr>
          <w:rFonts w:ascii="Times New Roman" w:hAnsi="Times New Roman"/>
        </w:rPr>
        <w:t>§4.</w:t>
      </w:r>
      <w:r w:rsidR="009A7883" w:rsidRPr="00AF1805">
        <w:rPr>
          <w:rFonts w:ascii="Times New Roman" w:hAnsi="Times New Roman"/>
        </w:rPr>
        <w:t>3</w:t>
      </w:r>
      <w:r w:rsidRPr="00AF1805">
        <w:rPr>
          <w:rFonts w:ascii="Times New Roman" w:hAnsi="Times New Roman"/>
        </w:rPr>
        <w:t>Temperature Sensor Installation</w:t>
      </w:r>
      <w:bookmarkEnd w:id="91"/>
    </w:p>
    <w:p w14:paraId="3F35779D" w14:textId="77777777" w:rsidR="00A1320F" w:rsidRPr="00AF1805" w:rsidRDefault="00A1320F">
      <w:pPr>
        <w:spacing w:line="200" w:lineRule="exact"/>
        <w:rPr>
          <w:b/>
        </w:rPr>
      </w:pPr>
    </w:p>
    <w:p w14:paraId="013A8D44" w14:textId="6F78F112" w:rsidR="00A1320F" w:rsidRPr="00AF1805" w:rsidRDefault="0053331B">
      <w:pPr>
        <w:spacing w:line="200" w:lineRule="exact"/>
        <w:rPr>
          <w:b/>
        </w:rPr>
      </w:pPr>
      <w:r>
        <w:rPr>
          <w:b/>
          <w:noProof/>
        </w:rPr>
        <mc:AlternateContent>
          <mc:Choice Requires="wps">
            <w:drawing>
              <wp:anchor distT="0" distB="0" distL="114300" distR="114300" simplePos="0" relativeHeight="251650048" behindDoc="0" locked="0" layoutInCell="1" allowOverlap="1" wp14:anchorId="7A55B442" wp14:editId="1BC85531">
                <wp:simplePos x="0" y="0"/>
                <wp:positionH relativeFrom="column">
                  <wp:posOffset>3453130</wp:posOffset>
                </wp:positionH>
                <wp:positionV relativeFrom="paragraph">
                  <wp:posOffset>113665</wp:posOffset>
                </wp:positionV>
                <wp:extent cx="828675" cy="419100"/>
                <wp:effectExtent l="0" t="0" r="3175" b="1270"/>
                <wp:wrapNone/>
                <wp:docPr id="316"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990A8" w14:textId="77777777" w:rsidR="005B7D00" w:rsidRDefault="005B7D00">
                            <w:pPr>
                              <w:spacing w:line="150" w:lineRule="exact"/>
                              <w:rPr>
                                <w:sz w:val="14"/>
                                <w:szCs w:val="14"/>
                              </w:rPr>
                            </w:pPr>
                            <w:r>
                              <w:rPr>
                                <w:sz w:val="14"/>
                                <w:szCs w:val="14"/>
                              </w:rPr>
                              <w:t>PT1000</w:t>
                            </w:r>
                          </w:p>
                          <w:p w14:paraId="2CAF506E" w14:textId="77777777" w:rsidR="005B7D00" w:rsidRDefault="005B7D00">
                            <w:pPr>
                              <w:spacing w:line="150" w:lineRule="exact"/>
                              <w:rPr>
                                <w:sz w:val="14"/>
                                <w:szCs w:val="14"/>
                              </w:rPr>
                            </w:pPr>
                            <w:r>
                              <w:rPr>
                                <w:sz w:val="14"/>
                                <w:szCs w:val="14"/>
                              </w:rPr>
                              <w:t>Temperature</w:t>
                            </w:r>
                          </w:p>
                          <w:p w14:paraId="5CAD45CE" w14:textId="77777777" w:rsidR="005B7D00" w:rsidRDefault="005B7D00">
                            <w:pPr>
                              <w:spacing w:line="150" w:lineRule="exact"/>
                              <w:rPr>
                                <w:sz w:val="14"/>
                                <w:szCs w:val="14"/>
                              </w:rPr>
                            </w:pPr>
                            <w:r>
                              <w:rPr>
                                <w:sz w:val="14"/>
                                <w:szCs w:val="14"/>
                              </w:rP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5B442" id="Text Box 452" o:spid="_x0000_s1048" type="#_x0000_t202" style="position:absolute;left:0;text-align:left;margin-left:271.9pt;margin-top:8.95pt;width:65.25pt;height:3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iyiQ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" stroked="f">
                <v:textbox>
                  <w:txbxContent>
                    <w:p w14:paraId="227990A8" w14:textId="77777777" w:rsidR="005B7D00" w:rsidRDefault="005B7D00">
                      <w:pPr>
                        <w:spacing w:line="150" w:lineRule="exact"/>
                        <w:rPr>
                          <w:sz w:val="14"/>
                          <w:szCs w:val="14"/>
                        </w:rPr>
                      </w:pPr>
                      <w:r>
                        <w:rPr>
                          <w:sz w:val="14"/>
                          <w:szCs w:val="14"/>
                        </w:rPr>
                        <w:t>PT1000</w:t>
                      </w:r>
                    </w:p>
                    <w:p w14:paraId="2CAF506E" w14:textId="77777777" w:rsidR="005B7D00" w:rsidRDefault="005B7D00">
                      <w:pPr>
                        <w:spacing w:line="150" w:lineRule="exact"/>
                        <w:rPr>
                          <w:sz w:val="14"/>
                          <w:szCs w:val="14"/>
                        </w:rPr>
                      </w:pPr>
                      <w:r>
                        <w:rPr>
                          <w:sz w:val="14"/>
                          <w:szCs w:val="14"/>
                        </w:rPr>
                        <w:t>Temperature</w:t>
                      </w:r>
                    </w:p>
                    <w:p w14:paraId="5CAD45CE" w14:textId="77777777" w:rsidR="005B7D00" w:rsidRDefault="005B7D00">
                      <w:pPr>
                        <w:spacing w:line="150" w:lineRule="exact"/>
                        <w:rPr>
                          <w:sz w:val="14"/>
                          <w:szCs w:val="14"/>
                        </w:rPr>
                      </w:pPr>
                      <w:r>
                        <w:rPr>
                          <w:sz w:val="14"/>
                          <w:szCs w:val="14"/>
                        </w:rPr>
                        <w:t>Sensor</w:t>
                      </w:r>
                    </w:p>
                  </w:txbxContent>
                </v:textbox>
              </v:shape>
            </w:pict>
          </mc:Fallback>
        </mc:AlternateContent>
      </w:r>
      <w:r w:rsidR="00CF0728" w:rsidRPr="00AF1805">
        <w:rPr>
          <w:b/>
        </w:rPr>
        <w:t>For DN 1</w:t>
      </w:r>
      <w:r w:rsidR="00F67BE6" w:rsidRPr="00AF1805">
        <w:rPr>
          <w:b/>
        </w:rPr>
        <w:t>5</w:t>
      </w:r>
      <w:r w:rsidR="00CF0728" w:rsidRPr="00AF1805">
        <w:rPr>
          <w:b/>
        </w:rPr>
        <w:t>-40</w:t>
      </w:r>
    </w:p>
    <w:p w14:paraId="3E4A2B44" w14:textId="77777777" w:rsidR="00A1320F" w:rsidRPr="00AF1805" w:rsidRDefault="00CF0728">
      <w:pPr>
        <w:spacing w:line="200" w:lineRule="exact"/>
      </w:pPr>
      <w:r w:rsidRPr="00AF1805">
        <w:t>The red-labeled Temperature Sensor should be already pre-plugged into the flow cell. In order to install the blue-labeled Temperature Sensor on the return pipe, follow these steps: </w:t>
      </w:r>
    </w:p>
    <w:p w14:paraId="3E6AA712" w14:textId="0649455F" w:rsidR="00A1320F" w:rsidRPr="00AF1805" w:rsidRDefault="0053331B">
      <w:pPr>
        <w:spacing w:line="200" w:lineRule="exact"/>
      </w:pPr>
      <w:r>
        <w:rPr>
          <w:b/>
          <w:noProof/>
        </w:rPr>
        <mc:AlternateContent>
          <mc:Choice Requires="wps">
            <w:drawing>
              <wp:anchor distT="0" distB="0" distL="114300" distR="114300" simplePos="0" relativeHeight="251651072" behindDoc="0" locked="0" layoutInCell="1" allowOverlap="1" wp14:anchorId="44F1536B" wp14:editId="0D5162D5">
                <wp:simplePos x="0" y="0"/>
                <wp:positionH relativeFrom="column">
                  <wp:posOffset>3518535</wp:posOffset>
                </wp:positionH>
                <wp:positionV relativeFrom="paragraph">
                  <wp:posOffset>124460</wp:posOffset>
                </wp:positionV>
                <wp:extent cx="497840" cy="247015"/>
                <wp:effectExtent l="0" t="3175" r="1905" b="0"/>
                <wp:wrapNone/>
                <wp:docPr id="315"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23485" w14:textId="77777777" w:rsidR="005B7D00" w:rsidRDefault="005B7D00">
                            <w:pPr>
                              <w:spacing w:line="150" w:lineRule="exact"/>
                              <w:rPr>
                                <w:sz w:val="14"/>
                                <w:szCs w:val="14"/>
                              </w:rPr>
                            </w:pPr>
                            <w:r>
                              <w:rPr>
                                <w:sz w:val="14"/>
                                <w:szCs w:val="14"/>
                              </w:rPr>
                              <w:t>O-Ring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1536B" id="Text Box 453" o:spid="_x0000_s1049" type="#_x0000_t202" style="position:absolute;left:0;text-align:left;margin-left:277.05pt;margin-top:9.8pt;width:39.2pt;height:1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" stroked="f">
                <v:textbox>
                  <w:txbxContent>
                    <w:p w14:paraId="23A23485" w14:textId="77777777" w:rsidR="005B7D00" w:rsidRDefault="005B7D00">
                      <w:pPr>
                        <w:spacing w:line="150" w:lineRule="exact"/>
                        <w:rPr>
                          <w:sz w:val="14"/>
                          <w:szCs w:val="14"/>
                        </w:rPr>
                      </w:pPr>
                      <w:r>
                        <w:rPr>
                          <w:sz w:val="14"/>
                          <w:szCs w:val="14"/>
                        </w:rPr>
                        <w:t>O-Ring</w:t>
                      </w:r>
                    </w:p>
                  </w:txbxContent>
                </v:textbox>
              </v:shape>
            </w:pict>
          </mc:Fallback>
        </mc:AlternateContent>
      </w:r>
      <w:r w:rsidR="00CF0728" w:rsidRPr="00AF1805">
        <w:t>(1) Insert the Tee into the desired location along the pipe line.</w:t>
      </w:r>
    </w:p>
    <w:p w14:paraId="1C983AE7" w14:textId="77777777" w:rsidR="00A1320F" w:rsidRPr="00AF1805" w:rsidRDefault="00CF0728">
      <w:pPr>
        <w:spacing w:line="200" w:lineRule="exact"/>
      </w:pPr>
      <w:r w:rsidRPr="00AF1805">
        <w:t>(2) Remove the Temperature Sensor Port plug from the Tee.</w:t>
      </w:r>
    </w:p>
    <w:p w14:paraId="17186FD6" w14:textId="77777777" w:rsidR="00A1320F" w:rsidRPr="00AF1805" w:rsidRDefault="00CF0728">
      <w:pPr>
        <w:spacing w:line="200" w:lineRule="exact"/>
      </w:pPr>
      <w:r w:rsidRPr="00AF1805">
        <w:t>(3) Insert the O-Ring deep inside the Temperature Sensor Port.</w:t>
      </w:r>
    </w:p>
    <w:p w14:paraId="1F8715E6" w14:textId="0D58E06F" w:rsidR="00A1320F" w:rsidRPr="00AF1805" w:rsidRDefault="00CF0728">
      <w:pPr>
        <w:spacing w:line="200" w:lineRule="exact"/>
      </w:pPr>
      <w:r w:rsidRPr="00AF1805">
        <w:t>(4) Gently insert the blue-labeled Temperature Sensor into the Tee’s Temperature Sensor Port, being careful not to break the O-Ring, and then tighten it.</w:t>
      </w:r>
    </w:p>
    <w:p w14:paraId="1C5FD207" w14:textId="7DE49322" w:rsidR="00A1320F" w:rsidRDefault="0053331B">
      <w:pPr>
        <w:spacing w:line="200" w:lineRule="exact"/>
      </w:pPr>
      <w:r>
        <w:rPr>
          <w:b/>
          <w:noProof/>
        </w:rPr>
        <mc:AlternateContent>
          <mc:Choice Requires="wps">
            <w:drawing>
              <wp:anchor distT="0" distB="0" distL="114300" distR="114300" simplePos="0" relativeHeight="251652096" behindDoc="0" locked="0" layoutInCell="1" allowOverlap="1" wp14:anchorId="791A0B0E" wp14:editId="59005C5F">
                <wp:simplePos x="0" y="0"/>
                <wp:positionH relativeFrom="column">
                  <wp:posOffset>3375660</wp:posOffset>
                </wp:positionH>
                <wp:positionV relativeFrom="paragraph">
                  <wp:posOffset>65405</wp:posOffset>
                </wp:positionV>
                <wp:extent cx="659765" cy="172085"/>
                <wp:effectExtent l="0" t="1270" r="1905" b="0"/>
                <wp:wrapNone/>
                <wp:docPr id="31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86B3D" w14:textId="39B4513A" w:rsidR="005B7D00" w:rsidRDefault="005B7D00">
                            <w:pPr>
                              <w:spacing w:line="150" w:lineRule="exact"/>
                              <w:rPr>
                                <w:sz w:val="14"/>
                                <w:szCs w:val="14"/>
                              </w:rPr>
                            </w:pPr>
                            <w:r>
                              <w:rPr>
                                <w:sz w:val="14"/>
                                <w:szCs w:val="14"/>
                              </w:rPr>
                              <w:t>T-Connector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A0B0E" id="Text Box 454" o:spid="_x0000_s1050" type="#_x0000_t202" style="position:absolute;left:0;text-align:left;margin-left:265.8pt;margin-top:5.15pt;width:51.95pt;height:13.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" filled="f" stroked="f">
                <v:textbox>
                  <w:txbxContent>
                    <w:p w14:paraId="57B86B3D" w14:textId="39B4513A" w:rsidR="005B7D00" w:rsidRDefault="005B7D00">
                      <w:pPr>
                        <w:spacing w:line="150" w:lineRule="exact"/>
                        <w:rPr>
                          <w:sz w:val="14"/>
                          <w:szCs w:val="14"/>
                        </w:rPr>
                      </w:pPr>
                      <w:r>
                        <w:rPr>
                          <w:sz w:val="14"/>
                          <w:szCs w:val="14"/>
                        </w:rPr>
                        <w:t>T-Connector</w:t>
                      </w:r>
                    </w:p>
                  </w:txbxContent>
                </v:textbox>
              </v:shape>
            </w:pict>
          </mc:Fallback>
        </mc:AlternateContent>
      </w:r>
    </w:p>
    <w:p w14:paraId="2309163C" w14:textId="77777777" w:rsidR="00784FFE" w:rsidRPr="00AF1805" w:rsidRDefault="000B196B">
      <w:pPr>
        <w:spacing w:line="200" w:lineRule="exact"/>
      </w:pPr>
      <w:r>
        <w:rPr>
          <w:rFonts w:hint="eastAsia"/>
        </w:rPr>
        <w:t>For</w:t>
      </w:r>
      <w:r>
        <w:t xml:space="preserve"> DN50 and above</w:t>
      </w:r>
    </w:p>
    <w:p w14:paraId="2EA6BE69" w14:textId="77777777" w:rsidR="00A1320F" w:rsidRPr="00AF1805" w:rsidRDefault="00CF0728">
      <w:pPr>
        <w:spacing w:line="200" w:lineRule="exact"/>
      </w:pPr>
      <w:r w:rsidRPr="00AF1805">
        <w:t>(1) Install the red-labeled temperature sensor into the temperature sensor mounting pocket on the flow-cell. Refer to the lower left figure for details.</w:t>
      </w:r>
    </w:p>
    <w:p w14:paraId="4DE387FA" w14:textId="77777777" w:rsidR="00A1320F" w:rsidRPr="00AF1805" w:rsidRDefault="00CF0728">
      <w:pPr>
        <w:spacing w:line="200" w:lineRule="exact"/>
      </w:pPr>
      <w:r w:rsidRPr="00AF1805">
        <w:t>(2) On the return pipe (assuming the heat meter is installed on the supply pipe), make a hole with size slightly bigger than the mounting pocket.</w:t>
      </w:r>
    </w:p>
    <w:p w14:paraId="2CE466C0" w14:textId="77777777" w:rsidR="00A1320F" w:rsidRPr="00AF1805" w:rsidRDefault="00CF0728">
      <w:pPr>
        <w:spacing w:line="200" w:lineRule="exact"/>
      </w:pPr>
      <w:r w:rsidRPr="00AF1805">
        <w:t>(3) Insert the mounting pocket into the hole and weld it onto the return pipe.</w:t>
      </w:r>
    </w:p>
    <w:p w14:paraId="5146A0ED" w14:textId="7868CD7D" w:rsidR="00A1320F" w:rsidRPr="00AF1805" w:rsidRDefault="00CF0728">
      <w:pPr>
        <w:spacing w:line="200" w:lineRule="exact"/>
      </w:pPr>
      <w:r w:rsidRPr="00AF1805">
        <w:t>(4) Install the blue-labeled temperature sensor into the mounting pocket</w:t>
      </w:r>
      <w:r w:rsidR="00F67BE6" w:rsidRPr="00AF1805">
        <w:t xml:space="preserve">: </w:t>
      </w:r>
      <w:r w:rsidRPr="00AF1805">
        <w:br/>
        <w:t>- For DN80 and larger meters, refer to the lower center figure.</w:t>
      </w:r>
      <w:r w:rsidRPr="00AF1805">
        <w:br/>
        <w:t>- For DN50 and DN65 meters, refer to the lower right figure.</w:t>
      </w:r>
    </w:p>
    <w:p w14:paraId="1D988163" w14:textId="2F1D67B0" w:rsidR="00A1320F" w:rsidRPr="00AF1805" w:rsidRDefault="00A1320F">
      <w:pPr>
        <w:spacing w:line="200" w:lineRule="exact"/>
      </w:pPr>
    </w:p>
    <w:p w14:paraId="7EA86BE8" w14:textId="67A03296" w:rsidR="00CA31BF" w:rsidRPr="00AF1805" w:rsidRDefault="0034137A">
      <w:pPr>
        <w:spacing w:line="200" w:lineRule="exact"/>
      </w:pPr>
      <w:r>
        <w:rPr>
          <w:noProof/>
        </w:rPr>
        <w:drawing>
          <wp:anchor distT="0" distB="0" distL="114300" distR="114300" simplePos="0" relativeHeight="251623424" behindDoc="0" locked="0" layoutInCell="1" allowOverlap="1" wp14:anchorId="3CF4966B" wp14:editId="65C37531">
            <wp:simplePos x="0" y="0"/>
            <wp:positionH relativeFrom="column">
              <wp:posOffset>1764030</wp:posOffset>
            </wp:positionH>
            <wp:positionV relativeFrom="paragraph">
              <wp:posOffset>41910</wp:posOffset>
            </wp:positionV>
            <wp:extent cx="552450" cy="1962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40A549" w14:textId="6D1B9127" w:rsidR="00A1320F" w:rsidRPr="00AF1805" w:rsidRDefault="006F329E">
      <w:pPr>
        <w:spacing w:line="200" w:lineRule="exact"/>
      </w:pPr>
      <w:r>
        <w:rPr>
          <w:noProof/>
        </w:rPr>
        <w:drawing>
          <wp:anchor distT="0" distB="0" distL="114300" distR="114300" simplePos="0" relativeHeight="251637760" behindDoc="0" locked="0" layoutInCell="1" allowOverlap="1" wp14:anchorId="77271A75" wp14:editId="6D379915">
            <wp:simplePos x="0" y="0"/>
            <wp:positionH relativeFrom="column">
              <wp:posOffset>-161835</wp:posOffset>
            </wp:positionH>
            <wp:positionV relativeFrom="paragraph">
              <wp:posOffset>83853</wp:posOffset>
            </wp:positionV>
            <wp:extent cx="1425295" cy="1692234"/>
            <wp:effectExtent l="19050" t="0" r="3455" b="0"/>
            <wp:wrapNone/>
            <wp:docPr id="8" name="图片 7" descr="QQ图片20170614150321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614150321副本.png"/>
                    <pic:cNvPicPr/>
                  </pic:nvPicPr>
                  <pic:blipFill>
                    <a:blip r:embed="rId38" cstate="print"/>
                    <a:stretch>
                      <a:fillRect/>
                    </a:stretch>
                  </pic:blipFill>
                  <pic:spPr>
                    <a:xfrm>
                      <a:off x="0" y="0"/>
                      <a:ext cx="1425295" cy="1692234"/>
                    </a:xfrm>
                    <a:prstGeom prst="rect">
                      <a:avLst/>
                    </a:prstGeom>
                  </pic:spPr>
                </pic:pic>
              </a:graphicData>
            </a:graphic>
          </wp:anchor>
        </w:drawing>
      </w:r>
    </w:p>
    <w:p w14:paraId="31119AB1" w14:textId="77777777" w:rsidR="00A1320F" w:rsidRPr="00AF1805" w:rsidRDefault="00784FFE">
      <w:pPr>
        <w:spacing w:line="200" w:lineRule="exact"/>
      </w:pPr>
      <w:r>
        <w:rPr>
          <w:noProof/>
        </w:rPr>
        <w:drawing>
          <wp:anchor distT="0" distB="0" distL="114300" distR="114300" simplePos="0" relativeHeight="251633664" behindDoc="0" locked="0" layoutInCell="1" allowOverlap="1" wp14:anchorId="6EC3B8B3" wp14:editId="6591AE00">
            <wp:simplePos x="0" y="0"/>
            <wp:positionH relativeFrom="column">
              <wp:posOffset>2976245</wp:posOffset>
            </wp:positionH>
            <wp:positionV relativeFrom="paragraph">
              <wp:posOffset>-2540</wp:posOffset>
            </wp:positionV>
            <wp:extent cx="800735" cy="1828800"/>
            <wp:effectExtent l="0" t="0" r="0" b="0"/>
            <wp:wrapNone/>
            <wp:docPr id="6" name="图片 5" descr="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2.png"/>
                    <pic:cNvPicPr/>
                  </pic:nvPicPr>
                  <pic:blipFill>
                    <a:blip r:embed="rId39" cstate="print"/>
                    <a:stretch>
                      <a:fillRect/>
                    </a:stretch>
                  </pic:blipFill>
                  <pic:spPr>
                    <a:xfrm>
                      <a:off x="0" y="0"/>
                      <a:ext cx="800735" cy="1828800"/>
                    </a:xfrm>
                    <a:prstGeom prst="rect">
                      <a:avLst/>
                    </a:prstGeom>
                  </pic:spPr>
                </pic:pic>
              </a:graphicData>
            </a:graphic>
          </wp:anchor>
        </w:drawing>
      </w:r>
    </w:p>
    <w:p w14:paraId="0B68427C" w14:textId="0B14AEA0" w:rsidR="00A1320F" w:rsidRPr="00AF1805" w:rsidRDefault="0053331B">
      <w:pPr>
        <w:spacing w:line="200" w:lineRule="exact"/>
      </w:pPr>
      <w:r>
        <w:rPr>
          <w:noProof/>
        </w:rPr>
        <mc:AlternateContent>
          <mc:Choice Requires="wps">
            <w:drawing>
              <wp:anchor distT="0" distB="0" distL="114300" distR="114300" simplePos="0" relativeHeight="251659264" behindDoc="0" locked="0" layoutInCell="1" allowOverlap="1" wp14:anchorId="20CD2353" wp14:editId="21E5E1D0">
                <wp:simplePos x="0" y="0"/>
                <wp:positionH relativeFrom="column">
                  <wp:posOffset>2159635</wp:posOffset>
                </wp:positionH>
                <wp:positionV relativeFrom="paragraph">
                  <wp:posOffset>22860</wp:posOffset>
                </wp:positionV>
                <wp:extent cx="476250" cy="266700"/>
                <wp:effectExtent l="0" t="0" r="1270" b="3175"/>
                <wp:wrapNone/>
                <wp:docPr id="313"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5A7B8" w14:textId="77777777" w:rsidR="005B7D00" w:rsidRPr="00B61B9A" w:rsidRDefault="005B7D00">
                            <w:pPr>
                              <w:spacing w:line="120" w:lineRule="exact"/>
                              <w:rPr>
                                <w:rFonts w:ascii="Arial Unicode MS" w:eastAsia="Arial Unicode MS" w:hAnsi="Arial Unicode MS" w:cs="Arial Unicode MS"/>
                                <w:sz w:val="12"/>
                                <w:szCs w:val="12"/>
                              </w:rPr>
                            </w:pPr>
                            <w:r w:rsidRPr="0034137A">
                              <w:rPr>
                                <w:rFonts w:ascii="Arial Unicode MS" w:eastAsia="Arial Unicode MS" w:hAnsi="Arial Unicode MS" w:cs="Arial Unicode MS"/>
                                <w:sz w:val="12"/>
                                <w:szCs w:val="12"/>
                              </w:rPr>
                              <w:t>PT1000 Temperature 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D2353" id="Text Box 461" o:spid="_x0000_s1051" type="#_x0000_t202" style="position:absolute;left:0;text-align:left;margin-left:170.05pt;margin-top:1.8pt;width:3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" filled="f" stroked="f">
                <v:textbox inset="0,0,0,0">
                  <w:txbxContent>
                    <w:p w14:paraId="15F5A7B8" w14:textId="77777777" w:rsidR="005B7D00" w:rsidRPr="00B61B9A" w:rsidRDefault="005B7D00">
                      <w:pPr>
                        <w:spacing w:line="120" w:lineRule="exact"/>
                        <w:rPr>
                          <w:rFonts w:ascii="Arial Unicode MS" w:eastAsia="Arial Unicode MS" w:hAnsi="Arial Unicode MS" w:cs="Arial Unicode MS"/>
                          <w:sz w:val="12"/>
                          <w:szCs w:val="12"/>
                        </w:rPr>
                      </w:pPr>
                      <w:r w:rsidRPr="0034137A">
                        <w:rPr>
                          <w:rFonts w:ascii="Arial Unicode MS" w:eastAsia="Arial Unicode MS" w:hAnsi="Arial Unicode MS" w:cs="Arial Unicode MS"/>
                          <w:sz w:val="12"/>
                          <w:szCs w:val="12"/>
                        </w:rPr>
                        <w:t>PT1000 Temperature Sensor</w:t>
                      </w:r>
                    </w:p>
                  </w:txbxContent>
                </v:textbox>
              </v:shape>
            </w:pict>
          </mc:Fallback>
        </mc:AlternateContent>
      </w:r>
    </w:p>
    <w:p w14:paraId="39CB3BC8" w14:textId="57A39F4A" w:rsidR="00A1320F" w:rsidRPr="00AF1805" w:rsidRDefault="0053331B">
      <w:pPr>
        <w:spacing w:line="200" w:lineRule="exact"/>
      </w:pPr>
      <w:r>
        <w:rPr>
          <w:noProof/>
        </w:rPr>
        <mc:AlternateContent>
          <mc:Choice Requires="wps">
            <w:drawing>
              <wp:anchor distT="0" distB="0" distL="114300" distR="114300" simplePos="0" relativeHeight="251694080" behindDoc="0" locked="0" layoutInCell="1" allowOverlap="1" wp14:anchorId="78D0DB26" wp14:editId="003A4CDE">
                <wp:simplePos x="0" y="0"/>
                <wp:positionH relativeFrom="column">
                  <wp:posOffset>2900680</wp:posOffset>
                </wp:positionH>
                <wp:positionV relativeFrom="paragraph">
                  <wp:posOffset>6350</wp:posOffset>
                </wp:positionV>
                <wp:extent cx="476250" cy="266700"/>
                <wp:effectExtent l="0" t="2540" r="3175" b="0"/>
                <wp:wrapNone/>
                <wp:docPr id="312"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AFC7E" w14:textId="77777777" w:rsidR="005B7D00" w:rsidRPr="00B61B9A"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PT1000 Temperature 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0DB26" id="Text Box 862" o:spid="_x0000_s1052" type="#_x0000_t202" style="position:absolute;left:0;text-align:left;margin-left:228.4pt;margin-top:.5pt;width:3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" stroked="f">
                <v:textbox inset="0,0,0,0">
                  <w:txbxContent>
                    <w:p w14:paraId="2A1AFC7E" w14:textId="77777777" w:rsidR="005B7D00" w:rsidRPr="00B61B9A"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PT1000 Temperature Sensor</w:t>
                      </w:r>
                    </w:p>
                  </w:txbxContent>
                </v:textbox>
              </v:shape>
            </w:pict>
          </mc:Fallback>
        </mc:AlternateContent>
      </w:r>
    </w:p>
    <w:p w14:paraId="44C12BFE" w14:textId="77777777" w:rsidR="00A1320F" w:rsidRPr="00AF1805" w:rsidRDefault="00A1320F">
      <w:pPr>
        <w:spacing w:line="200" w:lineRule="exact"/>
      </w:pPr>
    </w:p>
    <w:p w14:paraId="41C17BED" w14:textId="77777777" w:rsidR="00A1320F" w:rsidRPr="00AF1805" w:rsidRDefault="00A1320F">
      <w:pPr>
        <w:spacing w:line="200" w:lineRule="exact"/>
      </w:pPr>
    </w:p>
    <w:p w14:paraId="36BC05F8" w14:textId="77777777" w:rsidR="00A1320F" w:rsidRPr="00AF1805" w:rsidRDefault="00CF0728">
      <w:pPr>
        <w:tabs>
          <w:tab w:val="right" w:pos="6011"/>
        </w:tabs>
        <w:spacing w:line="200" w:lineRule="exact"/>
      </w:pPr>
      <w:r w:rsidRPr="00AF1805">
        <w:tab/>
      </w:r>
    </w:p>
    <w:p w14:paraId="663DD0E2" w14:textId="54981A01" w:rsidR="00A1320F" w:rsidRPr="00AF1805" w:rsidRDefault="0053331B">
      <w:pPr>
        <w:spacing w:line="200" w:lineRule="exact"/>
      </w:pPr>
      <w:r>
        <w:rPr>
          <w:noProof/>
        </w:rPr>
        <mc:AlternateContent>
          <mc:Choice Requires="wps">
            <w:drawing>
              <wp:anchor distT="0" distB="0" distL="114300" distR="114300" simplePos="0" relativeHeight="251661312" behindDoc="0" locked="0" layoutInCell="1" allowOverlap="1" wp14:anchorId="7F744340" wp14:editId="529FB964">
                <wp:simplePos x="0" y="0"/>
                <wp:positionH relativeFrom="column">
                  <wp:posOffset>2202180</wp:posOffset>
                </wp:positionH>
                <wp:positionV relativeFrom="paragraph">
                  <wp:posOffset>64770</wp:posOffset>
                </wp:positionV>
                <wp:extent cx="539115" cy="203200"/>
                <wp:effectExtent l="3175" t="0" r="635" b="0"/>
                <wp:wrapNone/>
                <wp:docPr id="311"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203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958725" w14:textId="77777777" w:rsidR="005B7D00" w:rsidRPr="00B61B9A"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Thermal-well sleeve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44340" id="Text Box 462" o:spid="_x0000_s1053" type="#_x0000_t202" style="position:absolute;left:0;text-align:left;margin-left:173.4pt;margin-top:5.1pt;width:42.45pt;height: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rV9gAIAAAo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" stroked="f">
                <v:textbox inset="0,0,0,0">
                  <w:txbxContent>
                    <w:p w14:paraId="27958725" w14:textId="77777777" w:rsidR="005B7D00" w:rsidRPr="00B61B9A"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Thermal-well sleeve</w:t>
                      </w:r>
                    </w:p>
                  </w:txbxContent>
                </v:textbox>
              </v:shape>
            </w:pict>
          </mc:Fallback>
        </mc:AlternateContent>
      </w:r>
    </w:p>
    <w:p w14:paraId="6C836D7A" w14:textId="0323C353" w:rsidR="00A1320F" w:rsidRPr="00AF1805" w:rsidRDefault="0053331B">
      <w:pPr>
        <w:spacing w:line="200" w:lineRule="exact"/>
      </w:pPr>
      <w:r>
        <w:rPr>
          <w:noProof/>
        </w:rPr>
        <mc:AlternateContent>
          <mc:Choice Requires="wps">
            <w:drawing>
              <wp:anchor distT="0" distB="0" distL="114300" distR="114300" simplePos="0" relativeHeight="251654144" behindDoc="0" locked="0" layoutInCell="1" allowOverlap="1" wp14:anchorId="2A44F798" wp14:editId="4A0D813C">
                <wp:simplePos x="0" y="0"/>
                <wp:positionH relativeFrom="column">
                  <wp:posOffset>817245</wp:posOffset>
                </wp:positionH>
                <wp:positionV relativeFrom="paragraph">
                  <wp:posOffset>90170</wp:posOffset>
                </wp:positionV>
                <wp:extent cx="563245" cy="196850"/>
                <wp:effectExtent l="0" t="0" r="0" b="0"/>
                <wp:wrapNone/>
                <wp:docPr id="310"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196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21B" w14:textId="77777777" w:rsidR="005B7D00" w:rsidRPr="00D250DF" w:rsidRDefault="005B7D00">
                            <w:pPr>
                              <w:spacing w:line="120" w:lineRule="exact"/>
                              <w:rPr>
                                <w:rFonts w:ascii="Arial Unicode MS" w:eastAsia="Arial Unicode MS" w:hAnsi="Arial Unicode MS" w:cs="Arial Unicode MS"/>
                                <w:sz w:val="12"/>
                                <w:szCs w:val="12"/>
                              </w:rPr>
                            </w:pPr>
                            <w:r w:rsidRPr="00D250DF">
                              <w:rPr>
                                <w:rFonts w:ascii="Arial Unicode MS" w:eastAsia="Arial Unicode MS" w:hAnsi="Arial Unicode MS" w:cs="Arial Unicode MS"/>
                                <w:sz w:val="12"/>
                                <w:szCs w:val="12"/>
                              </w:rPr>
                              <w:t>Mounting Pocket (Supply)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4F798" id="Text Box 455" o:spid="_x0000_s1054" type="#_x0000_t202" style="position:absolute;left:0;text-align:left;margin-left:64.35pt;margin-top:7.1pt;width:44.35pt;height:1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" stroked="f">
                <v:textbox inset="0,0,0,0">
                  <w:txbxContent>
                    <w:p w14:paraId="5A83721B" w14:textId="77777777" w:rsidR="005B7D00" w:rsidRPr="00D250DF" w:rsidRDefault="005B7D00">
                      <w:pPr>
                        <w:spacing w:line="120" w:lineRule="exact"/>
                        <w:rPr>
                          <w:rFonts w:ascii="Arial Unicode MS" w:eastAsia="Arial Unicode MS" w:hAnsi="Arial Unicode MS" w:cs="Arial Unicode MS"/>
                          <w:sz w:val="12"/>
                          <w:szCs w:val="12"/>
                        </w:rPr>
                      </w:pPr>
                      <w:r w:rsidRPr="00D250DF">
                        <w:rPr>
                          <w:rFonts w:ascii="Arial Unicode MS" w:eastAsia="Arial Unicode MS" w:hAnsi="Arial Unicode MS" w:cs="Arial Unicode MS"/>
                          <w:sz w:val="12"/>
                          <w:szCs w:val="12"/>
                        </w:rPr>
                        <w:t>Mounting Pocket (Supply)</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2DB5A1C" wp14:editId="2D765FF5">
                <wp:simplePos x="0" y="0"/>
                <wp:positionH relativeFrom="column">
                  <wp:posOffset>3441700</wp:posOffset>
                </wp:positionH>
                <wp:positionV relativeFrom="paragraph">
                  <wp:posOffset>104140</wp:posOffset>
                </wp:positionV>
                <wp:extent cx="318135" cy="131445"/>
                <wp:effectExtent l="4445" t="1905" r="1270" b="0"/>
                <wp:wrapNone/>
                <wp:docPr id="309"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8F0FD" w14:textId="77777777" w:rsidR="005B7D00" w:rsidRDefault="005B7D00" w:rsidP="0064185F">
                            <w:pPr>
                              <w:spacing w:line="120" w:lineRule="exact"/>
                              <w:rPr>
                                <w:sz w:val="12"/>
                                <w:szCs w:val="12"/>
                              </w:rPr>
                            </w:pPr>
                            <w:r>
                              <w:rPr>
                                <w:rFonts w:hint="eastAsia"/>
                                <w:sz w:val="12"/>
                                <w:szCs w:val="12"/>
                              </w:rPr>
                              <w:t>O-ring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B5A1C" id="Text Box 860" o:spid="_x0000_s1055" type="#_x0000_t202" style="position:absolute;left:0;text-align:left;margin-left:271pt;margin-top:8.2pt;width:25.05pt;height:1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" filled="f" stroked="f">
                <v:textbox inset="0,0,0,0">
                  <w:txbxContent>
                    <w:p w14:paraId="2128F0FD" w14:textId="77777777" w:rsidR="005B7D00" w:rsidRDefault="005B7D00" w:rsidP="0064185F">
                      <w:pPr>
                        <w:spacing w:line="120" w:lineRule="exact"/>
                        <w:rPr>
                          <w:sz w:val="12"/>
                          <w:szCs w:val="12"/>
                        </w:rPr>
                      </w:pPr>
                      <w:r>
                        <w:rPr>
                          <w:rFonts w:hint="eastAsia"/>
                          <w:sz w:val="12"/>
                          <w:szCs w:val="12"/>
                        </w:rPr>
                        <w:t>O-ring</w:t>
                      </w:r>
                    </w:p>
                  </w:txbxContent>
                </v:textbox>
              </v:shape>
            </w:pict>
          </mc:Fallback>
        </mc:AlternateContent>
      </w:r>
    </w:p>
    <w:p w14:paraId="090BD96F" w14:textId="38F3FC6B" w:rsidR="00A1320F" w:rsidRPr="00AF1805" w:rsidRDefault="0053331B">
      <w:pPr>
        <w:spacing w:line="200" w:lineRule="exact"/>
      </w:pPr>
      <w:r>
        <w:rPr>
          <w:noProof/>
        </w:rPr>
        <mc:AlternateContent>
          <mc:Choice Requires="wps">
            <w:drawing>
              <wp:anchor distT="0" distB="0" distL="114300" distR="114300" simplePos="0" relativeHeight="251662336" behindDoc="0" locked="0" layoutInCell="1" allowOverlap="1" wp14:anchorId="241CC07C" wp14:editId="6B1C54F4">
                <wp:simplePos x="0" y="0"/>
                <wp:positionH relativeFrom="column">
                  <wp:posOffset>2159635</wp:posOffset>
                </wp:positionH>
                <wp:positionV relativeFrom="paragraph">
                  <wp:posOffset>108585</wp:posOffset>
                </wp:positionV>
                <wp:extent cx="528320" cy="194945"/>
                <wp:effectExtent l="0" t="0" r="0" b="0"/>
                <wp:wrapNone/>
                <wp:docPr id="308"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16B5A" w14:textId="77777777" w:rsidR="005B7D00" w:rsidRDefault="005B7D00">
                            <w:pPr>
                              <w:spacing w:line="120" w:lineRule="exact"/>
                              <w:rPr>
                                <w:rFonts w:ascii="微软雅黑" w:eastAsia="微软雅黑" w:hAnsi="微软雅黑"/>
                                <w:sz w:val="12"/>
                                <w:szCs w:val="12"/>
                              </w:rPr>
                            </w:pPr>
                            <w:r w:rsidRPr="0064185F">
                              <w:rPr>
                                <w:rFonts w:ascii="微软雅黑" w:eastAsia="微软雅黑" w:hAnsi="微软雅黑"/>
                                <w:sz w:val="12"/>
                                <w:szCs w:val="12"/>
                              </w:rPr>
                              <w:t>Please wrap</w:t>
                            </w:r>
                          </w:p>
                          <w:p w14:paraId="5540518E" w14:textId="77777777" w:rsidR="005B7D00" w:rsidRPr="0064185F" w:rsidRDefault="005B7D00">
                            <w:pPr>
                              <w:spacing w:line="120" w:lineRule="exact"/>
                              <w:rPr>
                                <w:rFonts w:ascii="微软雅黑" w:eastAsia="微软雅黑" w:hAnsi="微软雅黑"/>
                                <w:sz w:val="12"/>
                                <w:szCs w:val="12"/>
                              </w:rPr>
                            </w:pPr>
                            <w:r w:rsidRPr="0064185F">
                              <w:rPr>
                                <w:rFonts w:ascii="微软雅黑" w:eastAsia="微软雅黑" w:hAnsi="微软雅黑"/>
                                <w:sz w:val="12"/>
                                <w:szCs w:val="12"/>
                              </w:rPr>
                              <w:t>Teflon to seal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CC07C" id="Text Box 463" o:spid="_x0000_s1056" type="#_x0000_t202" style="position:absolute;left:0;text-align:left;margin-left:170.05pt;margin-top:8.55pt;width:41.6pt;height:1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NWsQIAALQ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" filled="f" stroked="f">
                <v:textbox inset="0,0,0,0">
                  <w:txbxContent>
                    <w:p w14:paraId="56C16B5A" w14:textId="77777777" w:rsidR="005B7D00" w:rsidRDefault="005B7D00">
                      <w:pPr>
                        <w:spacing w:line="120" w:lineRule="exact"/>
                        <w:rPr>
                          <w:rFonts w:ascii="微软雅黑" w:eastAsia="微软雅黑" w:hAnsi="微软雅黑"/>
                          <w:sz w:val="12"/>
                          <w:szCs w:val="12"/>
                        </w:rPr>
                      </w:pPr>
                      <w:r w:rsidRPr="0064185F">
                        <w:rPr>
                          <w:rFonts w:ascii="微软雅黑" w:eastAsia="微软雅黑" w:hAnsi="微软雅黑"/>
                          <w:sz w:val="12"/>
                          <w:szCs w:val="12"/>
                        </w:rPr>
                        <w:t>Please wrap</w:t>
                      </w:r>
                    </w:p>
                    <w:p w14:paraId="5540518E" w14:textId="77777777" w:rsidR="005B7D00" w:rsidRPr="0064185F" w:rsidRDefault="005B7D00">
                      <w:pPr>
                        <w:spacing w:line="120" w:lineRule="exact"/>
                        <w:rPr>
                          <w:rFonts w:ascii="微软雅黑" w:eastAsia="微软雅黑" w:hAnsi="微软雅黑"/>
                          <w:sz w:val="12"/>
                          <w:szCs w:val="12"/>
                        </w:rPr>
                      </w:pPr>
                      <w:r w:rsidRPr="0064185F">
                        <w:rPr>
                          <w:rFonts w:ascii="微软雅黑" w:eastAsia="微软雅黑" w:hAnsi="微软雅黑"/>
                          <w:sz w:val="12"/>
                          <w:szCs w:val="12"/>
                        </w:rPr>
                        <w:t>Teflon to seal</w:t>
                      </w:r>
                    </w:p>
                  </w:txbxContent>
                </v:textbox>
              </v:shape>
            </w:pict>
          </mc:Fallback>
        </mc:AlternateContent>
      </w:r>
      <w:r>
        <w:rPr>
          <w:b/>
          <w:noProof/>
        </w:rPr>
        <mc:AlternateContent>
          <mc:Choice Requires="wps">
            <w:drawing>
              <wp:anchor distT="0" distB="0" distL="114300" distR="114300" simplePos="0" relativeHeight="251656192" behindDoc="0" locked="0" layoutInCell="1" allowOverlap="1" wp14:anchorId="7E11267E" wp14:editId="766C1A87">
                <wp:simplePos x="0" y="0"/>
                <wp:positionH relativeFrom="column">
                  <wp:posOffset>-395605</wp:posOffset>
                </wp:positionH>
                <wp:positionV relativeFrom="paragraph">
                  <wp:posOffset>161290</wp:posOffset>
                </wp:positionV>
                <wp:extent cx="744220" cy="408940"/>
                <wp:effectExtent l="0" t="0" r="2540" b="0"/>
                <wp:wrapNone/>
                <wp:docPr id="306"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A6D8C" w14:textId="77777777" w:rsidR="005B7D00" w:rsidRDefault="005B7D00">
                            <w:pPr>
                              <w:spacing w:line="120" w:lineRule="exact"/>
                              <w:rPr>
                                <w:sz w:val="12"/>
                                <w:szCs w:val="12"/>
                              </w:rPr>
                            </w:pPr>
                            <w:r>
                              <w:rPr>
                                <w:sz w:val="12"/>
                                <w:szCs w:val="12"/>
                              </w:rPr>
                              <w:t>Thermal-well</w:t>
                            </w:r>
                          </w:p>
                          <w:p w14:paraId="07A97B1D" w14:textId="77777777" w:rsidR="005B7D00" w:rsidRDefault="005B7D00">
                            <w:pPr>
                              <w:spacing w:line="120" w:lineRule="exact"/>
                              <w:rPr>
                                <w:sz w:val="12"/>
                                <w:szCs w:val="12"/>
                              </w:rPr>
                            </w:pPr>
                            <w:r>
                              <w:rPr>
                                <w:sz w:val="12"/>
                                <w:szCs w:val="12"/>
                              </w:rPr>
                              <w:t>Sleeve</w:t>
                            </w:r>
                          </w:p>
                          <w:p w14:paraId="0BE4C68E" w14:textId="77777777" w:rsidR="005B7D00" w:rsidRDefault="005B7D00">
                            <w:pPr>
                              <w:spacing w:line="120" w:lineRule="exact"/>
                              <w:rPr>
                                <w:sz w:val="12"/>
                                <w:szCs w:val="12"/>
                              </w:rPr>
                            </w:pPr>
                            <w:r>
                              <w:rPr>
                                <w:sz w:val="12"/>
                                <w:szCs w:val="12"/>
                              </w:rPr>
                              <w:t>(For sizes ≥DN80</w:t>
                            </w:r>
                          </w:p>
                          <w:p w14:paraId="62A1DFD8" w14:textId="77777777" w:rsidR="005B7D00" w:rsidRDefault="005B7D00">
                            <w:pPr>
                              <w:spacing w:line="120" w:lineRule="exact"/>
                              <w:rPr>
                                <w:sz w:val="12"/>
                                <w:szCs w:val="12"/>
                              </w:rPr>
                            </w:pPr>
                            <w:r>
                              <w:rPr>
                                <w:sz w:val="12"/>
                                <w:szCs w:val="12"/>
                              </w:rPr>
                              <w:t>only)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1267E" id="Text Box 458" o:spid="_x0000_s1057" type="#_x0000_t202" style="position:absolute;left:0;text-align:left;margin-left:-31.15pt;margin-top:12.7pt;width:58.6pt;height:3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" stroked="f">
                <v:textbox>
                  <w:txbxContent>
                    <w:p w14:paraId="65DA6D8C" w14:textId="77777777" w:rsidR="005B7D00" w:rsidRDefault="005B7D00">
                      <w:pPr>
                        <w:spacing w:line="120" w:lineRule="exact"/>
                        <w:rPr>
                          <w:sz w:val="12"/>
                          <w:szCs w:val="12"/>
                        </w:rPr>
                      </w:pPr>
                      <w:r>
                        <w:rPr>
                          <w:sz w:val="12"/>
                          <w:szCs w:val="12"/>
                        </w:rPr>
                        <w:t>Thermal-well</w:t>
                      </w:r>
                    </w:p>
                    <w:p w14:paraId="07A97B1D" w14:textId="77777777" w:rsidR="005B7D00" w:rsidRDefault="005B7D00">
                      <w:pPr>
                        <w:spacing w:line="120" w:lineRule="exact"/>
                        <w:rPr>
                          <w:sz w:val="12"/>
                          <w:szCs w:val="12"/>
                        </w:rPr>
                      </w:pPr>
                      <w:r>
                        <w:rPr>
                          <w:sz w:val="12"/>
                          <w:szCs w:val="12"/>
                        </w:rPr>
                        <w:t>Sleeve</w:t>
                      </w:r>
                    </w:p>
                    <w:p w14:paraId="0BE4C68E" w14:textId="77777777" w:rsidR="005B7D00" w:rsidRDefault="005B7D00">
                      <w:pPr>
                        <w:spacing w:line="120" w:lineRule="exact"/>
                        <w:rPr>
                          <w:sz w:val="12"/>
                          <w:szCs w:val="12"/>
                        </w:rPr>
                      </w:pPr>
                      <w:r>
                        <w:rPr>
                          <w:sz w:val="12"/>
                          <w:szCs w:val="12"/>
                        </w:rPr>
                        <w:t>(For sizes ≥DN80</w:t>
                      </w:r>
                    </w:p>
                    <w:p w14:paraId="62A1DFD8" w14:textId="77777777" w:rsidR="005B7D00" w:rsidRDefault="005B7D00">
                      <w:pPr>
                        <w:spacing w:line="120" w:lineRule="exact"/>
                        <w:rPr>
                          <w:sz w:val="12"/>
                          <w:szCs w:val="12"/>
                        </w:rPr>
                      </w:pPr>
                      <w:r>
                        <w:rPr>
                          <w:sz w:val="12"/>
                          <w:szCs w:val="12"/>
                        </w:rPr>
                        <w:t>only)</w:t>
                      </w:r>
                    </w:p>
                  </w:txbxContent>
                </v:textbox>
              </v:shape>
            </w:pict>
          </mc:Fallback>
        </mc:AlternateContent>
      </w:r>
    </w:p>
    <w:p w14:paraId="26A13165" w14:textId="26D864E0" w:rsidR="00A1320F" w:rsidRPr="00AF1805" w:rsidRDefault="0053331B">
      <w:pPr>
        <w:spacing w:line="200" w:lineRule="exact"/>
      </w:pPr>
      <w:r>
        <w:rPr>
          <w:noProof/>
        </w:rPr>
        <mc:AlternateContent>
          <mc:Choice Requires="wps">
            <w:drawing>
              <wp:anchor distT="0" distB="0" distL="114300" distR="114300" simplePos="0" relativeHeight="251693056" behindDoc="0" locked="0" layoutInCell="1" allowOverlap="1" wp14:anchorId="72FE9A9E" wp14:editId="40B97C0A">
                <wp:simplePos x="0" y="0"/>
                <wp:positionH relativeFrom="column">
                  <wp:posOffset>3441700</wp:posOffset>
                </wp:positionH>
                <wp:positionV relativeFrom="paragraph">
                  <wp:posOffset>80010</wp:posOffset>
                </wp:positionV>
                <wp:extent cx="364490" cy="154305"/>
                <wp:effectExtent l="4445" t="3175" r="2540" b="4445"/>
                <wp:wrapNone/>
                <wp:docPr id="305"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079E3" w14:textId="77777777" w:rsidR="005B7D00"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Mounting</w:t>
                            </w:r>
                          </w:p>
                          <w:p w14:paraId="03F0C020" w14:textId="77777777" w:rsidR="005B7D00" w:rsidRPr="00B61B9A"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Pocket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E9A9E" id="Text Box 861" o:spid="_x0000_s1058" type="#_x0000_t202" style="position:absolute;left:0;text-align:left;margin-left:271pt;margin-top:6.3pt;width:28.7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" stroked="f">
                <v:textbox inset="0,0,0,0">
                  <w:txbxContent>
                    <w:p w14:paraId="072079E3" w14:textId="77777777" w:rsidR="005B7D00"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Mounting</w:t>
                      </w:r>
                    </w:p>
                    <w:p w14:paraId="03F0C020" w14:textId="77777777" w:rsidR="005B7D00" w:rsidRPr="00B61B9A"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Pocket</w:t>
                      </w:r>
                    </w:p>
                  </w:txbxContent>
                </v:textbox>
              </v:shape>
            </w:pict>
          </mc:Fallback>
        </mc:AlternateContent>
      </w:r>
    </w:p>
    <w:p w14:paraId="10F0C0C4" w14:textId="1A94DA39" w:rsidR="00A1320F" w:rsidRPr="00AF1805" w:rsidRDefault="0053331B">
      <w:pPr>
        <w:spacing w:line="200" w:lineRule="exact"/>
      </w:pPr>
      <w:r>
        <w:rPr>
          <w:noProof/>
        </w:rPr>
        <mc:AlternateContent>
          <mc:Choice Requires="wps">
            <w:drawing>
              <wp:anchor distT="0" distB="0" distL="114300" distR="114300" simplePos="0" relativeHeight="251695104" behindDoc="0" locked="0" layoutInCell="1" allowOverlap="1" wp14:anchorId="2C7EA080" wp14:editId="2599DBE0">
                <wp:simplePos x="0" y="0"/>
                <wp:positionH relativeFrom="column">
                  <wp:posOffset>709295</wp:posOffset>
                </wp:positionH>
                <wp:positionV relativeFrom="paragraph">
                  <wp:posOffset>49530</wp:posOffset>
                </wp:positionV>
                <wp:extent cx="476250" cy="266700"/>
                <wp:effectExtent l="0" t="4445" r="3810" b="0"/>
                <wp:wrapNone/>
                <wp:docPr id="304"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3271C" w14:textId="77777777" w:rsidR="005B7D00" w:rsidRPr="00B61B9A" w:rsidRDefault="005B7D00" w:rsidP="00D250DF">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PT1000 Temperature 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EA080" id="Text Box 863" o:spid="_x0000_s1059" type="#_x0000_t202" style="position:absolute;left:0;text-align:left;margin-left:55.85pt;margin-top:3.9pt;width:37.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" stroked="f">
                <v:textbox inset="0,0,0,0">
                  <w:txbxContent>
                    <w:p w14:paraId="20B3271C" w14:textId="77777777" w:rsidR="005B7D00" w:rsidRPr="00B61B9A" w:rsidRDefault="005B7D00" w:rsidP="00D250DF">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PT1000 Temperature Sensor</w:t>
                      </w:r>
                    </w:p>
                  </w:txbxContent>
                </v:textbox>
              </v:shape>
            </w:pict>
          </mc:Fallback>
        </mc:AlternateContent>
      </w:r>
    </w:p>
    <w:p w14:paraId="7F1FE735" w14:textId="4707B13D" w:rsidR="00A1320F" w:rsidRPr="00AF1805" w:rsidRDefault="0053331B">
      <w:pPr>
        <w:spacing w:line="200" w:lineRule="exact"/>
      </w:pPr>
      <w:r>
        <w:rPr>
          <w:noProof/>
        </w:rPr>
        <mc:AlternateContent>
          <mc:Choice Requires="wps">
            <w:drawing>
              <wp:anchor distT="0" distB="0" distL="114300" distR="114300" simplePos="0" relativeHeight="251663360" behindDoc="0" locked="0" layoutInCell="1" allowOverlap="1" wp14:anchorId="10E02725" wp14:editId="423A0612">
                <wp:simplePos x="0" y="0"/>
                <wp:positionH relativeFrom="column">
                  <wp:posOffset>2202180</wp:posOffset>
                </wp:positionH>
                <wp:positionV relativeFrom="paragraph">
                  <wp:posOffset>99060</wp:posOffset>
                </wp:positionV>
                <wp:extent cx="364490" cy="154305"/>
                <wp:effectExtent l="3175" t="0" r="3810" b="0"/>
                <wp:wrapNone/>
                <wp:docPr id="303"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DDD4E9" w14:textId="77777777" w:rsidR="005B7D00"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Mounting</w:t>
                            </w:r>
                          </w:p>
                          <w:p w14:paraId="653DF42A" w14:textId="77777777" w:rsidR="005B7D00" w:rsidRPr="00B61B9A"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Pocket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02725" id="Text Box 464" o:spid="_x0000_s1060" type="#_x0000_t202" style="position:absolute;left:0;text-align:left;margin-left:173.4pt;margin-top:7.8pt;width:28.7pt;height:1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" stroked="f">
                <v:textbox inset="0,0,0,0">
                  <w:txbxContent>
                    <w:p w14:paraId="7CDDD4E9" w14:textId="77777777" w:rsidR="005B7D00"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Mounting</w:t>
                      </w:r>
                    </w:p>
                    <w:p w14:paraId="653DF42A" w14:textId="77777777" w:rsidR="005B7D00" w:rsidRPr="00B61B9A"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Pocket</w:t>
                      </w:r>
                    </w:p>
                  </w:txbxContent>
                </v:textbox>
              </v:shape>
            </w:pict>
          </mc:Fallback>
        </mc:AlternateContent>
      </w:r>
    </w:p>
    <w:p w14:paraId="05F5CB74" w14:textId="77777777" w:rsidR="004E2A1E" w:rsidRPr="00AF1805" w:rsidRDefault="004E2A1E">
      <w:pPr>
        <w:spacing w:line="200" w:lineRule="exact"/>
        <w:rPr>
          <w:b/>
        </w:rPr>
      </w:pPr>
    </w:p>
    <w:p w14:paraId="418AC388" w14:textId="64BA10AC" w:rsidR="00A1320F" w:rsidRPr="00AF1805" w:rsidRDefault="0053331B">
      <w:pPr>
        <w:spacing w:line="200" w:lineRule="exact"/>
        <w:rPr>
          <w:b/>
        </w:rPr>
      </w:pPr>
      <w:r>
        <w:rPr>
          <w:noProof/>
        </w:rPr>
        <mc:AlternateContent>
          <mc:Choice Requires="wps">
            <w:drawing>
              <wp:anchor distT="0" distB="0" distL="114300" distR="114300" simplePos="0" relativeHeight="251655168" behindDoc="0" locked="0" layoutInCell="1" allowOverlap="1" wp14:anchorId="024A655A" wp14:editId="04B667D5">
                <wp:simplePos x="0" y="0"/>
                <wp:positionH relativeFrom="column">
                  <wp:posOffset>46990</wp:posOffset>
                </wp:positionH>
                <wp:positionV relativeFrom="paragraph">
                  <wp:posOffset>48895</wp:posOffset>
                </wp:positionV>
                <wp:extent cx="1041400" cy="296545"/>
                <wp:effectExtent l="635" t="3810" r="0" b="4445"/>
                <wp:wrapNone/>
                <wp:docPr id="302"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F683C" w14:textId="77777777" w:rsidR="005B7D00" w:rsidRDefault="005B7D00">
                            <w:pPr>
                              <w:spacing w:line="120" w:lineRule="exact"/>
                              <w:rPr>
                                <w:sz w:val="12"/>
                                <w:szCs w:val="12"/>
                              </w:rPr>
                            </w:pPr>
                            <w:r>
                              <w:rPr>
                                <w:sz w:val="12"/>
                                <w:szCs w:val="12"/>
                              </w:rPr>
                              <w:t>Temperature sensor</w:t>
                            </w:r>
                          </w:p>
                          <w:p w14:paraId="028E8005" w14:textId="77777777" w:rsidR="005B7D00" w:rsidRDefault="005B7D00">
                            <w:pPr>
                              <w:spacing w:line="120" w:lineRule="exact"/>
                              <w:rPr>
                                <w:sz w:val="12"/>
                                <w:szCs w:val="12"/>
                              </w:rPr>
                            </w:pPr>
                            <w:r>
                              <w:rPr>
                                <w:sz w:val="12"/>
                                <w:szCs w:val="12"/>
                              </w:rPr>
                              <w:t>Installation on the flow-cell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A655A" id="Text Box 457" o:spid="_x0000_s1061" type="#_x0000_t202" style="position:absolute;left:0;text-align:left;margin-left:3.7pt;margin-top:3.85pt;width:82pt;height: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" stroked="f">
                <v:textbox>
                  <w:txbxContent>
                    <w:p w14:paraId="133F683C" w14:textId="77777777" w:rsidR="005B7D00" w:rsidRDefault="005B7D00">
                      <w:pPr>
                        <w:spacing w:line="120" w:lineRule="exact"/>
                        <w:rPr>
                          <w:sz w:val="12"/>
                          <w:szCs w:val="12"/>
                        </w:rPr>
                      </w:pPr>
                      <w:r>
                        <w:rPr>
                          <w:sz w:val="12"/>
                          <w:szCs w:val="12"/>
                        </w:rPr>
                        <w:t>Temperature sensor</w:t>
                      </w:r>
                    </w:p>
                    <w:p w14:paraId="028E8005" w14:textId="77777777" w:rsidR="005B7D00" w:rsidRDefault="005B7D00">
                      <w:pPr>
                        <w:spacing w:line="120" w:lineRule="exact"/>
                        <w:rPr>
                          <w:sz w:val="12"/>
                          <w:szCs w:val="12"/>
                        </w:rPr>
                      </w:pPr>
                      <w:r>
                        <w:rPr>
                          <w:sz w:val="12"/>
                          <w:szCs w:val="12"/>
                        </w:rPr>
                        <w:t>Installation on the flow-cell</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7B1ED5EE" wp14:editId="0659373E">
                <wp:simplePos x="0" y="0"/>
                <wp:positionH relativeFrom="column">
                  <wp:posOffset>2947670</wp:posOffset>
                </wp:positionH>
                <wp:positionV relativeFrom="paragraph">
                  <wp:posOffset>107950</wp:posOffset>
                </wp:positionV>
                <wp:extent cx="1019175" cy="196215"/>
                <wp:effectExtent l="0" t="0" r="3810" b="0"/>
                <wp:wrapNone/>
                <wp:docPr id="301"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96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5AD00" w14:textId="77777777" w:rsidR="005B7D00" w:rsidRDefault="005B7D00">
                            <w:pPr>
                              <w:spacing w:line="120" w:lineRule="exact"/>
                              <w:rPr>
                                <w:sz w:val="12"/>
                                <w:szCs w:val="12"/>
                              </w:rPr>
                            </w:pPr>
                            <w:r>
                              <w:rPr>
                                <w:sz w:val="12"/>
                                <w:szCs w:val="12"/>
                              </w:rPr>
                              <w:t>For sizes DN50 and DN65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ED5EE" id="Text Box 460" o:spid="_x0000_s1062" type="#_x0000_t202" style="position:absolute;left:0;text-align:left;margin-left:232.1pt;margin-top:8.5pt;width:80.25pt;height:1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CShwIAABs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" stroked="f">
                <v:textbox>
                  <w:txbxContent>
                    <w:p w14:paraId="2535AD00" w14:textId="77777777" w:rsidR="005B7D00" w:rsidRDefault="005B7D00">
                      <w:pPr>
                        <w:spacing w:line="120" w:lineRule="exact"/>
                        <w:rPr>
                          <w:sz w:val="12"/>
                          <w:szCs w:val="12"/>
                        </w:rPr>
                      </w:pPr>
                      <w:r>
                        <w:rPr>
                          <w:sz w:val="12"/>
                          <w:szCs w:val="12"/>
                        </w:rPr>
                        <w:t>For sizes DN50 and DN65</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6901FA0E" wp14:editId="18405468">
                <wp:simplePos x="0" y="0"/>
                <wp:positionH relativeFrom="column">
                  <wp:posOffset>1818640</wp:posOffset>
                </wp:positionH>
                <wp:positionV relativeFrom="paragraph">
                  <wp:posOffset>107950</wp:posOffset>
                </wp:positionV>
                <wp:extent cx="748030" cy="196215"/>
                <wp:effectExtent l="635" t="0" r="3810" b="0"/>
                <wp:wrapNone/>
                <wp:docPr id="300"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196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A5A" w14:textId="77777777" w:rsidR="005B7D00" w:rsidRDefault="005B7D00">
                            <w:pPr>
                              <w:spacing w:line="120" w:lineRule="exact"/>
                              <w:rPr>
                                <w:sz w:val="12"/>
                                <w:szCs w:val="12"/>
                              </w:rPr>
                            </w:pPr>
                            <w:r>
                              <w:rPr>
                                <w:sz w:val="12"/>
                                <w:szCs w:val="12"/>
                              </w:rPr>
                              <w:t>For sizes ≥ DN80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1FA0E" id="Text Box 459" o:spid="_x0000_s1063" type="#_x0000_t202" style="position:absolute;left:0;text-align:left;margin-left:143.2pt;margin-top:8.5pt;width:58.9pt;height:1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" stroked="f">
                <v:textbox>
                  <w:txbxContent>
                    <w:p w14:paraId="3D2EAA5A" w14:textId="77777777" w:rsidR="005B7D00" w:rsidRDefault="005B7D00">
                      <w:pPr>
                        <w:spacing w:line="120" w:lineRule="exact"/>
                        <w:rPr>
                          <w:sz w:val="12"/>
                          <w:szCs w:val="12"/>
                        </w:rPr>
                      </w:pPr>
                      <w:r>
                        <w:rPr>
                          <w:sz w:val="12"/>
                          <w:szCs w:val="12"/>
                        </w:rPr>
                        <w:t>For sizes ≥ DN80</w:t>
                      </w:r>
                    </w:p>
                  </w:txbxContent>
                </v:textbox>
              </v:shape>
            </w:pict>
          </mc:Fallback>
        </mc:AlternateContent>
      </w:r>
    </w:p>
    <w:p w14:paraId="037C2090" w14:textId="77777777" w:rsidR="004E2A1E" w:rsidRPr="00AF1805" w:rsidRDefault="004E2A1E" w:rsidP="004E2A1E"/>
    <w:p w14:paraId="4BF9D3DB" w14:textId="77777777" w:rsidR="00A1320F" w:rsidRPr="00AF1805" w:rsidRDefault="00CF0728">
      <w:pPr>
        <w:pStyle w:val="2"/>
        <w:ind w:left="150" w:right="150"/>
        <w:rPr>
          <w:rFonts w:ascii="Times New Roman" w:hAnsi="Times New Roman"/>
        </w:rPr>
      </w:pPr>
      <w:bookmarkStart w:id="92" w:name="_Toc488770820"/>
      <w:r w:rsidRPr="00AF1805">
        <w:rPr>
          <w:rFonts w:ascii="Times New Roman" w:hAnsi="Times New Roman"/>
        </w:rPr>
        <w:lastRenderedPageBreak/>
        <w:t>§4.</w:t>
      </w:r>
      <w:r w:rsidR="009A7883" w:rsidRPr="00AF1805">
        <w:rPr>
          <w:rFonts w:ascii="Times New Roman" w:hAnsi="Times New Roman"/>
        </w:rPr>
        <w:t>4</w:t>
      </w:r>
      <w:r w:rsidRPr="00AF1805">
        <w:rPr>
          <w:rFonts w:ascii="Times New Roman" w:hAnsi="Times New Roman"/>
        </w:rPr>
        <w:t>Electronic Box Mounting Location</w:t>
      </w:r>
      <w:bookmarkEnd w:id="92"/>
    </w:p>
    <w:p w14:paraId="4A416474" w14:textId="77777777" w:rsidR="00A1320F" w:rsidRPr="00AF1805" w:rsidRDefault="00CF0728">
      <w:pPr>
        <w:spacing w:before="120" w:line="200" w:lineRule="exact"/>
      </w:pPr>
      <w:r w:rsidRPr="00AF1805">
        <w:t>The electronic box can be mounted horizontally, vertically, or inclined on the meter mounting base of the flow sensor.</w:t>
      </w:r>
    </w:p>
    <w:p w14:paraId="49B7A58F" w14:textId="77777777" w:rsidR="00A1320F" w:rsidRPr="00B32549" w:rsidRDefault="00CF0728">
      <w:pPr>
        <w:numPr>
          <w:ilvl w:val="0"/>
          <w:numId w:val="9"/>
        </w:numPr>
        <w:spacing w:line="200" w:lineRule="exact"/>
      </w:pPr>
      <w:r w:rsidRPr="00B32549">
        <w:t>Make sure the surrounding temperature is less than 55°C. If not, remove the meter mounting base and install it together with the electronic box on a wall that is at room temperature.</w:t>
      </w:r>
    </w:p>
    <w:p w14:paraId="25573C9D" w14:textId="77777777" w:rsidR="00A1320F" w:rsidRPr="00B32549" w:rsidRDefault="00CF0728">
      <w:pPr>
        <w:numPr>
          <w:ilvl w:val="0"/>
          <w:numId w:val="9"/>
        </w:numPr>
        <w:spacing w:line="200" w:lineRule="exact"/>
      </w:pPr>
      <w:r w:rsidRPr="00B32549">
        <w:t>If the water temperature is higher than90°C, remove the meter mounting base and install it together with the electronic box on a wall.</w:t>
      </w:r>
    </w:p>
    <w:p w14:paraId="1EBD0876" w14:textId="77777777" w:rsidR="00F25B3B" w:rsidRPr="00AF1805" w:rsidRDefault="00CF0728" w:rsidP="00F25B3B">
      <w:pPr>
        <w:numPr>
          <w:ilvl w:val="0"/>
          <w:numId w:val="9"/>
        </w:numPr>
        <w:spacing w:line="200" w:lineRule="exact"/>
      </w:pPr>
      <w:r w:rsidRPr="00AF1805">
        <w:t>When used as a cold meter, remove the meter mounting base and install it together with the electronic box on a wall. In addition, the box should be above the pipe so that no condensed water will drop onto the box or run along the wire into the box.</w:t>
      </w:r>
    </w:p>
    <w:p w14:paraId="54FA5DE6" w14:textId="77777777" w:rsidR="00CA31BF" w:rsidRDefault="00CA31BF" w:rsidP="00CA31BF">
      <w:pPr>
        <w:tabs>
          <w:tab w:val="left" w:pos="360"/>
        </w:tabs>
        <w:spacing w:line="200" w:lineRule="exact"/>
      </w:pPr>
    </w:p>
    <w:p w14:paraId="23F121E3" w14:textId="77777777" w:rsidR="00BA4DBC" w:rsidRPr="00AF1805" w:rsidRDefault="00BA4DBC" w:rsidP="00CA31BF">
      <w:pPr>
        <w:tabs>
          <w:tab w:val="left" w:pos="360"/>
        </w:tabs>
        <w:spacing w:line="200" w:lineRule="exact"/>
      </w:pPr>
    </w:p>
    <w:p w14:paraId="74ADD96E" w14:textId="263BA67E" w:rsidR="00A1320F" w:rsidRPr="00AF1805" w:rsidRDefault="0053331B">
      <w:pPr>
        <w:spacing w:line="200" w:lineRule="exact"/>
        <w:rPr>
          <w:b/>
        </w:rPr>
      </w:pPr>
      <w:r>
        <w:rPr>
          <w:b/>
          <w:noProof/>
        </w:rPr>
        <w:drawing>
          <wp:anchor distT="0" distB="0" distL="114300" distR="114300" simplePos="0" relativeHeight="251679744" behindDoc="0" locked="0" layoutInCell="1" allowOverlap="1" wp14:anchorId="0BE2DFE7" wp14:editId="3BFAF953">
            <wp:simplePos x="0" y="0"/>
            <wp:positionH relativeFrom="column">
              <wp:posOffset>2763520</wp:posOffset>
            </wp:positionH>
            <wp:positionV relativeFrom="paragraph">
              <wp:posOffset>0</wp:posOffset>
            </wp:positionV>
            <wp:extent cx="1190625" cy="1647825"/>
            <wp:effectExtent l="0" t="0" r="9525" b="9525"/>
            <wp:wrapNone/>
            <wp:docPr id="106"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0625" cy="1647825"/>
                    </a:xfrm>
                    <a:prstGeom prst="rect">
                      <a:avLst/>
                    </a:prstGeom>
                    <a:noFill/>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7696" behindDoc="0" locked="0" layoutInCell="1" allowOverlap="1" wp14:anchorId="19B45B37" wp14:editId="2040F81E">
            <wp:simplePos x="0" y="0"/>
            <wp:positionH relativeFrom="column">
              <wp:posOffset>-234315</wp:posOffset>
            </wp:positionH>
            <wp:positionV relativeFrom="paragraph">
              <wp:posOffset>41910</wp:posOffset>
            </wp:positionV>
            <wp:extent cx="2231390" cy="1273175"/>
            <wp:effectExtent l="0" t="0" r="0" b="3175"/>
            <wp:wrapNone/>
            <wp:docPr id="107"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1390" cy="1273175"/>
                    </a:xfrm>
                    <a:prstGeom prst="rect">
                      <a:avLst/>
                    </a:prstGeom>
                    <a:noFill/>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8720" behindDoc="0" locked="0" layoutInCell="1" allowOverlap="1" wp14:anchorId="371C0C98" wp14:editId="015E7241">
            <wp:simplePos x="0" y="0"/>
            <wp:positionH relativeFrom="column">
              <wp:posOffset>1996440</wp:posOffset>
            </wp:positionH>
            <wp:positionV relativeFrom="paragraph">
              <wp:posOffset>102870</wp:posOffset>
            </wp:positionV>
            <wp:extent cx="877570" cy="1288415"/>
            <wp:effectExtent l="0" t="0" r="0" b="6985"/>
            <wp:wrapNone/>
            <wp:docPr id="105"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77570" cy="1288415"/>
                    </a:xfrm>
                    <a:prstGeom prst="rect">
                      <a:avLst/>
                    </a:prstGeom>
                    <a:noFill/>
                  </pic:spPr>
                </pic:pic>
              </a:graphicData>
            </a:graphic>
            <wp14:sizeRelH relativeFrom="page">
              <wp14:pctWidth>0</wp14:pctWidth>
            </wp14:sizeRelH>
            <wp14:sizeRelV relativeFrom="page">
              <wp14:pctHeight>0</wp14:pctHeight>
            </wp14:sizeRelV>
          </wp:anchor>
        </w:drawing>
      </w:r>
    </w:p>
    <w:p w14:paraId="4C7B343E" w14:textId="77777777" w:rsidR="00A1320F" w:rsidRPr="00AF1805" w:rsidRDefault="00A1320F">
      <w:pPr>
        <w:spacing w:line="200" w:lineRule="exact"/>
        <w:rPr>
          <w:b/>
        </w:rPr>
      </w:pPr>
    </w:p>
    <w:p w14:paraId="2D8FFBED" w14:textId="77777777" w:rsidR="00A1320F" w:rsidRPr="00AF1805" w:rsidRDefault="00A1320F">
      <w:pPr>
        <w:spacing w:line="200" w:lineRule="exact"/>
        <w:rPr>
          <w:b/>
        </w:rPr>
      </w:pPr>
    </w:p>
    <w:p w14:paraId="07C07EEE" w14:textId="77777777" w:rsidR="00A1320F" w:rsidRPr="00AF1805" w:rsidRDefault="00A1320F">
      <w:pPr>
        <w:spacing w:line="200" w:lineRule="exact"/>
        <w:rPr>
          <w:b/>
        </w:rPr>
      </w:pPr>
    </w:p>
    <w:p w14:paraId="7ED21D0A" w14:textId="77777777" w:rsidR="00A1320F" w:rsidRPr="00AF1805" w:rsidRDefault="00A1320F">
      <w:pPr>
        <w:spacing w:line="200" w:lineRule="exact"/>
        <w:rPr>
          <w:b/>
        </w:rPr>
      </w:pPr>
    </w:p>
    <w:p w14:paraId="5DB10BC1" w14:textId="77777777" w:rsidR="00A1320F" w:rsidRPr="00AF1805" w:rsidRDefault="00A1320F">
      <w:pPr>
        <w:spacing w:line="200" w:lineRule="exact"/>
        <w:rPr>
          <w:b/>
        </w:rPr>
      </w:pPr>
    </w:p>
    <w:p w14:paraId="6C1CE685" w14:textId="77777777" w:rsidR="00A1320F" w:rsidRPr="00AF1805" w:rsidRDefault="00A1320F">
      <w:pPr>
        <w:spacing w:line="200" w:lineRule="exact"/>
        <w:rPr>
          <w:b/>
        </w:rPr>
      </w:pPr>
    </w:p>
    <w:p w14:paraId="2BC45C60" w14:textId="77777777" w:rsidR="00A1320F" w:rsidRPr="00AF1805" w:rsidRDefault="00A1320F">
      <w:pPr>
        <w:spacing w:line="200" w:lineRule="exact"/>
        <w:rPr>
          <w:b/>
        </w:rPr>
      </w:pPr>
    </w:p>
    <w:p w14:paraId="2718A39F" w14:textId="77777777" w:rsidR="00A1320F" w:rsidRPr="00AF1805" w:rsidRDefault="00A1320F">
      <w:pPr>
        <w:spacing w:line="200" w:lineRule="exact"/>
        <w:rPr>
          <w:b/>
          <w:i/>
        </w:rPr>
      </w:pPr>
    </w:p>
    <w:p w14:paraId="7749CEF2" w14:textId="77777777" w:rsidR="00A1320F" w:rsidRPr="00AF1805" w:rsidRDefault="00A1320F">
      <w:pPr>
        <w:rPr>
          <w:b/>
          <w:i/>
          <w:sz w:val="10"/>
          <w:szCs w:val="10"/>
        </w:rPr>
      </w:pPr>
    </w:p>
    <w:p w14:paraId="6594FEFE" w14:textId="77777777" w:rsidR="00A1320F" w:rsidRPr="00AF1805" w:rsidRDefault="00A1320F"/>
    <w:p w14:paraId="20073177" w14:textId="77777777" w:rsidR="00F25B3B" w:rsidRPr="00AF1805" w:rsidRDefault="00BA4DBC">
      <w:r>
        <w:br w:type="page"/>
      </w:r>
    </w:p>
    <w:p w14:paraId="4F0157E1" w14:textId="77777777" w:rsidR="00A1320F" w:rsidRPr="00AF1805" w:rsidRDefault="00CF0728">
      <w:pPr>
        <w:pStyle w:val="2"/>
        <w:spacing w:line="360" w:lineRule="auto"/>
        <w:ind w:left="150" w:right="150"/>
        <w:rPr>
          <w:rFonts w:ascii="Times New Roman" w:hAnsi="Times New Roman"/>
        </w:rPr>
      </w:pPr>
      <w:bookmarkStart w:id="93" w:name="_Toc488770821"/>
      <w:r w:rsidRPr="00AF1805">
        <w:rPr>
          <w:rFonts w:ascii="Times New Roman" w:hAnsi="Times New Roman"/>
        </w:rPr>
        <w:lastRenderedPageBreak/>
        <w:t>§4.</w:t>
      </w:r>
      <w:r w:rsidR="00350E37" w:rsidRPr="00AF1805">
        <w:rPr>
          <w:rFonts w:ascii="Times New Roman" w:hAnsi="Times New Roman"/>
        </w:rPr>
        <w:t>5</w:t>
      </w:r>
      <w:r w:rsidR="00F8338D">
        <w:rPr>
          <w:rFonts w:ascii="Times New Roman" w:hAnsi="Times New Roman"/>
        </w:rPr>
        <w:t xml:space="preserve"> </w:t>
      </w:r>
      <w:r w:rsidRPr="00AF1805">
        <w:rPr>
          <w:rFonts w:ascii="Times New Roman" w:hAnsi="Times New Roman"/>
        </w:rPr>
        <w:t>Common installation mistakes</w:t>
      </w:r>
      <w:bookmarkEnd w:id="93"/>
    </w:p>
    <w:p w14:paraId="01952EAE" w14:textId="67581044" w:rsidR="00A1320F" w:rsidRPr="00AF1805" w:rsidRDefault="0053331B">
      <w:r>
        <w:rPr>
          <w:noProof/>
          <w:kern w:val="0"/>
          <w:sz w:val="20"/>
          <w:szCs w:val="20"/>
        </w:rPr>
        <mc:AlternateContent>
          <mc:Choice Requires="wps">
            <w:drawing>
              <wp:anchor distT="0" distB="0" distL="114300" distR="114300" simplePos="0" relativeHeight="251620352" behindDoc="0" locked="0" layoutInCell="1" allowOverlap="1" wp14:anchorId="4A1C053A" wp14:editId="52A6E2CF">
                <wp:simplePos x="0" y="0"/>
                <wp:positionH relativeFrom="column">
                  <wp:posOffset>1070610</wp:posOffset>
                </wp:positionH>
                <wp:positionV relativeFrom="paragraph">
                  <wp:posOffset>8890</wp:posOffset>
                </wp:positionV>
                <wp:extent cx="2050415" cy="218440"/>
                <wp:effectExtent l="0" t="0" r="1905" b="635"/>
                <wp:wrapNone/>
                <wp:docPr id="299"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41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37C3C" w14:textId="77777777" w:rsidR="005B7D00" w:rsidRDefault="005B7D00">
                            <w:pPr>
                              <w:spacing w:line="200" w:lineRule="exact"/>
                              <w:jc w:val="left"/>
                              <w:rPr>
                                <w:szCs w:val="15"/>
                              </w:rPr>
                            </w:pPr>
                            <w:r>
                              <w:rPr>
                                <w:szCs w:val="15"/>
                              </w:rPr>
                              <w:t>Use both wrenches when tightening the nuts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1C053A" id="Text Box 397" o:spid="_x0000_s1064" type="#_x0000_t202" style="position:absolute;left:0;text-align:left;margin-left:84.3pt;margin-top:.7pt;width:161.45pt;height:17.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XGvA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" filled="f" stroked="f">
                <v:textbox style="mso-fit-shape-to-text:t">
                  <w:txbxContent>
                    <w:p w14:paraId="31737C3C" w14:textId="77777777" w:rsidR="005B7D00" w:rsidRDefault="005B7D00">
                      <w:pPr>
                        <w:spacing w:line="200" w:lineRule="exact"/>
                        <w:jc w:val="left"/>
                        <w:rPr>
                          <w:szCs w:val="15"/>
                        </w:rPr>
                      </w:pPr>
                      <w:r>
                        <w:rPr>
                          <w:szCs w:val="15"/>
                        </w:rPr>
                        <w:t>Use both wrenches when tightening the nuts</w:t>
                      </w:r>
                    </w:p>
                  </w:txbxContent>
                </v:textbox>
              </v:shape>
            </w:pict>
          </mc:Fallback>
        </mc:AlternateContent>
      </w:r>
    </w:p>
    <w:p w14:paraId="532C77D1" w14:textId="6779EA5A" w:rsidR="00A1320F" w:rsidRPr="00AF1805" w:rsidRDefault="0053331B">
      <w:pPr>
        <w:spacing w:line="200" w:lineRule="exact"/>
      </w:pPr>
      <w:r>
        <w:rPr>
          <w:noProof/>
        </w:rPr>
        <w:drawing>
          <wp:anchor distT="0" distB="0" distL="114300" distR="114300" simplePos="0" relativeHeight="251686912" behindDoc="1" locked="0" layoutInCell="1" allowOverlap="1" wp14:anchorId="30014C07" wp14:editId="2E0095A7">
            <wp:simplePos x="0" y="0"/>
            <wp:positionH relativeFrom="column">
              <wp:posOffset>97790</wp:posOffset>
            </wp:positionH>
            <wp:positionV relativeFrom="paragraph">
              <wp:posOffset>87630</wp:posOffset>
            </wp:positionV>
            <wp:extent cx="3757295" cy="1187450"/>
            <wp:effectExtent l="0" t="0" r="0" b="0"/>
            <wp:wrapNone/>
            <wp:docPr id="109"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7295" cy="1187450"/>
                    </a:xfrm>
                    <a:prstGeom prst="rect">
                      <a:avLst/>
                    </a:prstGeom>
                    <a:noFill/>
                  </pic:spPr>
                </pic:pic>
              </a:graphicData>
            </a:graphic>
            <wp14:sizeRelH relativeFrom="page">
              <wp14:pctWidth>0</wp14:pctWidth>
            </wp14:sizeRelH>
            <wp14:sizeRelV relativeFrom="page">
              <wp14:pctHeight>0</wp14:pctHeight>
            </wp14:sizeRelV>
          </wp:anchor>
        </w:drawing>
      </w:r>
    </w:p>
    <w:p w14:paraId="6BFD6604" w14:textId="77777777" w:rsidR="00A1320F" w:rsidRPr="00AF1805" w:rsidRDefault="00A1320F">
      <w:pPr>
        <w:spacing w:line="200" w:lineRule="exact"/>
      </w:pPr>
    </w:p>
    <w:p w14:paraId="733F8BA1" w14:textId="77777777" w:rsidR="00A1320F" w:rsidRPr="00AF1805" w:rsidRDefault="00A1320F">
      <w:pPr>
        <w:spacing w:line="200" w:lineRule="exact"/>
      </w:pPr>
    </w:p>
    <w:p w14:paraId="67DC9A25" w14:textId="77777777" w:rsidR="00A1320F" w:rsidRPr="00AF1805" w:rsidRDefault="00A1320F">
      <w:pPr>
        <w:spacing w:line="200" w:lineRule="exact"/>
      </w:pPr>
    </w:p>
    <w:p w14:paraId="1512649F" w14:textId="77777777" w:rsidR="00A1320F" w:rsidRPr="00AF1805" w:rsidRDefault="00A1320F">
      <w:pPr>
        <w:spacing w:line="200" w:lineRule="exact"/>
      </w:pPr>
    </w:p>
    <w:p w14:paraId="7DAADFCE" w14:textId="77777777" w:rsidR="00A1320F" w:rsidRPr="00AF1805" w:rsidRDefault="00A1320F">
      <w:pPr>
        <w:spacing w:line="200" w:lineRule="exact"/>
      </w:pPr>
    </w:p>
    <w:p w14:paraId="1F58DCF2" w14:textId="77777777" w:rsidR="00A1320F" w:rsidRPr="00AF1805" w:rsidRDefault="00A1320F">
      <w:pPr>
        <w:spacing w:line="200" w:lineRule="exact"/>
      </w:pPr>
    </w:p>
    <w:p w14:paraId="2F20F42D" w14:textId="77777777" w:rsidR="00A1320F" w:rsidRPr="00AF1805" w:rsidRDefault="00A1320F">
      <w:pPr>
        <w:spacing w:line="200" w:lineRule="exact"/>
      </w:pPr>
    </w:p>
    <w:p w14:paraId="1E442809" w14:textId="77777777" w:rsidR="00A1320F" w:rsidRPr="00AF1805" w:rsidRDefault="00A1320F">
      <w:pPr>
        <w:spacing w:line="200" w:lineRule="exact"/>
      </w:pPr>
    </w:p>
    <w:p w14:paraId="37C091E6" w14:textId="77777777" w:rsidR="00A1320F" w:rsidRPr="00AF1805" w:rsidRDefault="00A1320F">
      <w:pPr>
        <w:spacing w:line="200" w:lineRule="exact"/>
      </w:pPr>
    </w:p>
    <w:p w14:paraId="71A9F9F8" w14:textId="5B09FB0A" w:rsidR="00A1320F" w:rsidRPr="00AF1805" w:rsidRDefault="0053331B">
      <w:pPr>
        <w:spacing w:line="200" w:lineRule="exact"/>
      </w:pPr>
      <w:r>
        <w:rPr>
          <w:b/>
          <w:noProof/>
        </w:rPr>
        <w:drawing>
          <wp:anchor distT="0" distB="0" distL="114300" distR="114300" simplePos="0" relativeHeight="251619328" behindDoc="0" locked="0" layoutInCell="1" allowOverlap="1" wp14:anchorId="3CCE66BC" wp14:editId="50E0CC49">
            <wp:simplePos x="0" y="0"/>
            <wp:positionH relativeFrom="column">
              <wp:posOffset>-15240</wp:posOffset>
            </wp:positionH>
            <wp:positionV relativeFrom="paragraph">
              <wp:posOffset>301625</wp:posOffset>
            </wp:positionV>
            <wp:extent cx="3816350" cy="937895"/>
            <wp:effectExtent l="0" t="0" r="0" b="0"/>
            <wp:wrapNone/>
            <wp:docPr id="1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6350" cy="937895"/>
                    </a:xfrm>
                    <a:prstGeom prst="rect">
                      <a:avLst/>
                    </a:prstGeom>
                    <a:noFill/>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21376" behindDoc="0" locked="0" layoutInCell="1" allowOverlap="1" wp14:anchorId="55480AFE" wp14:editId="4CA51C60">
                <wp:simplePos x="0" y="0"/>
                <wp:positionH relativeFrom="column">
                  <wp:posOffset>-106680</wp:posOffset>
                </wp:positionH>
                <wp:positionV relativeFrom="paragraph">
                  <wp:posOffset>-10160</wp:posOffset>
                </wp:positionV>
                <wp:extent cx="4349750" cy="590550"/>
                <wp:effectExtent l="0" t="1270" r="3810" b="0"/>
                <wp:wrapNone/>
                <wp:docPr id="2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91F88" w14:textId="77777777" w:rsidR="005B7D00" w:rsidRDefault="005B7D00">
                            <w:pPr>
                              <w:spacing w:line="200" w:lineRule="exact"/>
                              <w:jc w:val="left"/>
                              <w:rPr>
                                <w:szCs w:val="15"/>
                              </w:rPr>
                            </w:pPr>
                            <w:r>
                              <w:rPr>
                                <w:szCs w:val="15"/>
                              </w:rPr>
                              <w:t xml:space="preserve">For horizontal pipes, the flow-cell should be installed in a way so that the meter box faces upward and the two ultrasonic transducers on the horizontal plane. </w:t>
                            </w:r>
                          </w:p>
                          <w:p w14:paraId="7B5B6E0F" w14:textId="77777777" w:rsidR="005B7D00" w:rsidRDefault="005B7D00">
                            <w:pPr>
                              <w:spacing w:line="200" w:lineRule="exact"/>
                              <w:jc w:val="left"/>
                              <w:rPr>
                                <w:szCs w:val="15"/>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80AFE" id="Text Box 398" o:spid="_x0000_s1065" type="#_x0000_t202" style="position:absolute;left:0;text-align:left;margin-left:-8.4pt;margin-top:-.8pt;width:342.5pt;height:4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5jug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" filled="f" stroked="f">
                <v:textbox>
                  <w:txbxContent>
                    <w:p w14:paraId="46991F88" w14:textId="77777777" w:rsidR="005B7D00" w:rsidRDefault="005B7D00">
                      <w:pPr>
                        <w:spacing w:line="200" w:lineRule="exact"/>
                        <w:jc w:val="left"/>
                        <w:rPr>
                          <w:szCs w:val="15"/>
                        </w:rPr>
                      </w:pPr>
                      <w:r>
                        <w:rPr>
                          <w:szCs w:val="15"/>
                        </w:rPr>
                        <w:t xml:space="preserve">For horizontal pipes, the flow-cell should be installed in a way so that the meter box faces upward and the two ultrasonic transducers on the horizontal plane. </w:t>
                      </w:r>
                    </w:p>
                    <w:p w14:paraId="7B5B6E0F" w14:textId="77777777" w:rsidR="005B7D00" w:rsidRDefault="005B7D00">
                      <w:pPr>
                        <w:spacing w:line="200" w:lineRule="exact"/>
                        <w:jc w:val="left"/>
                        <w:rPr>
                          <w:szCs w:val="15"/>
                        </w:rPr>
                      </w:pPr>
                    </w:p>
                  </w:txbxContent>
                </v:textbox>
              </v:shape>
            </w:pict>
          </mc:Fallback>
        </mc:AlternateContent>
      </w:r>
    </w:p>
    <w:p w14:paraId="20E7A1FF" w14:textId="77777777" w:rsidR="00A1320F" w:rsidRPr="00AF1805" w:rsidRDefault="00A1320F">
      <w:pPr>
        <w:spacing w:line="200" w:lineRule="exact"/>
      </w:pPr>
    </w:p>
    <w:p w14:paraId="713E73B3" w14:textId="77777777" w:rsidR="00A1320F" w:rsidRPr="00AF1805" w:rsidRDefault="00A1320F">
      <w:pPr>
        <w:spacing w:line="200" w:lineRule="exact"/>
      </w:pPr>
    </w:p>
    <w:p w14:paraId="03E97F7C" w14:textId="77777777" w:rsidR="00A1320F" w:rsidRPr="00AF1805" w:rsidRDefault="00A1320F">
      <w:pPr>
        <w:spacing w:line="200" w:lineRule="exact"/>
      </w:pPr>
    </w:p>
    <w:p w14:paraId="2FCC696D" w14:textId="77777777" w:rsidR="00A1320F" w:rsidRPr="00AF1805" w:rsidRDefault="00A1320F">
      <w:pPr>
        <w:spacing w:line="200" w:lineRule="exact"/>
      </w:pPr>
    </w:p>
    <w:p w14:paraId="4FF548F9" w14:textId="77777777" w:rsidR="00A1320F" w:rsidRPr="00AF1805" w:rsidRDefault="00A1320F">
      <w:pPr>
        <w:spacing w:line="200" w:lineRule="exact"/>
      </w:pPr>
    </w:p>
    <w:p w14:paraId="0FFD5226" w14:textId="77777777" w:rsidR="00A1320F" w:rsidRPr="00AF1805" w:rsidRDefault="00A1320F">
      <w:pPr>
        <w:spacing w:line="200" w:lineRule="exact"/>
      </w:pPr>
    </w:p>
    <w:p w14:paraId="04453F8B" w14:textId="77777777" w:rsidR="00A1320F" w:rsidRPr="00AF1805" w:rsidRDefault="00A1320F">
      <w:pPr>
        <w:spacing w:line="200" w:lineRule="exact"/>
      </w:pPr>
    </w:p>
    <w:p w14:paraId="6FA372C3" w14:textId="77777777" w:rsidR="00A1320F" w:rsidRPr="00AF1805" w:rsidRDefault="00A1320F">
      <w:pPr>
        <w:spacing w:line="200" w:lineRule="exact"/>
      </w:pPr>
    </w:p>
    <w:p w14:paraId="6C7696AD" w14:textId="77777777" w:rsidR="00A1320F" w:rsidRPr="00AF1805" w:rsidRDefault="00A1320F">
      <w:pPr>
        <w:spacing w:line="200" w:lineRule="exact"/>
      </w:pPr>
    </w:p>
    <w:p w14:paraId="1C7F6429" w14:textId="755D25AB" w:rsidR="00A1320F" w:rsidRPr="00AF1805" w:rsidRDefault="0053331B">
      <w:pPr>
        <w:spacing w:line="200" w:lineRule="exact"/>
        <w:rPr>
          <w:b/>
        </w:rPr>
      </w:pPr>
      <w:r>
        <w:rPr>
          <w:b/>
          <w:noProof/>
        </w:rPr>
        <mc:AlternateContent>
          <mc:Choice Requires="wps">
            <w:drawing>
              <wp:anchor distT="0" distB="0" distL="114300" distR="114300" simplePos="0" relativeHeight="251625472" behindDoc="0" locked="0" layoutInCell="1" allowOverlap="1" wp14:anchorId="47DAA42A" wp14:editId="01FD817C">
                <wp:simplePos x="0" y="0"/>
                <wp:positionH relativeFrom="column">
                  <wp:posOffset>1176020</wp:posOffset>
                </wp:positionH>
                <wp:positionV relativeFrom="paragraph">
                  <wp:posOffset>-69215</wp:posOffset>
                </wp:positionV>
                <wp:extent cx="1567815" cy="666750"/>
                <wp:effectExtent l="0" t="2540" r="0" b="0"/>
                <wp:wrapNone/>
                <wp:docPr id="297"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D71C" w14:textId="77777777" w:rsidR="005B7D00" w:rsidRDefault="005B7D00">
                            <w:pPr>
                              <w:jc w:val="left"/>
                              <w:rPr>
                                <w:szCs w:val="15"/>
                              </w:rPr>
                            </w:pPr>
                            <w:r>
                              <w:rPr>
                                <w:szCs w:val="15"/>
                              </w:rPr>
                              <w:t>The pipe must be full of liquids.</w:t>
                            </w:r>
                            <w:r>
                              <w:rPr>
                                <w:szCs w:val="15"/>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AA42A" id="Text Box 405" o:spid="_x0000_s1066" type="#_x0000_t202" style="position:absolute;left:0;text-align:left;margin-left:92.6pt;margin-top:-5.45pt;width:123.45pt;height:5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qS2vQIAAMU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" filled="f" stroked="f">
                <v:textbox>
                  <w:txbxContent>
                    <w:p w14:paraId="1D76D71C" w14:textId="77777777" w:rsidR="005B7D00" w:rsidRDefault="005B7D00">
                      <w:pPr>
                        <w:jc w:val="left"/>
                        <w:rPr>
                          <w:szCs w:val="15"/>
                        </w:rPr>
                      </w:pPr>
                      <w:r>
                        <w:rPr>
                          <w:szCs w:val="15"/>
                        </w:rPr>
                        <w:t>The pipe must be full of liquids.</w:t>
                      </w:r>
                      <w:r>
                        <w:rPr>
                          <w:szCs w:val="15"/>
                        </w:rPr>
                        <w:br/>
                      </w:r>
                    </w:p>
                  </w:txbxContent>
                </v:textbox>
              </v:shape>
            </w:pict>
          </mc:Fallback>
        </mc:AlternateContent>
      </w:r>
    </w:p>
    <w:p w14:paraId="5E322F5E" w14:textId="5CAAB66F" w:rsidR="00A1320F" w:rsidRPr="00AF1805" w:rsidRDefault="0053331B">
      <w:pPr>
        <w:pStyle w:val="11"/>
        <w:spacing w:line="360" w:lineRule="auto"/>
        <w:rPr>
          <w:rFonts w:cs="Times New Roman"/>
          <w:b/>
        </w:rPr>
      </w:pPr>
      <w:bookmarkStart w:id="94" w:name="_Toc488769068"/>
      <w:bookmarkStart w:id="95" w:name="_Toc488769122"/>
      <w:bookmarkStart w:id="96" w:name="_Toc488770822"/>
      <w:r>
        <w:rPr>
          <w:rFonts w:cs="Times New Roman"/>
          <w:b/>
          <w:noProof/>
        </w:rPr>
        <mc:AlternateContent>
          <mc:Choice Requires="wps">
            <w:drawing>
              <wp:anchor distT="0" distB="0" distL="114300" distR="114300" simplePos="0" relativeHeight="251629568" behindDoc="0" locked="0" layoutInCell="1" allowOverlap="1" wp14:anchorId="29D8BCB2" wp14:editId="7C337209">
                <wp:simplePos x="0" y="0"/>
                <wp:positionH relativeFrom="column">
                  <wp:posOffset>309880</wp:posOffset>
                </wp:positionH>
                <wp:positionV relativeFrom="paragraph">
                  <wp:posOffset>201295</wp:posOffset>
                </wp:positionV>
                <wp:extent cx="622300" cy="191770"/>
                <wp:effectExtent l="0" t="0" r="0" b="0"/>
                <wp:wrapNone/>
                <wp:docPr id="296"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91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0BB515" w14:textId="77777777" w:rsidR="005B7D00" w:rsidRDefault="005B7D00">
                            <w:pPr>
                              <w:spacing w:line="120" w:lineRule="exact"/>
                              <w:rPr>
                                <w:sz w:val="14"/>
                                <w:szCs w:val="14"/>
                              </w:rPr>
                            </w:pPr>
                            <w:r>
                              <w:rPr>
                                <w:sz w:val="14"/>
                                <w:szCs w:val="14"/>
                              </w:rPr>
                              <w:t>Pipe is full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8BCB2" id="Text Box 437" o:spid="_x0000_s1067" type="#_x0000_t202" style="position:absolute;left:0;text-align:left;margin-left:24.4pt;margin-top:15.85pt;width:49pt;height:15.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30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" stroked="f">
                <v:textbox>
                  <w:txbxContent>
                    <w:p w14:paraId="3A0BB515" w14:textId="77777777" w:rsidR="005B7D00" w:rsidRDefault="005B7D00">
                      <w:pPr>
                        <w:spacing w:line="120" w:lineRule="exact"/>
                        <w:rPr>
                          <w:sz w:val="14"/>
                          <w:szCs w:val="14"/>
                        </w:rPr>
                      </w:pPr>
                      <w:r>
                        <w:rPr>
                          <w:sz w:val="14"/>
                          <w:szCs w:val="14"/>
                        </w:rPr>
                        <w:t>Pipe is full</w:t>
                      </w:r>
                    </w:p>
                  </w:txbxContent>
                </v:textbox>
              </v:shape>
            </w:pict>
          </mc:Fallback>
        </mc:AlternateContent>
      </w:r>
      <w:r>
        <w:rPr>
          <w:rFonts w:cs="Times New Roman"/>
          <w:b/>
          <w:noProof/>
        </w:rPr>
        <w:drawing>
          <wp:anchor distT="0" distB="0" distL="114300" distR="114300" simplePos="0" relativeHeight="251622400" behindDoc="0" locked="0" layoutInCell="1" allowOverlap="1" wp14:anchorId="7ACBBF8B" wp14:editId="1E1B5A96">
            <wp:simplePos x="0" y="0"/>
            <wp:positionH relativeFrom="column">
              <wp:posOffset>-382905</wp:posOffset>
            </wp:positionH>
            <wp:positionV relativeFrom="paragraph">
              <wp:posOffset>19685</wp:posOffset>
            </wp:positionV>
            <wp:extent cx="4388485" cy="858520"/>
            <wp:effectExtent l="0" t="0" r="0" b="0"/>
            <wp:wrapNone/>
            <wp:docPr id="114"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8485" cy="858520"/>
                    </a:xfrm>
                    <a:prstGeom prst="rect">
                      <a:avLst/>
                    </a:prstGeom>
                    <a:noFill/>
                  </pic:spPr>
                </pic:pic>
              </a:graphicData>
            </a:graphic>
            <wp14:sizeRelH relativeFrom="page">
              <wp14:pctWidth>0</wp14:pctWidth>
            </wp14:sizeRelH>
            <wp14:sizeRelV relativeFrom="page">
              <wp14:pctHeight>0</wp14:pctHeight>
            </wp14:sizeRelV>
          </wp:anchor>
        </w:drawing>
      </w:r>
      <w:bookmarkEnd w:id="94"/>
      <w:bookmarkEnd w:id="95"/>
      <w:bookmarkEnd w:id="96"/>
    </w:p>
    <w:p w14:paraId="46500503" w14:textId="78A0C628" w:rsidR="00A1320F" w:rsidRPr="00AF1805" w:rsidRDefault="0053331B" w:rsidP="00836648">
      <w:pPr>
        <w:pStyle w:val="11"/>
        <w:spacing w:line="360" w:lineRule="auto"/>
        <w:rPr>
          <w:rFonts w:cs="Times New Roman"/>
          <w:b/>
        </w:rPr>
      </w:pPr>
      <w:bookmarkStart w:id="97" w:name="_Toc488769069"/>
      <w:bookmarkStart w:id="98" w:name="_Toc488769123"/>
      <w:bookmarkStart w:id="99" w:name="_Toc488770823"/>
      <w:r>
        <w:rPr>
          <w:rFonts w:cs="Times New Roman"/>
          <w:b/>
          <w:noProof/>
        </w:rPr>
        <w:drawing>
          <wp:anchor distT="0" distB="0" distL="114300" distR="114300" simplePos="0" relativeHeight="251687936" behindDoc="1" locked="0" layoutInCell="1" allowOverlap="1" wp14:anchorId="51EE6AE5" wp14:editId="2C19E632">
            <wp:simplePos x="0" y="0"/>
            <wp:positionH relativeFrom="column">
              <wp:posOffset>1708150</wp:posOffset>
            </wp:positionH>
            <wp:positionV relativeFrom="paragraph">
              <wp:posOffset>176530</wp:posOffset>
            </wp:positionV>
            <wp:extent cx="1119505" cy="1591310"/>
            <wp:effectExtent l="0" t="0" r="4445" b="8890"/>
            <wp:wrapNone/>
            <wp:docPr id="1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19505" cy="159131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noProof/>
        </w:rPr>
        <mc:AlternateContent>
          <mc:Choice Requires="wps">
            <w:drawing>
              <wp:anchor distT="0" distB="0" distL="114300" distR="114300" simplePos="0" relativeHeight="251631616" behindDoc="0" locked="0" layoutInCell="1" allowOverlap="1" wp14:anchorId="75803140" wp14:editId="1911966D">
                <wp:simplePos x="0" y="0"/>
                <wp:positionH relativeFrom="column">
                  <wp:posOffset>2453005</wp:posOffset>
                </wp:positionH>
                <wp:positionV relativeFrom="paragraph">
                  <wp:posOffset>74295</wp:posOffset>
                </wp:positionV>
                <wp:extent cx="982980" cy="239395"/>
                <wp:effectExtent l="0" t="2540" r="1270" b="0"/>
                <wp:wrapNone/>
                <wp:docPr id="295"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39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229B8" w14:textId="77777777" w:rsidR="005B7D00" w:rsidRDefault="005B7D00">
                            <w:pPr>
                              <w:spacing w:line="120" w:lineRule="exact"/>
                              <w:rPr>
                                <w:sz w:val="14"/>
                                <w:szCs w:val="14"/>
                              </w:rPr>
                            </w:pPr>
                            <w:r>
                              <w:rPr>
                                <w:sz w:val="14"/>
                                <w:szCs w:val="14"/>
                              </w:rPr>
                              <w:t>Pipe may not be full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03140" id="Text Box 438" o:spid="_x0000_s1068" type="#_x0000_t202" style="position:absolute;left:0;text-align:left;margin-left:193.15pt;margin-top:5.85pt;width:77.4pt;height:18.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" stroked="f">
                <v:textbox>
                  <w:txbxContent>
                    <w:p w14:paraId="102229B8" w14:textId="77777777" w:rsidR="005B7D00" w:rsidRDefault="005B7D00">
                      <w:pPr>
                        <w:spacing w:line="120" w:lineRule="exact"/>
                        <w:rPr>
                          <w:sz w:val="14"/>
                          <w:szCs w:val="14"/>
                        </w:rPr>
                      </w:pPr>
                      <w:r>
                        <w:rPr>
                          <w:sz w:val="14"/>
                          <w:szCs w:val="14"/>
                        </w:rPr>
                        <w:t>Pipe may not be full</w:t>
                      </w:r>
                    </w:p>
                  </w:txbxContent>
                </v:textbox>
              </v:shape>
            </w:pict>
          </mc:Fallback>
        </mc:AlternateContent>
      </w:r>
      <w:bookmarkEnd w:id="97"/>
      <w:bookmarkEnd w:id="98"/>
      <w:bookmarkEnd w:id="99"/>
    </w:p>
    <w:p w14:paraId="06DD1218" w14:textId="619F2387" w:rsidR="00A1320F" w:rsidRPr="00AF1805" w:rsidRDefault="0053331B">
      <w:pPr>
        <w:pStyle w:val="11"/>
        <w:spacing w:line="360" w:lineRule="auto"/>
        <w:jc w:val="both"/>
        <w:rPr>
          <w:rFonts w:cs="Times New Roman"/>
          <w:b/>
        </w:rPr>
      </w:pPr>
      <w:bookmarkStart w:id="100" w:name="_Toc488769070"/>
      <w:bookmarkStart w:id="101" w:name="_Toc488769124"/>
      <w:bookmarkStart w:id="102" w:name="_Toc488770824"/>
      <w:r>
        <w:rPr>
          <w:rFonts w:cs="Times New Roman"/>
          <w:b/>
          <w:noProof/>
        </w:rPr>
        <mc:AlternateContent>
          <mc:Choice Requires="wps">
            <w:drawing>
              <wp:anchor distT="0" distB="0" distL="114300" distR="114300" simplePos="0" relativeHeight="251624448" behindDoc="0" locked="0" layoutInCell="1" allowOverlap="1" wp14:anchorId="4287BCC4" wp14:editId="6D72A133">
                <wp:simplePos x="0" y="0"/>
                <wp:positionH relativeFrom="column">
                  <wp:posOffset>59690</wp:posOffset>
                </wp:positionH>
                <wp:positionV relativeFrom="paragraph">
                  <wp:posOffset>383540</wp:posOffset>
                </wp:positionV>
                <wp:extent cx="1567815" cy="519430"/>
                <wp:effectExtent l="3810" t="3175" r="0" b="1270"/>
                <wp:wrapNone/>
                <wp:docPr id="294"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D9113" w14:textId="77777777" w:rsidR="005B7D00" w:rsidRDefault="005B7D00">
                            <w:pPr>
                              <w:jc w:val="left"/>
                              <w:rPr>
                                <w:szCs w:val="15"/>
                              </w:rPr>
                            </w:pPr>
                            <w:r>
                              <w:rPr>
                                <w:szCs w:val="15"/>
                              </w:rPr>
                              <w:t>For vertical installation, the flow must go upward.</w:t>
                            </w:r>
                            <w:r>
                              <w:rPr>
                                <w:szCs w:val="15"/>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7BCC4" id="Text Box 399" o:spid="_x0000_s1069" type="#_x0000_t202" style="position:absolute;left:0;text-align:left;margin-left:4.7pt;margin-top:30.2pt;width:123.45pt;height:40.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KtvQ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" filled="f" stroked="f">
                <v:textbox>
                  <w:txbxContent>
                    <w:p w14:paraId="70CD9113" w14:textId="77777777" w:rsidR="005B7D00" w:rsidRDefault="005B7D00">
                      <w:pPr>
                        <w:jc w:val="left"/>
                        <w:rPr>
                          <w:szCs w:val="15"/>
                        </w:rPr>
                      </w:pPr>
                      <w:r>
                        <w:rPr>
                          <w:szCs w:val="15"/>
                        </w:rPr>
                        <w:t>For vertical installation, the flow must go upward.</w:t>
                      </w:r>
                      <w:r>
                        <w:rPr>
                          <w:szCs w:val="15"/>
                        </w:rPr>
                        <w:br/>
                      </w:r>
                    </w:p>
                  </w:txbxContent>
                </v:textbox>
              </v:shape>
            </w:pict>
          </mc:Fallback>
        </mc:AlternateContent>
      </w:r>
      <w:bookmarkEnd w:id="100"/>
      <w:bookmarkEnd w:id="101"/>
      <w:bookmarkEnd w:id="102"/>
    </w:p>
    <w:p w14:paraId="6A0BD990" w14:textId="77777777" w:rsidR="00A1320F" w:rsidRPr="00AF1805" w:rsidRDefault="00A1320F">
      <w:pPr>
        <w:spacing w:line="200" w:lineRule="exact"/>
        <w:rPr>
          <w:b/>
        </w:rPr>
      </w:pPr>
    </w:p>
    <w:p w14:paraId="63A66804" w14:textId="77777777" w:rsidR="00A1320F" w:rsidRPr="00AF1805" w:rsidRDefault="00A1320F">
      <w:pPr>
        <w:spacing w:line="200" w:lineRule="exact"/>
        <w:jc w:val="center"/>
        <w:rPr>
          <w:b/>
          <w:i/>
          <w:sz w:val="10"/>
          <w:szCs w:val="10"/>
        </w:rPr>
      </w:pPr>
    </w:p>
    <w:p w14:paraId="01F14137" w14:textId="77777777" w:rsidR="00A1320F" w:rsidRPr="00AF1805" w:rsidRDefault="00A1320F">
      <w:pPr>
        <w:spacing w:line="200" w:lineRule="exact"/>
        <w:rPr>
          <w:b/>
          <w:i/>
          <w:sz w:val="10"/>
          <w:szCs w:val="10"/>
        </w:rPr>
      </w:pPr>
    </w:p>
    <w:p w14:paraId="1F5F93B4" w14:textId="77777777" w:rsidR="00A1320F" w:rsidRPr="00AF1805" w:rsidRDefault="00A1320F">
      <w:pPr>
        <w:autoSpaceDE w:val="0"/>
        <w:autoSpaceDN w:val="0"/>
        <w:adjustRightInd w:val="0"/>
        <w:spacing w:line="200" w:lineRule="exact"/>
        <w:ind w:firstLineChars="300" w:firstLine="450"/>
        <w:rPr>
          <w:i/>
          <w:iCs/>
          <w:szCs w:val="15"/>
        </w:rPr>
      </w:pPr>
    </w:p>
    <w:p w14:paraId="30B22720" w14:textId="68557655" w:rsidR="00A1320F" w:rsidRPr="00AF1805" w:rsidRDefault="0053331B" w:rsidP="00071185">
      <w:pPr>
        <w:autoSpaceDE w:val="0"/>
        <w:autoSpaceDN w:val="0"/>
        <w:adjustRightInd w:val="0"/>
        <w:spacing w:line="200" w:lineRule="exact"/>
        <w:ind w:firstLineChars="300" w:firstLine="452"/>
        <w:rPr>
          <w:i/>
          <w:iCs/>
          <w:szCs w:val="15"/>
        </w:rPr>
      </w:pPr>
      <w:r>
        <w:rPr>
          <w:b/>
          <w:noProof/>
        </w:rPr>
        <mc:AlternateContent>
          <mc:Choice Requires="wps">
            <w:drawing>
              <wp:anchor distT="0" distB="0" distL="114300" distR="114300" simplePos="0" relativeHeight="251632640" behindDoc="0" locked="0" layoutInCell="1" allowOverlap="1" wp14:anchorId="6C61826B" wp14:editId="576F6A7F">
                <wp:simplePos x="0" y="0"/>
                <wp:positionH relativeFrom="column">
                  <wp:posOffset>2181860</wp:posOffset>
                </wp:positionH>
                <wp:positionV relativeFrom="paragraph">
                  <wp:posOffset>78740</wp:posOffset>
                </wp:positionV>
                <wp:extent cx="356235" cy="160020"/>
                <wp:effectExtent l="1905" t="2540" r="3810" b="0"/>
                <wp:wrapNone/>
                <wp:docPr id="293"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436529" w14:textId="77777777" w:rsidR="005B7D00" w:rsidRDefault="005B7D00" w:rsidP="00071185">
                            <w:pPr>
                              <w:spacing w:line="120" w:lineRule="exact"/>
                              <w:jc w:val="right"/>
                              <w:rPr>
                                <w:sz w:val="12"/>
                                <w:szCs w:val="12"/>
                              </w:rPr>
                            </w:pPr>
                            <w:r>
                              <w:rPr>
                                <w:sz w:val="12"/>
                                <w:szCs w:val="12"/>
                              </w:rPr>
                              <w:t>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1826B" id="Text Box 439" o:spid="_x0000_s1070" type="#_x0000_t202" style="position:absolute;left:0;text-align:left;margin-left:171.8pt;margin-top:6.2pt;width:28.05pt;height:12.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" stroked="f">
                <v:textbox>
                  <w:txbxContent>
                    <w:p w14:paraId="4C436529" w14:textId="77777777" w:rsidR="005B7D00" w:rsidRDefault="005B7D00" w:rsidP="00071185">
                      <w:pPr>
                        <w:spacing w:line="120" w:lineRule="exact"/>
                        <w:jc w:val="right"/>
                        <w:rPr>
                          <w:sz w:val="12"/>
                          <w:szCs w:val="12"/>
                        </w:rPr>
                      </w:pPr>
                      <w:r>
                        <w:rPr>
                          <w:sz w:val="12"/>
                          <w:szCs w:val="12"/>
                        </w:rPr>
                        <w:t>Flow</w:t>
                      </w:r>
                    </w:p>
                  </w:txbxContent>
                </v:textbox>
              </v:shape>
            </w:pict>
          </mc:Fallback>
        </mc:AlternateContent>
      </w:r>
      <w:r>
        <w:rPr>
          <w:b/>
          <w:noProof/>
        </w:rPr>
        <mc:AlternateContent>
          <mc:Choice Requires="wps">
            <w:drawing>
              <wp:anchor distT="0" distB="0" distL="114300" distR="114300" simplePos="0" relativeHeight="251634688" behindDoc="0" locked="0" layoutInCell="1" allowOverlap="1" wp14:anchorId="73D52D31" wp14:editId="07BD2B7A">
                <wp:simplePos x="0" y="0"/>
                <wp:positionH relativeFrom="column">
                  <wp:posOffset>1519555</wp:posOffset>
                </wp:positionH>
                <wp:positionV relativeFrom="paragraph">
                  <wp:posOffset>109855</wp:posOffset>
                </wp:positionV>
                <wp:extent cx="357505" cy="197485"/>
                <wp:effectExtent l="0" t="0" r="0" b="0"/>
                <wp:wrapNone/>
                <wp:docPr id="292" name="Text 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553DF" w14:textId="77777777" w:rsidR="005B7D00" w:rsidRDefault="005B7D00" w:rsidP="00071185">
                            <w:pPr>
                              <w:spacing w:line="120" w:lineRule="exact"/>
                              <w:jc w:val="right"/>
                              <w:rPr>
                                <w:sz w:val="12"/>
                                <w:szCs w:val="12"/>
                              </w:rPr>
                            </w:pPr>
                            <w:r>
                              <w:rPr>
                                <w:sz w:val="12"/>
                                <w:szCs w:val="12"/>
                              </w:rPr>
                              <w:t>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52D31" id="Text Box 440" o:spid="_x0000_s1071" type="#_x0000_t202" style="position:absolute;left:0;text-align:left;margin-left:119.65pt;margin-top:8.65pt;width:28.15pt;height:15.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MbiAIAABo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" stroked="f">
                <v:textbox>
                  <w:txbxContent>
                    <w:p w14:paraId="42C553DF" w14:textId="77777777" w:rsidR="005B7D00" w:rsidRDefault="005B7D00" w:rsidP="00071185">
                      <w:pPr>
                        <w:spacing w:line="120" w:lineRule="exact"/>
                        <w:jc w:val="right"/>
                        <w:rPr>
                          <w:sz w:val="12"/>
                          <w:szCs w:val="12"/>
                        </w:rPr>
                      </w:pPr>
                      <w:r>
                        <w:rPr>
                          <w:sz w:val="12"/>
                          <w:szCs w:val="12"/>
                        </w:rPr>
                        <w:t>Flow</w:t>
                      </w:r>
                    </w:p>
                  </w:txbxContent>
                </v:textbox>
              </v:shape>
            </w:pict>
          </mc:Fallback>
        </mc:AlternateContent>
      </w:r>
    </w:p>
    <w:p w14:paraId="3D93D316" w14:textId="0D7304B8" w:rsidR="00A1320F" w:rsidRPr="00AF1805" w:rsidRDefault="00A1320F" w:rsidP="00071185">
      <w:pPr>
        <w:autoSpaceDE w:val="0"/>
        <w:autoSpaceDN w:val="0"/>
        <w:adjustRightInd w:val="0"/>
        <w:spacing w:line="200" w:lineRule="exact"/>
        <w:ind w:firstLineChars="300" w:firstLine="450"/>
        <w:rPr>
          <w:i/>
          <w:iCs/>
          <w:szCs w:val="15"/>
        </w:rPr>
      </w:pPr>
    </w:p>
    <w:p w14:paraId="6B15D260" w14:textId="25927E71" w:rsidR="00A1320F" w:rsidRPr="00AF1805" w:rsidRDefault="00A1320F" w:rsidP="00071185">
      <w:pPr>
        <w:autoSpaceDE w:val="0"/>
        <w:autoSpaceDN w:val="0"/>
        <w:adjustRightInd w:val="0"/>
        <w:spacing w:line="200" w:lineRule="exact"/>
        <w:ind w:firstLineChars="300" w:firstLine="450"/>
        <w:rPr>
          <w:i/>
          <w:iCs/>
          <w:szCs w:val="15"/>
        </w:rPr>
      </w:pPr>
    </w:p>
    <w:p w14:paraId="3F348F7B" w14:textId="77777777" w:rsidR="00A1320F" w:rsidRPr="00AF1805" w:rsidRDefault="00A1320F">
      <w:pPr>
        <w:autoSpaceDE w:val="0"/>
        <w:autoSpaceDN w:val="0"/>
        <w:adjustRightInd w:val="0"/>
        <w:spacing w:line="200" w:lineRule="exact"/>
        <w:ind w:firstLineChars="300" w:firstLine="450"/>
        <w:rPr>
          <w:i/>
          <w:iCs/>
          <w:szCs w:val="15"/>
        </w:rPr>
      </w:pPr>
    </w:p>
    <w:p w14:paraId="5E713D05" w14:textId="77777777" w:rsidR="00A1320F" w:rsidRPr="00AF1805" w:rsidRDefault="00A1320F">
      <w:pPr>
        <w:autoSpaceDE w:val="0"/>
        <w:autoSpaceDN w:val="0"/>
        <w:adjustRightInd w:val="0"/>
        <w:spacing w:line="200" w:lineRule="exact"/>
        <w:ind w:firstLineChars="300" w:firstLine="450"/>
        <w:rPr>
          <w:i/>
          <w:iCs/>
          <w:szCs w:val="15"/>
        </w:rPr>
      </w:pPr>
    </w:p>
    <w:p w14:paraId="393ED2C4" w14:textId="77777777" w:rsidR="00A1320F" w:rsidRPr="00AF1805" w:rsidRDefault="00A1320F" w:rsidP="00333EC5">
      <w:pPr>
        <w:autoSpaceDE w:val="0"/>
        <w:autoSpaceDN w:val="0"/>
        <w:adjustRightInd w:val="0"/>
        <w:spacing w:line="200" w:lineRule="exact"/>
        <w:rPr>
          <w:i/>
          <w:iCs/>
          <w:szCs w:val="15"/>
        </w:rPr>
      </w:pPr>
    </w:p>
    <w:p w14:paraId="3A287CE6" w14:textId="77777777" w:rsidR="00A1320F" w:rsidRPr="00AF1805" w:rsidRDefault="00CF0728">
      <w:pPr>
        <w:pStyle w:val="2"/>
        <w:spacing w:line="360" w:lineRule="auto"/>
        <w:ind w:left="150" w:right="150"/>
        <w:rPr>
          <w:rFonts w:ascii="Times New Roman" w:hAnsi="Times New Roman"/>
        </w:rPr>
      </w:pPr>
      <w:bookmarkStart w:id="103" w:name="_Toc488770825"/>
      <w:r w:rsidRPr="00AF1805">
        <w:rPr>
          <w:rFonts w:ascii="Times New Roman" w:hAnsi="Times New Roman"/>
        </w:rPr>
        <w:lastRenderedPageBreak/>
        <w:t>§4.</w:t>
      </w:r>
      <w:r w:rsidR="00350E37" w:rsidRPr="00AF1805">
        <w:rPr>
          <w:rFonts w:ascii="Times New Roman" w:hAnsi="Times New Roman"/>
        </w:rPr>
        <w:t>6</w:t>
      </w:r>
      <w:r w:rsidR="00F8338D">
        <w:rPr>
          <w:rFonts w:ascii="Times New Roman" w:hAnsi="Times New Roman"/>
        </w:rPr>
        <w:t xml:space="preserve"> </w:t>
      </w:r>
      <w:r w:rsidRPr="00AF1805">
        <w:rPr>
          <w:rFonts w:ascii="Times New Roman" w:hAnsi="Times New Roman"/>
        </w:rPr>
        <w:t>Operations check</w:t>
      </w:r>
      <w:bookmarkEnd w:id="103"/>
    </w:p>
    <w:p w14:paraId="3E4C5946" w14:textId="77777777" w:rsidR="00A1320F" w:rsidRPr="00AF1805" w:rsidRDefault="00CF0728">
      <w:pPr>
        <w:numPr>
          <w:ilvl w:val="0"/>
          <w:numId w:val="7"/>
        </w:numPr>
        <w:spacing w:line="200" w:lineRule="exact"/>
      </w:pPr>
      <w:r w:rsidRPr="00AF1805">
        <w:t>After the installation is complete, the air in the pipe has to be purged out completely.</w:t>
      </w:r>
    </w:p>
    <w:p w14:paraId="1209A47B" w14:textId="77777777" w:rsidR="00A1320F" w:rsidRPr="00AF1805" w:rsidRDefault="00CF0728">
      <w:pPr>
        <w:numPr>
          <w:ilvl w:val="0"/>
          <w:numId w:val="7"/>
        </w:numPr>
        <w:spacing w:line="200" w:lineRule="exact"/>
      </w:pPr>
      <w:r w:rsidRPr="00AF1805">
        <w:t>Make sure the pressure in the system is normal.</w:t>
      </w:r>
    </w:p>
    <w:p w14:paraId="16F7B231" w14:textId="77777777" w:rsidR="00A1320F" w:rsidRPr="00AF1805" w:rsidRDefault="00CF0728">
      <w:pPr>
        <w:numPr>
          <w:ilvl w:val="0"/>
          <w:numId w:val="7"/>
        </w:numPr>
        <w:spacing w:line="200" w:lineRule="exact"/>
      </w:pPr>
      <w:r w:rsidRPr="00AF1805">
        <w:t>Make sure the red temperature sensor is installed in the temperature sensor port of the flow-cell, and the blue temperature sensor is installed in the temperature sensor port of the Tee. For pipe sizes DN65 or bigger, you may need to drill a hole to install the blue temperature sensor. Please contact the manufacturer for instructions.</w:t>
      </w:r>
    </w:p>
    <w:p w14:paraId="377BBB6C" w14:textId="77777777" w:rsidR="00A1320F" w:rsidRPr="00AF1805" w:rsidRDefault="00CF0728">
      <w:pPr>
        <w:numPr>
          <w:ilvl w:val="0"/>
          <w:numId w:val="7"/>
        </w:numPr>
        <w:spacing w:line="200" w:lineRule="exact"/>
      </w:pPr>
      <w:r w:rsidRPr="00AF1805">
        <w:t>Make sure the O-ring for the sealing is centered at the joining point. Otherwise, it could generate disturbance to the flow, thus, degrading the meter accuracy.</w:t>
      </w:r>
    </w:p>
    <w:p w14:paraId="20D1EBDD" w14:textId="77777777" w:rsidR="00A1320F" w:rsidRPr="00AF1805" w:rsidRDefault="00CF0728">
      <w:pPr>
        <w:numPr>
          <w:ilvl w:val="0"/>
          <w:numId w:val="7"/>
        </w:numPr>
        <w:spacing w:line="200" w:lineRule="exact"/>
      </w:pPr>
      <w:r w:rsidRPr="00AF1805">
        <w:t>Use meter only under the specified operating conditions. Make sure flow rate range is proper for the pipe.</w:t>
      </w:r>
    </w:p>
    <w:p w14:paraId="305237A8" w14:textId="77777777" w:rsidR="00A1320F" w:rsidRPr="00AF1805" w:rsidRDefault="00CF0728">
      <w:pPr>
        <w:numPr>
          <w:ilvl w:val="0"/>
          <w:numId w:val="7"/>
        </w:numPr>
        <w:spacing w:line="200" w:lineRule="exact"/>
      </w:pPr>
      <w:r w:rsidRPr="00AF1805">
        <w:t>If the heating system is not running in winter, always empty the pipe. Otherwise, the pipe may burst when water freezes.</w:t>
      </w:r>
    </w:p>
    <w:p w14:paraId="5D2DEE9D" w14:textId="77777777" w:rsidR="00A1320F" w:rsidRPr="00AF1805" w:rsidRDefault="00CF0728">
      <w:pPr>
        <w:numPr>
          <w:ilvl w:val="0"/>
          <w:numId w:val="7"/>
        </w:numPr>
        <w:spacing w:line="200" w:lineRule="exact"/>
      </w:pPr>
      <w:r w:rsidRPr="00AF1805">
        <w:t>Important: The pipe must be full of liquids during operation!</w:t>
      </w:r>
    </w:p>
    <w:p w14:paraId="4627DAEC" w14:textId="77777777" w:rsidR="00A1320F" w:rsidRPr="00AF1805" w:rsidRDefault="00A1320F">
      <w:pPr>
        <w:spacing w:line="200" w:lineRule="exact"/>
      </w:pPr>
    </w:p>
    <w:p w14:paraId="02065A11" w14:textId="77777777" w:rsidR="00DA49E4" w:rsidRPr="00AF1805" w:rsidRDefault="00DA49E4">
      <w:pPr>
        <w:spacing w:line="200" w:lineRule="exact"/>
      </w:pPr>
    </w:p>
    <w:p w14:paraId="48B9F8D8" w14:textId="77777777" w:rsidR="00DA49E4" w:rsidRPr="00AF1805" w:rsidRDefault="00DA49E4">
      <w:pPr>
        <w:spacing w:line="200" w:lineRule="exact"/>
      </w:pPr>
    </w:p>
    <w:p w14:paraId="218C58EE" w14:textId="77777777" w:rsidR="00DA49E4" w:rsidRPr="00AF1805" w:rsidRDefault="00DA49E4">
      <w:pPr>
        <w:spacing w:line="200" w:lineRule="exact"/>
      </w:pPr>
    </w:p>
    <w:p w14:paraId="203C6081" w14:textId="77777777" w:rsidR="00DA49E4" w:rsidRPr="00AF1805" w:rsidRDefault="00DA49E4">
      <w:pPr>
        <w:spacing w:line="200" w:lineRule="exact"/>
      </w:pPr>
    </w:p>
    <w:p w14:paraId="474EF7A0" w14:textId="77777777" w:rsidR="00DA49E4" w:rsidRPr="00AF1805" w:rsidRDefault="00DA49E4">
      <w:pPr>
        <w:spacing w:line="200" w:lineRule="exact"/>
      </w:pPr>
    </w:p>
    <w:p w14:paraId="3B7E88E5" w14:textId="77777777" w:rsidR="00DA49E4" w:rsidRPr="00AF1805" w:rsidRDefault="00DA49E4">
      <w:pPr>
        <w:spacing w:line="200" w:lineRule="exact"/>
      </w:pPr>
    </w:p>
    <w:p w14:paraId="005695E2" w14:textId="77777777" w:rsidR="00DA49E4" w:rsidRPr="00AF1805" w:rsidRDefault="00DA49E4">
      <w:pPr>
        <w:spacing w:line="200" w:lineRule="exact"/>
      </w:pPr>
    </w:p>
    <w:p w14:paraId="14C0A6AB" w14:textId="77777777" w:rsidR="00DA49E4" w:rsidRPr="00AF1805" w:rsidRDefault="00DA49E4">
      <w:pPr>
        <w:spacing w:line="200" w:lineRule="exact"/>
      </w:pPr>
    </w:p>
    <w:p w14:paraId="3DC69E01" w14:textId="77777777" w:rsidR="00DA49E4" w:rsidRPr="00AF1805" w:rsidRDefault="00DA49E4">
      <w:pPr>
        <w:spacing w:line="200" w:lineRule="exact"/>
      </w:pPr>
    </w:p>
    <w:p w14:paraId="07A850D5" w14:textId="77777777" w:rsidR="00DA49E4" w:rsidRPr="00AF1805" w:rsidRDefault="00DA49E4">
      <w:pPr>
        <w:spacing w:line="200" w:lineRule="exact"/>
      </w:pPr>
    </w:p>
    <w:p w14:paraId="5F31B778" w14:textId="77777777" w:rsidR="00DA49E4" w:rsidRPr="00AF1805" w:rsidRDefault="00DA49E4">
      <w:pPr>
        <w:spacing w:line="200" w:lineRule="exact"/>
      </w:pPr>
    </w:p>
    <w:p w14:paraId="11586A5C" w14:textId="77777777" w:rsidR="00DA49E4" w:rsidRPr="00AF1805" w:rsidRDefault="00DA49E4">
      <w:pPr>
        <w:spacing w:line="200" w:lineRule="exact"/>
      </w:pPr>
    </w:p>
    <w:p w14:paraId="07F51741" w14:textId="77777777" w:rsidR="00DA49E4" w:rsidRPr="00AF1805" w:rsidRDefault="00DA49E4">
      <w:pPr>
        <w:spacing w:line="200" w:lineRule="exact"/>
      </w:pPr>
    </w:p>
    <w:p w14:paraId="6089C532" w14:textId="77777777" w:rsidR="00DA49E4" w:rsidRPr="00AF1805" w:rsidRDefault="00DA49E4">
      <w:pPr>
        <w:spacing w:line="200" w:lineRule="exact"/>
      </w:pPr>
    </w:p>
    <w:p w14:paraId="205EEBED" w14:textId="77777777" w:rsidR="00DA49E4" w:rsidRPr="00AF1805" w:rsidRDefault="00DA49E4">
      <w:pPr>
        <w:spacing w:line="200" w:lineRule="exact"/>
      </w:pPr>
    </w:p>
    <w:p w14:paraId="748DB7FD" w14:textId="77777777" w:rsidR="00DA49E4" w:rsidRDefault="00DA49E4">
      <w:pPr>
        <w:spacing w:line="200" w:lineRule="exact"/>
      </w:pPr>
    </w:p>
    <w:p w14:paraId="7BD85D64" w14:textId="77777777" w:rsidR="000B46AF" w:rsidRDefault="000B46AF">
      <w:pPr>
        <w:spacing w:line="200" w:lineRule="exact"/>
      </w:pPr>
    </w:p>
    <w:p w14:paraId="3683C887" w14:textId="77777777" w:rsidR="000B46AF" w:rsidRDefault="000B46AF">
      <w:pPr>
        <w:spacing w:line="200" w:lineRule="exact"/>
      </w:pPr>
    </w:p>
    <w:p w14:paraId="78B0BEFA" w14:textId="77777777" w:rsidR="000B46AF" w:rsidRDefault="000B46AF">
      <w:pPr>
        <w:spacing w:line="200" w:lineRule="exact"/>
      </w:pPr>
    </w:p>
    <w:p w14:paraId="2F9B7827" w14:textId="77777777" w:rsidR="000B46AF" w:rsidRDefault="000B46AF">
      <w:pPr>
        <w:spacing w:line="200" w:lineRule="exact"/>
      </w:pPr>
    </w:p>
    <w:p w14:paraId="7A5D4968" w14:textId="77777777" w:rsidR="000B46AF" w:rsidRDefault="000B46AF">
      <w:pPr>
        <w:spacing w:line="200" w:lineRule="exact"/>
      </w:pPr>
    </w:p>
    <w:p w14:paraId="67D6016E" w14:textId="77777777" w:rsidR="000B46AF" w:rsidRPr="00AF1805" w:rsidRDefault="000B46AF">
      <w:pPr>
        <w:spacing w:line="200" w:lineRule="exact"/>
      </w:pPr>
    </w:p>
    <w:p w14:paraId="1801D379" w14:textId="77777777" w:rsidR="000B46AF" w:rsidRDefault="000B46AF" w:rsidP="000B46AF">
      <w:pPr>
        <w:spacing w:line="200" w:lineRule="exact"/>
        <w:rPr>
          <w:b/>
        </w:rPr>
      </w:pPr>
    </w:p>
    <w:p w14:paraId="191A7BC3" w14:textId="77777777" w:rsidR="000B46AF" w:rsidRDefault="000B46AF" w:rsidP="000B46AF">
      <w:pPr>
        <w:spacing w:line="200" w:lineRule="exact"/>
        <w:rPr>
          <w:b/>
        </w:rPr>
      </w:pPr>
    </w:p>
    <w:p w14:paraId="280AA129" w14:textId="77777777" w:rsidR="000B46AF" w:rsidRDefault="000B46AF" w:rsidP="000B46AF">
      <w:pPr>
        <w:spacing w:line="200" w:lineRule="exact"/>
        <w:rPr>
          <w:b/>
        </w:rPr>
      </w:pPr>
    </w:p>
    <w:p w14:paraId="3AD57A03" w14:textId="77777777" w:rsidR="000B46AF" w:rsidRDefault="000B46AF" w:rsidP="000B46AF">
      <w:pPr>
        <w:spacing w:line="200" w:lineRule="exact"/>
        <w:rPr>
          <w:b/>
        </w:rPr>
      </w:pPr>
    </w:p>
    <w:p w14:paraId="2AB68FF2" w14:textId="77777777" w:rsidR="000B46AF" w:rsidRDefault="000B46AF" w:rsidP="000B46AF">
      <w:pPr>
        <w:spacing w:line="200" w:lineRule="exact"/>
        <w:rPr>
          <w:b/>
        </w:rPr>
      </w:pPr>
    </w:p>
    <w:p w14:paraId="38BCFC00" w14:textId="77777777" w:rsidR="00A1320F" w:rsidRPr="000B46AF" w:rsidRDefault="009A7883" w:rsidP="000B46AF">
      <w:pPr>
        <w:pStyle w:val="11"/>
        <w:jc w:val="both"/>
        <w:rPr>
          <w:rFonts w:cs="Times New Roman"/>
          <w:b/>
        </w:rPr>
      </w:pPr>
      <w:bookmarkStart w:id="104" w:name="_Toc488770826"/>
      <w:r w:rsidRPr="00AF1805">
        <w:rPr>
          <w:rFonts w:cs="Times New Roman"/>
          <w:b/>
        </w:rPr>
        <w:t>5.</w:t>
      </w:r>
      <w:r w:rsidR="00F8338D">
        <w:rPr>
          <w:rFonts w:cs="Times New Roman"/>
          <w:b/>
        </w:rPr>
        <w:t xml:space="preserve"> </w:t>
      </w:r>
      <w:r w:rsidR="00CF0728" w:rsidRPr="00AF1805">
        <w:rPr>
          <w:rFonts w:cs="Times New Roman"/>
          <w:b/>
        </w:rPr>
        <w:t>Troubleshooting</w:t>
      </w:r>
      <w:bookmarkEnd w:id="104"/>
    </w:p>
    <w:p w14:paraId="451C519C" w14:textId="77777777" w:rsidR="00A1320F" w:rsidRPr="00AF1805" w:rsidRDefault="00CF0728" w:rsidP="00DA49E4">
      <w:pPr>
        <w:pStyle w:val="2"/>
        <w:ind w:left="150" w:right="150"/>
        <w:rPr>
          <w:rFonts w:ascii="Times New Roman" w:hAnsi="Times New Roman"/>
        </w:rPr>
      </w:pPr>
      <w:bookmarkStart w:id="105" w:name="_Toc488770827"/>
      <w:r w:rsidRPr="00AF1805">
        <w:rPr>
          <w:rFonts w:ascii="Times New Roman" w:hAnsi="Times New Roman"/>
        </w:rPr>
        <w:t>§5.</w:t>
      </w:r>
      <w:r w:rsidR="00DA49E4" w:rsidRPr="00AF1805">
        <w:rPr>
          <w:rFonts w:ascii="Times New Roman" w:hAnsi="Times New Roman"/>
        </w:rPr>
        <w:t>1</w:t>
      </w:r>
      <w:r w:rsidRPr="00AF1805">
        <w:rPr>
          <w:rFonts w:ascii="Times New Roman" w:hAnsi="Times New Roman"/>
        </w:rPr>
        <w:t xml:space="preserve"> Other Problems and Solutions</w:t>
      </w:r>
      <w:bookmarkEnd w:id="105"/>
    </w:p>
    <w:p w14:paraId="6A739DB1" w14:textId="77777777" w:rsidR="00A1320F" w:rsidRPr="00AF1805" w:rsidRDefault="00CF0728">
      <w:pPr>
        <w:numPr>
          <w:ilvl w:val="0"/>
          <w:numId w:val="10"/>
        </w:numPr>
        <w:spacing w:line="200" w:lineRule="exact"/>
      </w:pPr>
      <w:r w:rsidRPr="00AF1805">
        <w:t xml:space="preserve">Q: Why does the instrument display 0.0000 flow rate while the liquid in the pipe is actually flowing? </w:t>
      </w:r>
    </w:p>
    <w:p w14:paraId="70758F33" w14:textId="77777777" w:rsidR="00A1320F" w:rsidRPr="00AF1805" w:rsidRDefault="00CF0728">
      <w:pPr>
        <w:spacing w:line="200" w:lineRule="exact"/>
        <w:ind w:left="360"/>
      </w:pPr>
      <w:r w:rsidRPr="00AF1805">
        <w:t>A: There might not be enough water in the pipe. Try to get it so that water flow through the flow cell is almost full. Additionally, check the installation to see if it is in a desirable location.</w:t>
      </w:r>
    </w:p>
    <w:p w14:paraId="69039A0D" w14:textId="77777777" w:rsidR="00A1320F" w:rsidRPr="00AF1805" w:rsidRDefault="00CF0728">
      <w:pPr>
        <w:numPr>
          <w:ilvl w:val="0"/>
          <w:numId w:val="10"/>
        </w:numPr>
        <w:spacing w:line="200" w:lineRule="exact"/>
      </w:pPr>
      <w:r w:rsidRPr="00AF1805">
        <w:t>Q: The displayed flow rate is much lower or much higher than the actual flow rate in the pipe under normal working conditions. Why?</w:t>
      </w:r>
    </w:p>
    <w:p w14:paraId="4A39CEBF" w14:textId="77777777" w:rsidR="00A1320F" w:rsidRPr="00AF1805" w:rsidRDefault="00CF0728">
      <w:pPr>
        <w:spacing w:line="200" w:lineRule="exact"/>
        <w:ind w:left="360"/>
      </w:pPr>
      <w:r w:rsidRPr="00AF1805">
        <w:t>A:</w:t>
      </w:r>
    </w:p>
    <w:p w14:paraId="26BD500D" w14:textId="77777777" w:rsidR="00A1320F" w:rsidRPr="00AF1805" w:rsidRDefault="00CF0728">
      <w:pPr>
        <w:numPr>
          <w:ilvl w:val="1"/>
          <w:numId w:val="10"/>
        </w:numPr>
        <w:spacing w:line="200" w:lineRule="exact"/>
      </w:pPr>
      <w:r w:rsidRPr="00AF1805">
        <w:t>The flow cell and meter might have been installed incorrectly. Check the connection.</w:t>
      </w:r>
    </w:p>
    <w:p w14:paraId="47B4D452" w14:textId="77777777" w:rsidR="00A1320F" w:rsidRPr="00AF1805" w:rsidRDefault="00CF0728">
      <w:pPr>
        <w:numPr>
          <w:ilvl w:val="1"/>
          <w:numId w:val="10"/>
        </w:numPr>
        <w:spacing w:line="200" w:lineRule="exact"/>
      </w:pPr>
      <w:r w:rsidRPr="00AF1805">
        <w:t>The amount of straight pipe run upstream and downstream may be too small. This can cause the data reading to be inaccurate.</w:t>
      </w:r>
    </w:p>
    <w:p w14:paraId="7F422035" w14:textId="77777777" w:rsidR="00A1320F" w:rsidRPr="00AF1805" w:rsidRDefault="00CF0728">
      <w:pPr>
        <w:numPr>
          <w:ilvl w:val="1"/>
          <w:numId w:val="10"/>
        </w:numPr>
        <w:spacing w:line="200" w:lineRule="exact"/>
      </w:pPr>
      <w:r w:rsidRPr="00AF1805">
        <w:t>When the meter sensor is installed vertically, make sure the water flow goes upward. When it is installed horizontally, make sure the ultrasonic transducers of the flow cell are on the side instead of the top or bottom, as this may skew results.</w:t>
      </w:r>
    </w:p>
    <w:p w14:paraId="26DA89F7" w14:textId="77777777" w:rsidR="00A1320F" w:rsidRPr="00AF1805" w:rsidRDefault="00CF0728">
      <w:pPr>
        <w:numPr>
          <w:ilvl w:val="0"/>
          <w:numId w:val="10"/>
        </w:numPr>
        <w:spacing w:line="200" w:lineRule="exact"/>
      </w:pPr>
      <w:r w:rsidRPr="00AF1805">
        <w:t>Q: Why is the temperature reading incorrect?</w:t>
      </w:r>
    </w:p>
    <w:p w14:paraId="28EB942F" w14:textId="77777777" w:rsidR="00A1320F" w:rsidRPr="00AF1805" w:rsidRDefault="00CF0728">
      <w:pPr>
        <w:spacing w:line="200" w:lineRule="exact"/>
        <w:ind w:left="360"/>
      </w:pPr>
      <w:r w:rsidRPr="00AF1805">
        <w:t>A:</w:t>
      </w:r>
    </w:p>
    <w:p w14:paraId="70A0A58A" w14:textId="77777777" w:rsidR="00A1320F" w:rsidRPr="00AF1805" w:rsidRDefault="00CF0728">
      <w:pPr>
        <w:numPr>
          <w:ilvl w:val="1"/>
          <w:numId w:val="10"/>
        </w:numPr>
        <w:spacing w:line="200" w:lineRule="exact"/>
      </w:pPr>
      <w:r w:rsidRPr="00AF1805">
        <w:t>When 2 or more heat meters are installed closely, make sure they are separated by 0.3m or more, otherwise the measurements are affected.</w:t>
      </w:r>
    </w:p>
    <w:p w14:paraId="5DFB907F" w14:textId="77777777" w:rsidR="00A1320F" w:rsidRPr="00AF1805" w:rsidRDefault="00CF0728">
      <w:pPr>
        <w:numPr>
          <w:ilvl w:val="1"/>
          <w:numId w:val="10"/>
        </w:numPr>
        <w:spacing w:line="200" w:lineRule="exact"/>
      </w:pPr>
      <w:r w:rsidRPr="00AF1805">
        <w:t>Make sure the temperature sensor is installed correctly in the temperature sensor port.</w:t>
      </w:r>
    </w:p>
    <w:p w14:paraId="16E35199" w14:textId="77777777" w:rsidR="00A1320F" w:rsidRPr="00AF1805" w:rsidRDefault="00CF0728" w:rsidP="00DA49E4">
      <w:pPr>
        <w:numPr>
          <w:ilvl w:val="1"/>
          <w:numId w:val="10"/>
        </w:numPr>
        <w:spacing w:line="200" w:lineRule="exact"/>
      </w:pPr>
      <w:r w:rsidRPr="00AF1805">
        <w:t>Make sure the meter box is not in direct contact with the pipe if it’s a used as a cold meter.</w:t>
      </w:r>
    </w:p>
    <w:p w14:paraId="29BE1EEB" w14:textId="77777777" w:rsidR="00780487" w:rsidRPr="00AF1805" w:rsidRDefault="00780487" w:rsidP="00780487">
      <w:pPr>
        <w:spacing w:line="200" w:lineRule="exact"/>
      </w:pPr>
    </w:p>
    <w:p w14:paraId="7DB4EA05" w14:textId="77777777" w:rsidR="00A1320F" w:rsidRPr="00AF1805" w:rsidRDefault="00127D84">
      <w:pPr>
        <w:spacing w:line="200" w:lineRule="exact"/>
      </w:pPr>
      <w:r w:rsidRPr="00AF1805">
        <w:br w:type="page"/>
      </w:r>
    </w:p>
    <w:p w14:paraId="2082BB0D" w14:textId="77777777" w:rsidR="00A1320F" w:rsidRPr="00AF1805" w:rsidRDefault="00CF0728" w:rsidP="00233EBC">
      <w:pPr>
        <w:pStyle w:val="11"/>
        <w:jc w:val="both"/>
        <w:rPr>
          <w:rFonts w:cs="Times New Roman"/>
          <w:b/>
        </w:rPr>
      </w:pPr>
      <w:bookmarkStart w:id="106" w:name="_Toc488770828"/>
      <w:r w:rsidRPr="00AF1805">
        <w:rPr>
          <w:rFonts w:cs="Times New Roman"/>
          <w:b/>
        </w:rPr>
        <w:lastRenderedPageBreak/>
        <w:t>6. Interface/Communication</w:t>
      </w:r>
      <w:bookmarkEnd w:id="106"/>
    </w:p>
    <w:p w14:paraId="524EB7AA" w14:textId="77777777" w:rsidR="00A1320F" w:rsidRPr="00AF1805" w:rsidRDefault="00CF0728">
      <w:pPr>
        <w:pStyle w:val="2"/>
        <w:ind w:left="150" w:right="150"/>
        <w:rPr>
          <w:rFonts w:ascii="Times New Roman" w:hAnsi="Times New Roman"/>
        </w:rPr>
      </w:pPr>
      <w:bookmarkStart w:id="107" w:name="_Toc488770829"/>
      <w:r w:rsidRPr="00AF1805">
        <w:rPr>
          <w:rFonts w:ascii="Times New Roman" w:hAnsi="Times New Roman"/>
        </w:rPr>
        <w:t>§6.1 General</w:t>
      </w:r>
      <w:bookmarkEnd w:id="107"/>
    </w:p>
    <w:p w14:paraId="30E8DBB6" w14:textId="616B953E" w:rsidR="00A1320F" w:rsidRPr="00AF1805" w:rsidRDefault="00CF0728">
      <w:pPr>
        <w:autoSpaceDE w:val="0"/>
        <w:autoSpaceDN w:val="0"/>
        <w:adjustRightInd w:val="0"/>
        <w:spacing w:line="200" w:lineRule="exact"/>
        <w:rPr>
          <w:color w:val="000000"/>
        </w:rPr>
      </w:pPr>
      <w:r w:rsidRPr="00AF1805">
        <w:t>The tPrime</w:t>
      </w:r>
      <w:r w:rsidR="00D84A7D" w:rsidRPr="00D84A7D">
        <w:rPr>
          <w:bCs/>
          <w:color w:val="000000"/>
          <w:szCs w:val="15"/>
          <w:vertAlign w:val="superscript"/>
        </w:rPr>
        <w:t>TM</w:t>
      </w:r>
      <w:r w:rsidR="00D84A7D">
        <w:rPr>
          <w:bCs/>
          <w:color w:val="000000"/>
          <w:szCs w:val="15"/>
          <w:vertAlign w:val="superscript"/>
        </w:rPr>
        <w:t xml:space="preserve"> </w:t>
      </w:r>
      <w:r w:rsidR="00882F60" w:rsidRPr="00AF1805">
        <w:t>280T-S</w:t>
      </w:r>
      <w:r w:rsidRPr="00AF1805">
        <w:t xml:space="preserve"> series ultrasonic heat meter integrates a USB communication interface and a complete set of serial communication protocol. </w:t>
      </w:r>
      <w:r w:rsidRPr="00AF1805">
        <w:rPr>
          <w:color w:val="000000"/>
        </w:rPr>
        <w:t xml:space="preserve">By using this serial communication link, one can configure the heat meter and acquire measurement results from a PC. Additionally, the </w:t>
      </w:r>
      <w:r w:rsidR="00882F60" w:rsidRPr="00AF1805">
        <w:rPr>
          <w:color w:val="000000"/>
        </w:rPr>
        <w:t>280T-S</w:t>
      </w:r>
      <w:r w:rsidRPr="00AF1805">
        <w:rPr>
          <w:color w:val="000000"/>
        </w:rPr>
        <w:t xml:space="preserve"> heat meter has multiple AMR/AMI integral options, including: </w:t>
      </w:r>
    </w:p>
    <w:p w14:paraId="70419E9F" w14:textId="77777777" w:rsidR="00A1320F" w:rsidRPr="00AF1805" w:rsidRDefault="00CF0728">
      <w:pPr>
        <w:numPr>
          <w:ilvl w:val="0"/>
          <w:numId w:val="11"/>
        </w:numPr>
        <w:tabs>
          <w:tab w:val="left" w:pos="360"/>
        </w:tabs>
        <w:autoSpaceDE w:val="0"/>
        <w:autoSpaceDN w:val="0"/>
        <w:adjustRightInd w:val="0"/>
        <w:spacing w:line="200" w:lineRule="exact"/>
        <w:ind w:left="630"/>
        <w:rPr>
          <w:b/>
          <w:bCs/>
          <w:color w:val="000000"/>
        </w:rPr>
      </w:pPr>
      <w:r w:rsidRPr="00AF1805">
        <w:rPr>
          <w:color w:val="000000"/>
        </w:rPr>
        <w:t>M-Bus</w:t>
      </w:r>
    </w:p>
    <w:p w14:paraId="206F1ADF" w14:textId="77777777" w:rsidR="00A1320F" w:rsidRPr="00AF1805" w:rsidRDefault="00884313">
      <w:pPr>
        <w:numPr>
          <w:ilvl w:val="0"/>
          <w:numId w:val="11"/>
        </w:numPr>
        <w:tabs>
          <w:tab w:val="left" w:pos="360"/>
        </w:tabs>
        <w:autoSpaceDE w:val="0"/>
        <w:autoSpaceDN w:val="0"/>
        <w:adjustRightInd w:val="0"/>
        <w:spacing w:line="200" w:lineRule="exact"/>
        <w:ind w:left="630"/>
        <w:rPr>
          <w:color w:val="000000"/>
        </w:rPr>
      </w:pPr>
      <w:r>
        <w:rPr>
          <w:color w:val="000000"/>
        </w:rPr>
        <w:t xml:space="preserve">RS485 / </w:t>
      </w:r>
      <w:r w:rsidR="007B49F3">
        <w:rPr>
          <w:color w:val="000000"/>
        </w:rPr>
        <w:t>Modbus</w:t>
      </w:r>
    </w:p>
    <w:p w14:paraId="6166A012" w14:textId="77777777" w:rsidR="00A1320F" w:rsidRPr="00AF1805" w:rsidRDefault="001F693D">
      <w:pPr>
        <w:numPr>
          <w:ilvl w:val="0"/>
          <w:numId w:val="11"/>
        </w:numPr>
        <w:tabs>
          <w:tab w:val="left" w:pos="360"/>
        </w:tabs>
        <w:autoSpaceDE w:val="0"/>
        <w:autoSpaceDN w:val="0"/>
        <w:adjustRightInd w:val="0"/>
        <w:spacing w:line="200" w:lineRule="exact"/>
        <w:ind w:left="630"/>
        <w:rPr>
          <w:color w:val="000000"/>
        </w:rPr>
      </w:pPr>
      <w:r w:rsidRPr="00AF1805">
        <w:rPr>
          <w:color w:val="000000"/>
        </w:rPr>
        <w:t>BACnet</w:t>
      </w:r>
    </w:p>
    <w:p w14:paraId="3917C22F" w14:textId="77777777" w:rsidR="00A1320F" w:rsidRPr="00AF1805" w:rsidRDefault="00A1320F">
      <w:pPr>
        <w:spacing w:line="200" w:lineRule="exact"/>
        <w:rPr>
          <w:color w:val="000000"/>
        </w:rPr>
      </w:pPr>
    </w:p>
    <w:p w14:paraId="5F815146" w14:textId="77777777" w:rsidR="00A1320F" w:rsidRPr="00AF1805" w:rsidRDefault="00CF0728">
      <w:pPr>
        <w:pStyle w:val="2"/>
        <w:ind w:left="150" w:right="150"/>
        <w:rPr>
          <w:rFonts w:ascii="Times New Roman" w:hAnsi="Times New Roman"/>
        </w:rPr>
      </w:pPr>
      <w:bookmarkStart w:id="108" w:name="_Toc488770830"/>
      <w:r w:rsidRPr="00AF1805">
        <w:rPr>
          <w:rFonts w:ascii="Times New Roman" w:hAnsi="Times New Roman"/>
        </w:rPr>
        <w:t>§6.2 PC Software</w:t>
      </w:r>
      <w:bookmarkEnd w:id="108"/>
    </w:p>
    <w:p w14:paraId="7F17E037" w14:textId="77777777" w:rsidR="00A1320F" w:rsidRPr="00AF1805" w:rsidRDefault="00CF0728">
      <w:pPr>
        <w:autoSpaceDE w:val="0"/>
        <w:autoSpaceDN w:val="0"/>
        <w:adjustRightInd w:val="0"/>
        <w:spacing w:line="200" w:lineRule="exact"/>
      </w:pPr>
      <w:r w:rsidRPr="00AF1805">
        <w:t xml:space="preserve">To facilitate the use of and to fully explore the potential of </w:t>
      </w:r>
      <w:r w:rsidR="00882F60" w:rsidRPr="00AF1805">
        <w:t>280T-S</w:t>
      </w:r>
      <w:r w:rsidRPr="00AF1805">
        <w:t xml:space="preserve"> heat meter, Spire Metering has developed proprietary PC software, which is particularly useful for meter trouble shooting, meter reading, AMR and etc.</w:t>
      </w:r>
    </w:p>
    <w:p w14:paraId="52018C80" w14:textId="77777777" w:rsidR="00A1320F" w:rsidRPr="00AF1805" w:rsidRDefault="00A1320F">
      <w:pPr>
        <w:spacing w:line="200" w:lineRule="exact"/>
      </w:pPr>
    </w:p>
    <w:p w14:paraId="2077E158" w14:textId="77777777" w:rsidR="00A1320F" w:rsidRPr="00AF1805" w:rsidRDefault="00CF0728">
      <w:pPr>
        <w:pStyle w:val="2"/>
        <w:ind w:left="150" w:right="150"/>
        <w:rPr>
          <w:rFonts w:ascii="Times New Roman" w:hAnsi="Times New Roman"/>
        </w:rPr>
      </w:pPr>
      <w:bookmarkStart w:id="109" w:name="_Toc488770831"/>
      <w:r w:rsidRPr="00AF1805">
        <w:rPr>
          <w:rFonts w:ascii="Times New Roman" w:hAnsi="Times New Roman"/>
        </w:rPr>
        <w:t>§6.3 Communication Protocol</w:t>
      </w:r>
      <w:bookmarkEnd w:id="109"/>
    </w:p>
    <w:p w14:paraId="320CB474" w14:textId="527DC0DE" w:rsidR="00A1320F" w:rsidRPr="00AF1805" w:rsidRDefault="00CF0728">
      <w:pPr>
        <w:spacing w:line="200" w:lineRule="exact"/>
      </w:pPr>
      <w:r w:rsidRPr="00AF1805">
        <w:t>These are the main methods to read data from tPrime</w:t>
      </w:r>
      <w:r w:rsidR="00D84A7D" w:rsidRPr="00D84A7D">
        <w:rPr>
          <w:bCs/>
          <w:color w:val="000000"/>
          <w:szCs w:val="15"/>
          <w:vertAlign w:val="superscript"/>
        </w:rPr>
        <w:t>TM</w:t>
      </w:r>
      <w:r w:rsidR="00D84A7D">
        <w:t xml:space="preserve"> </w:t>
      </w:r>
      <w:r w:rsidR="00882F60" w:rsidRPr="00AF1805">
        <w:t>280T-S</w:t>
      </w:r>
      <w:r w:rsidRPr="00AF1805">
        <w:t xml:space="preserve"> heat meters: Infrared Meter Reading, RS485 Meter Reading, M-Bus Meter Reading, </w:t>
      </w:r>
      <w:r w:rsidR="009053CC">
        <w:t xml:space="preserve">and </w:t>
      </w:r>
      <w:r w:rsidRPr="00AF1805">
        <w:t>BACnet Meter Reading</w:t>
      </w:r>
      <w:r w:rsidR="009053CC">
        <w:t xml:space="preserve">. </w:t>
      </w:r>
      <w:r w:rsidRPr="00AF1805">
        <w:t>Infrared reading is a local meter reading method. The others are remote meter reading methods. The communication protocol discussed here is applicable to remote reading methods.</w:t>
      </w:r>
    </w:p>
    <w:p w14:paraId="2C73848F" w14:textId="77777777" w:rsidR="00A1320F" w:rsidRPr="00AF1805" w:rsidRDefault="00A1320F">
      <w:pPr>
        <w:spacing w:line="200" w:lineRule="exact"/>
      </w:pPr>
    </w:p>
    <w:p w14:paraId="66B12130" w14:textId="77777777" w:rsidR="00A1320F" w:rsidRPr="00095EB0" w:rsidRDefault="00CF0728">
      <w:pPr>
        <w:spacing w:line="200" w:lineRule="exact"/>
        <w:rPr>
          <w:color w:val="000000"/>
        </w:rPr>
      </w:pPr>
      <w:r w:rsidRPr="00095EB0">
        <w:rPr>
          <w:color w:val="000000"/>
        </w:rPr>
        <w:t xml:space="preserve">Master-Slave communication architecture. The </w:t>
      </w:r>
      <w:r w:rsidR="00882F60" w:rsidRPr="00095EB0">
        <w:rPr>
          <w:color w:val="000000"/>
        </w:rPr>
        <w:t>280T-S</w:t>
      </w:r>
      <w:r w:rsidRPr="00095EB0">
        <w:rPr>
          <w:color w:val="000000"/>
        </w:rPr>
        <w:t xml:space="preserve"> meter is the slave.</w:t>
      </w:r>
    </w:p>
    <w:p w14:paraId="345313F7" w14:textId="77777777" w:rsidR="00A1320F" w:rsidRPr="00095EB0" w:rsidRDefault="00CF0728">
      <w:pPr>
        <w:spacing w:line="200" w:lineRule="exact"/>
        <w:rPr>
          <w:color w:val="000000"/>
        </w:rPr>
      </w:pPr>
      <w:r w:rsidRPr="00095EB0">
        <w:rPr>
          <w:color w:val="000000"/>
        </w:rPr>
        <w:t>Use RS485 serial communication. Default parameters are:</w:t>
      </w:r>
    </w:p>
    <w:p w14:paraId="7231C94A" w14:textId="77777777" w:rsidR="00A1320F" w:rsidRPr="00095EB0" w:rsidRDefault="00CF0728">
      <w:pPr>
        <w:pStyle w:val="12"/>
        <w:numPr>
          <w:ilvl w:val="0"/>
          <w:numId w:val="12"/>
        </w:numPr>
        <w:spacing w:line="200" w:lineRule="exact"/>
        <w:rPr>
          <w:color w:val="000000"/>
        </w:rPr>
      </w:pPr>
      <w:r w:rsidRPr="00095EB0">
        <w:rPr>
          <w:color w:val="000000"/>
        </w:rPr>
        <w:t>Baud Rate: 9600 bps</w:t>
      </w:r>
    </w:p>
    <w:p w14:paraId="7B03FE8F" w14:textId="77777777" w:rsidR="00A1320F" w:rsidRPr="00095EB0" w:rsidRDefault="00CF0728">
      <w:pPr>
        <w:pStyle w:val="12"/>
        <w:numPr>
          <w:ilvl w:val="0"/>
          <w:numId w:val="12"/>
        </w:numPr>
        <w:spacing w:line="200" w:lineRule="exact"/>
        <w:rPr>
          <w:color w:val="000000"/>
        </w:rPr>
      </w:pPr>
      <w:r w:rsidRPr="00095EB0">
        <w:rPr>
          <w:color w:val="000000"/>
        </w:rPr>
        <w:t>Checksum: None</w:t>
      </w:r>
    </w:p>
    <w:p w14:paraId="6349BCB1" w14:textId="77777777" w:rsidR="00A1320F" w:rsidRPr="00095EB0" w:rsidRDefault="00CF0728">
      <w:pPr>
        <w:pStyle w:val="12"/>
        <w:numPr>
          <w:ilvl w:val="0"/>
          <w:numId w:val="12"/>
        </w:numPr>
        <w:spacing w:line="200" w:lineRule="exact"/>
        <w:rPr>
          <w:color w:val="000000"/>
        </w:rPr>
      </w:pPr>
      <w:r w:rsidRPr="00095EB0">
        <w:rPr>
          <w:color w:val="000000"/>
        </w:rPr>
        <w:t>Data bit: 8 bits</w:t>
      </w:r>
    </w:p>
    <w:p w14:paraId="1ED8BF2D" w14:textId="77777777" w:rsidR="00A1320F" w:rsidRPr="00095EB0" w:rsidRDefault="00CF0728">
      <w:pPr>
        <w:pStyle w:val="12"/>
        <w:numPr>
          <w:ilvl w:val="0"/>
          <w:numId w:val="12"/>
        </w:numPr>
        <w:spacing w:line="200" w:lineRule="exact"/>
        <w:rPr>
          <w:color w:val="000000"/>
        </w:rPr>
      </w:pPr>
      <w:r w:rsidRPr="00095EB0">
        <w:rPr>
          <w:color w:val="000000"/>
        </w:rPr>
        <w:t>Stop bit: 1 bit</w:t>
      </w:r>
    </w:p>
    <w:p w14:paraId="7C2AD1E6" w14:textId="77777777" w:rsidR="00A1320F" w:rsidRPr="00095EB0" w:rsidRDefault="00CF0728">
      <w:pPr>
        <w:spacing w:line="240" w:lineRule="exact"/>
        <w:rPr>
          <w:color w:val="000000"/>
        </w:rPr>
      </w:pPr>
      <w:r w:rsidRPr="00095EB0">
        <w:rPr>
          <w:color w:val="000000"/>
        </w:rPr>
        <w:t xml:space="preserve">With the MODBUS module option, the </w:t>
      </w:r>
      <w:r w:rsidR="00882F60" w:rsidRPr="00095EB0">
        <w:rPr>
          <w:color w:val="000000"/>
        </w:rPr>
        <w:t>280T-S</w:t>
      </w:r>
      <w:r w:rsidRPr="00095EB0">
        <w:rPr>
          <w:color w:val="000000"/>
        </w:rPr>
        <w:t xml:space="preserve"> supports standard MODBUS protocol, </w:t>
      </w:r>
      <w:r w:rsidRPr="00095EB0">
        <w:rPr>
          <w:rFonts w:eastAsia="华文中宋"/>
          <w:color w:val="000000"/>
          <w:szCs w:val="21"/>
        </w:rPr>
        <w:t>function code 03 and 06 for register reading and writing.</w:t>
      </w:r>
    </w:p>
    <w:p w14:paraId="11C3595F" w14:textId="77777777" w:rsidR="00A1320F" w:rsidRPr="00095EB0" w:rsidRDefault="00A1320F">
      <w:pPr>
        <w:spacing w:line="200" w:lineRule="exact"/>
        <w:rPr>
          <w:color w:val="000000"/>
        </w:rPr>
      </w:pPr>
    </w:p>
    <w:p w14:paraId="0E484BE2" w14:textId="77777777" w:rsidR="00233EBC" w:rsidRPr="00095EB0" w:rsidRDefault="00233EBC">
      <w:pPr>
        <w:spacing w:line="200" w:lineRule="exact"/>
        <w:jc w:val="center"/>
        <w:rPr>
          <w:bCs/>
          <w:color w:val="000000"/>
        </w:rPr>
      </w:pPr>
    </w:p>
    <w:p w14:paraId="0693E3B0" w14:textId="77777777" w:rsidR="00233EBC" w:rsidRPr="00095EB0" w:rsidRDefault="00233EBC">
      <w:pPr>
        <w:spacing w:line="200" w:lineRule="exact"/>
        <w:jc w:val="center"/>
        <w:rPr>
          <w:bCs/>
          <w:color w:val="000000"/>
        </w:rPr>
      </w:pPr>
    </w:p>
    <w:p w14:paraId="72928E75" w14:textId="77777777" w:rsidR="00233EBC" w:rsidRPr="00095EB0" w:rsidRDefault="00233EBC">
      <w:pPr>
        <w:spacing w:line="200" w:lineRule="exact"/>
        <w:jc w:val="center"/>
        <w:rPr>
          <w:bCs/>
          <w:color w:val="000000"/>
        </w:rPr>
      </w:pPr>
    </w:p>
    <w:p w14:paraId="7B700F31" w14:textId="77777777" w:rsidR="00233EBC" w:rsidRPr="00095EB0" w:rsidRDefault="00233EBC">
      <w:pPr>
        <w:spacing w:line="200" w:lineRule="exact"/>
        <w:jc w:val="center"/>
        <w:rPr>
          <w:bCs/>
          <w:color w:val="000000"/>
        </w:rPr>
      </w:pPr>
    </w:p>
    <w:p w14:paraId="1503D233" w14:textId="77777777" w:rsidR="00510A20" w:rsidRPr="00095EB0" w:rsidRDefault="00510A20">
      <w:pPr>
        <w:spacing w:line="200" w:lineRule="exact"/>
        <w:jc w:val="center"/>
        <w:rPr>
          <w:bCs/>
          <w:color w:val="000000"/>
        </w:rPr>
      </w:pPr>
    </w:p>
    <w:p w14:paraId="4EA3AAB2" w14:textId="77777777" w:rsidR="00510A20" w:rsidRPr="00095EB0" w:rsidRDefault="00510A20">
      <w:pPr>
        <w:spacing w:line="200" w:lineRule="exact"/>
        <w:jc w:val="center"/>
        <w:rPr>
          <w:bCs/>
          <w:color w:val="000000"/>
        </w:rPr>
      </w:pPr>
    </w:p>
    <w:p w14:paraId="77D84308" w14:textId="77777777" w:rsidR="00510A20" w:rsidRPr="00095EB0" w:rsidRDefault="00510A20">
      <w:pPr>
        <w:spacing w:line="200" w:lineRule="exact"/>
        <w:jc w:val="center"/>
        <w:rPr>
          <w:bCs/>
          <w:color w:val="000000"/>
        </w:rPr>
      </w:pPr>
    </w:p>
    <w:p w14:paraId="3E9077FA" w14:textId="77777777" w:rsidR="00145252" w:rsidRPr="003D2462" w:rsidRDefault="00145252" w:rsidP="00145252">
      <w:pPr>
        <w:jc w:val="center"/>
        <w:rPr>
          <w:rFonts w:eastAsia="黑体"/>
          <w:b/>
          <w:bCs/>
          <w:color w:val="000000"/>
          <w:sz w:val="32"/>
          <w:szCs w:val="32"/>
        </w:rPr>
      </w:pPr>
      <w:r w:rsidRPr="003D2462">
        <w:rPr>
          <w:rFonts w:eastAsia="黑体"/>
          <w:b/>
          <w:bCs/>
          <w:color w:val="000000"/>
          <w:sz w:val="32"/>
          <w:szCs w:val="32"/>
        </w:rPr>
        <w:lastRenderedPageBreak/>
        <w:t>280x MODBUS PROTOCOL</w:t>
      </w:r>
    </w:p>
    <w:p w14:paraId="47578537" w14:textId="77777777" w:rsidR="00145252" w:rsidRPr="003D2462" w:rsidRDefault="00145252" w:rsidP="00145252">
      <w:pPr>
        <w:ind w:firstLineChars="200" w:firstLine="300"/>
        <w:rPr>
          <w:rFonts w:eastAsia="华文中宋"/>
          <w:color w:val="000000"/>
          <w:szCs w:val="21"/>
        </w:rPr>
      </w:pPr>
      <w:r w:rsidRPr="003D2462">
        <w:rPr>
          <w:rFonts w:eastAsia="华文中宋"/>
          <w:color w:val="000000"/>
          <w:szCs w:val="21"/>
        </w:rPr>
        <w:t>280x series water meters and heat meters support MODBUS function code 03 and 06 for read</w:t>
      </w:r>
      <w:r>
        <w:rPr>
          <w:rFonts w:eastAsia="华文中宋"/>
          <w:color w:val="000000"/>
          <w:szCs w:val="21"/>
        </w:rPr>
        <w:t>ing a register and writing to a</w:t>
      </w:r>
      <w:r w:rsidRPr="003D2462">
        <w:rPr>
          <w:rFonts w:eastAsia="华文中宋"/>
          <w:color w:val="000000"/>
          <w:szCs w:val="21"/>
        </w:rPr>
        <w:t xml:space="preserve"> single register. Default port setting is 9600,n,8,1</w:t>
      </w:r>
    </w:p>
    <w:tbl>
      <w:tblPr>
        <w:tblW w:w="6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3"/>
        <w:gridCol w:w="803"/>
        <w:gridCol w:w="1559"/>
        <w:gridCol w:w="850"/>
        <w:gridCol w:w="2010"/>
      </w:tblGrid>
      <w:tr w:rsidR="00145252" w:rsidRPr="00145252" w14:paraId="033A4267" w14:textId="77777777" w:rsidTr="00BA4DBC">
        <w:trPr>
          <w:trHeight w:val="190"/>
        </w:trPr>
        <w:tc>
          <w:tcPr>
            <w:tcW w:w="973" w:type="dxa"/>
          </w:tcPr>
          <w:p w14:paraId="039E6F3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Register Address</w:t>
            </w:r>
          </w:p>
        </w:tc>
        <w:tc>
          <w:tcPr>
            <w:tcW w:w="803" w:type="dxa"/>
          </w:tcPr>
          <w:p w14:paraId="701C66F7" w14:textId="77777777" w:rsidR="00145252" w:rsidRPr="00145252" w:rsidRDefault="00145252" w:rsidP="00C02BE7">
            <w:pPr>
              <w:spacing w:line="180" w:lineRule="exact"/>
              <w:jc w:val="left"/>
              <w:rPr>
                <w:rFonts w:eastAsia="华文中宋"/>
                <w:color w:val="000000"/>
                <w:sz w:val="14"/>
                <w:szCs w:val="14"/>
              </w:rPr>
            </w:pPr>
            <w:r w:rsidRPr="00145252">
              <w:rPr>
                <w:rFonts w:eastAsia="华文中宋"/>
                <w:color w:val="000000"/>
                <w:sz w:val="14"/>
                <w:szCs w:val="14"/>
              </w:rPr>
              <w:t># of registers</w:t>
            </w:r>
          </w:p>
        </w:tc>
        <w:tc>
          <w:tcPr>
            <w:tcW w:w="1559" w:type="dxa"/>
          </w:tcPr>
          <w:p w14:paraId="0CA70C7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Variable Name</w:t>
            </w:r>
          </w:p>
        </w:tc>
        <w:tc>
          <w:tcPr>
            <w:tcW w:w="850" w:type="dxa"/>
          </w:tcPr>
          <w:p w14:paraId="7F95F91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Data Type</w:t>
            </w:r>
          </w:p>
        </w:tc>
        <w:tc>
          <w:tcPr>
            <w:tcW w:w="2010" w:type="dxa"/>
          </w:tcPr>
          <w:p w14:paraId="3781A24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Notes</w:t>
            </w:r>
          </w:p>
        </w:tc>
      </w:tr>
      <w:tr w:rsidR="00145252" w:rsidRPr="00145252" w14:paraId="5F9729D3" w14:textId="77777777" w:rsidTr="00BA4DBC">
        <w:trPr>
          <w:trHeight w:val="91"/>
        </w:trPr>
        <w:tc>
          <w:tcPr>
            <w:tcW w:w="973" w:type="dxa"/>
          </w:tcPr>
          <w:p w14:paraId="6D12120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0001-0002</w:t>
            </w:r>
          </w:p>
        </w:tc>
        <w:tc>
          <w:tcPr>
            <w:tcW w:w="803" w:type="dxa"/>
          </w:tcPr>
          <w:p w14:paraId="694A819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6A5B6A8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 Rate</w:t>
            </w:r>
          </w:p>
        </w:tc>
        <w:tc>
          <w:tcPr>
            <w:tcW w:w="850" w:type="dxa"/>
          </w:tcPr>
          <w:p w14:paraId="5012BEF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7A35089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35C09665" w14:textId="77777777" w:rsidTr="00BA4DBC">
        <w:trPr>
          <w:trHeight w:val="95"/>
        </w:trPr>
        <w:tc>
          <w:tcPr>
            <w:tcW w:w="973" w:type="dxa"/>
          </w:tcPr>
          <w:p w14:paraId="452C5A7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0003-0003</w:t>
            </w:r>
          </w:p>
        </w:tc>
        <w:tc>
          <w:tcPr>
            <w:tcW w:w="803" w:type="dxa"/>
          </w:tcPr>
          <w:p w14:paraId="5198819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62B16F2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 Rate Unit</w:t>
            </w:r>
          </w:p>
        </w:tc>
        <w:tc>
          <w:tcPr>
            <w:tcW w:w="850" w:type="dxa"/>
          </w:tcPr>
          <w:p w14:paraId="4C02F6F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28C8ADC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36FA1BDF" w14:textId="77777777" w:rsidTr="00BA4DBC">
        <w:trPr>
          <w:trHeight w:val="91"/>
        </w:trPr>
        <w:tc>
          <w:tcPr>
            <w:tcW w:w="973" w:type="dxa"/>
          </w:tcPr>
          <w:p w14:paraId="3856835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0004-0005</w:t>
            </w:r>
          </w:p>
        </w:tc>
        <w:tc>
          <w:tcPr>
            <w:tcW w:w="803" w:type="dxa"/>
          </w:tcPr>
          <w:p w14:paraId="69FAB5D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521DF8C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Power</w:t>
            </w:r>
          </w:p>
        </w:tc>
        <w:tc>
          <w:tcPr>
            <w:tcW w:w="850" w:type="dxa"/>
          </w:tcPr>
          <w:p w14:paraId="62DCD82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4D5E554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581B1C72" w14:textId="77777777" w:rsidTr="00BA4DBC">
        <w:trPr>
          <w:trHeight w:val="95"/>
        </w:trPr>
        <w:tc>
          <w:tcPr>
            <w:tcW w:w="973" w:type="dxa"/>
          </w:tcPr>
          <w:p w14:paraId="340C11C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0006-0006</w:t>
            </w:r>
          </w:p>
        </w:tc>
        <w:tc>
          <w:tcPr>
            <w:tcW w:w="803" w:type="dxa"/>
          </w:tcPr>
          <w:p w14:paraId="4E11E77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1FEA801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Power Unit</w:t>
            </w:r>
          </w:p>
        </w:tc>
        <w:tc>
          <w:tcPr>
            <w:tcW w:w="850" w:type="dxa"/>
          </w:tcPr>
          <w:p w14:paraId="0241292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18D5AB5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59FC6B08" w14:textId="77777777" w:rsidTr="00BA4DBC">
        <w:trPr>
          <w:trHeight w:val="91"/>
        </w:trPr>
        <w:tc>
          <w:tcPr>
            <w:tcW w:w="973" w:type="dxa"/>
          </w:tcPr>
          <w:p w14:paraId="231F2B3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0007-0008</w:t>
            </w:r>
          </w:p>
        </w:tc>
        <w:tc>
          <w:tcPr>
            <w:tcW w:w="803" w:type="dxa"/>
          </w:tcPr>
          <w:p w14:paraId="7DC9A2BC"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3B750A9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 Total</w:t>
            </w:r>
          </w:p>
        </w:tc>
        <w:tc>
          <w:tcPr>
            <w:tcW w:w="850" w:type="dxa"/>
          </w:tcPr>
          <w:p w14:paraId="1425473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7529A71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06F77DD4" w14:textId="77777777" w:rsidTr="00BA4DBC">
        <w:trPr>
          <w:trHeight w:val="95"/>
        </w:trPr>
        <w:tc>
          <w:tcPr>
            <w:tcW w:w="973" w:type="dxa"/>
          </w:tcPr>
          <w:p w14:paraId="43A302F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0009-0009</w:t>
            </w:r>
          </w:p>
        </w:tc>
        <w:tc>
          <w:tcPr>
            <w:tcW w:w="803" w:type="dxa"/>
          </w:tcPr>
          <w:p w14:paraId="5FB5E7F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6090E2F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 Total Unit</w:t>
            </w:r>
          </w:p>
        </w:tc>
        <w:tc>
          <w:tcPr>
            <w:tcW w:w="850" w:type="dxa"/>
          </w:tcPr>
          <w:p w14:paraId="315F2D3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2B556B0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27E61B50" w14:textId="77777777" w:rsidTr="00BA4DBC">
        <w:trPr>
          <w:trHeight w:val="91"/>
        </w:trPr>
        <w:tc>
          <w:tcPr>
            <w:tcW w:w="973" w:type="dxa"/>
          </w:tcPr>
          <w:p w14:paraId="5FA2EDC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0010-0011</w:t>
            </w:r>
          </w:p>
        </w:tc>
        <w:tc>
          <w:tcPr>
            <w:tcW w:w="803" w:type="dxa"/>
          </w:tcPr>
          <w:p w14:paraId="0888DB3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054F74E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Heat Energy Total</w:t>
            </w:r>
          </w:p>
        </w:tc>
        <w:tc>
          <w:tcPr>
            <w:tcW w:w="850" w:type="dxa"/>
          </w:tcPr>
          <w:p w14:paraId="5443745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3AD2111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247D66A3" w14:textId="77777777" w:rsidTr="00BA4DBC">
        <w:trPr>
          <w:trHeight w:val="91"/>
        </w:trPr>
        <w:tc>
          <w:tcPr>
            <w:tcW w:w="973" w:type="dxa"/>
          </w:tcPr>
          <w:p w14:paraId="41B286E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0012-0012</w:t>
            </w:r>
          </w:p>
        </w:tc>
        <w:tc>
          <w:tcPr>
            <w:tcW w:w="803" w:type="dxa"/>
          </w:tcPr>
          <w:p w14:paraId="78ED562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440E1B8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Heat Energy Total Unit</w:t>
            </w:r>
          </w:p>
        </w:tc>
        <w:tc>
          <w:tcPr>
            <w:tcW w:w="850" w:type="dxa"/>
          </w:tcPr>
          <w:p w14:paraId="6C423D3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4434466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5E5E37B2" w14:textId="77777777" w:rsidTr="00BA4DBC">
        <w:trPr>
          <w:trHeight w:val="95"/>
        </w:trPr>
        <w:tc>
          <w:tcPr>
            <w:tcW w:w="973" w:type="dxa"/>
          </w:tcPr>
          <w:p w14:paraId="79D73BC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0013-0014</w:t>
            </w:r>
          </w:p>
        </w:tc>
        <w:tc>
          <w:tcPr>
            <w:tcW w:w="803" w:type="dxa"/>
          </w:tcPr>
          <w:p w14:paraId="511E175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0A7245C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Cold Energy Total</w:t>
            </w:r>
          </w:p>
        </w:tc>
        <w:tc>
          <w:tcPr>
            <w:tcW w:w="850" w:type="dxa"/>
          </w:tcPr>
          <w:p w14:paraId="5CEC206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69A447A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3D8A88AC" w14:textId="77777777" w:rsidTr="00BA4DBC">
        <w:trPr>
          <w:trHeight w:val="91"/>
        </w:trPr>
        <w:tc>
          <w:tcPr>
            <w:tcW w:w="973" w:type="dxa"/>
          </w:tcPr>
          <w:p w14:paraId="5F8B99E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0015-0015</w:t>
            </w:r>
          </w:p>
        </w:tc>
        <w:tc>
          <w:tcPr>
            <w:tcW w:w="803" w:type="dxa"/>
          </w:tcPr>
          <w:p w14:paraId="099D196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6AE3508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Cold Energy Total Unit</w:t>
            </w:r>
          </w:p>
        </w:tc>
        <w:tc>
          <w:tcPr>
            <w:tcW w:w="850" w:type="dxa"/>
          </w:tcPr>
          <w:p w14:paraId="2D94AD3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3BC6327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3B273503" w14:textId="77777777" w:rsidTr="00BA4DBC">
        <w:trPr>
          <w:trHeight w:val="95"/>
        </w:trPr>
        <w:tc>
          <w:tcPr>
            <w:tcW w:w="973" w:type="dxa"/>
          </w:tcPr>
          <w:p w14:paraId="06AA03F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0016-0017</w:t>
            </w:r>
          </w:p>
        </w:tc>
        <w:tc>
          <w:tcPr>
            <w:tcW w:w="803" w:type="dxa"/>
          </w:tcPr>
          <w:p w14:paraId="4367715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72735F6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T1 /Supply Temp</w:t>
            </w:r>
          </w:p>
        </w:tc>
        <w:tc>
          <w:tcPr>
            <w:tcW w:w="850" w:type="dxa"/>
          </w:tcPr>
          <w:p w14:paraId="4F1F117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75EDB434"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x0.01degC</w:t>
            </w:r>
          </w:p>
        </w:tc>
      </w:tr>
      <w:tr w:rsidR="00145252" w:rsidRPr="00145252" w14:paraId="6C95F3AD" w14:textId="77777777" w:rsidTr="00BA4DBC">
        <w:trPr>
          <w:trHeight w:val="91"/>
        </w:trPr>
        <w:tc>
          <w:tcPr>
            <w:tcW w:w="973" w:type="dxa"/>
          </w:tcPr>
          <w:p w14:paraId="6A29935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0018-0019</w:t>
            </w:r>
          </w:p>
        </w:tc>
        <w:tc>
          <w:tcPr>
            <w:tcW w:w="803" w:type="dxa"/>
          </w:tcPr>
          <w:p w14:paraId="5805ABD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6C9D7AD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T2 /Return Temp</w:t>
            </w:r>
          </w:p>
        </w:tc>
        <w:tc>
          <w:tcPr>
            <w:tcW w:w="850" w:type="dxa"/>
          </w:tcPr>
          <w:p w14:paraId="707F7FD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6658829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x0.01degC</w:t>
            </w:r>
          </w:p>
        </w:tc>
      </w:tr>
      <w:tr w:rsidR="00145252" w:rsidRPr="00145252" w14:paraId="01BBE6C9" w14:textId="77777777" w:rsidTr="00BA4DBC">
        <w:trPr>
          <w:trHeight w:val="95"/>
        </w:trPr>
        <w:tc>
          <w:tcPr>
            <w:tcW w:w="973" w:type="dxa"/>
          </w:tcPr>
          <w:p w14:paraId="4FB22F7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0020-0020</w:t>
            </w:r>
          </w:p>
        </w:tc>
        <w:tc>
          <w:tcPr>
            <w:tcW w:w="803" w:type="dxa"/>
          </w:tcPr>
          <w:p w14:paraId="01D4507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491E887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State</w:t>
            </w:r>
          </w:p>
        </w:tc>
        <w:tc>
          <w:tcPr>
            <w:tcW w:w="850" w:type="dxa"/>
          </w:tcPr>
          <w:p w14:paraId="33671F4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16276E37" w14:textId="77777777" w:rsidR="00145252" w:rsidRPr="00145252" w:rsidRDefault="00145252" w:rsidP="00C02BE7">
            <w:pPr>
              <w:spacing w:line="180" w:lineRule="exact"/>
              <w:rPr>
                <w:rFonts w:eastAsia="华文中宋"/>
                <w:color w:val="000000"/>
                <w:sz w:val="14"/>
                <w:szCs w:val="14"/>
              </w:rPr>
            </w:pPr>
          </w:p>
        </w:tc>
      </w:tr>
      <w:tr w:rsidR="00145252" w:rsidRPr="00145252" w14:paraId="1FCE1F88" w14:textId="77777777" w:rsidTr="00BA4DBC">
        <w:trPr>
          <w:trHeight w:val="91"/>
        </w:trPr>
        <w:tc>
          <w:tcPr>
            <w:tcW w:w="973" w:type="dxa"/>
          </w:tcPr>
          <w:p w14:paraId="2091665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0021-0022</w:t>
            </w:r>
          </w:p>
        </w:tc>
        <w:tc>
          <w:tcPr>
            <w:tcW w:w="803" w:type="dxa"/>
          </w:tcPr>
          <w:p w14:paraId="050FEFB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4F6C6E1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Working Time</w:t>
            </w:r>
          </w:p>
        </w:tc>
        <w:tc>
          <w:tcPr>
            <w:tcW w:w="850" w:type="dxa"/>
          </w:tcPr>
          <w:p w14:paraId="0DC73E3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2FA9CA9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Unsigned. second</w:t>
            </w:r>
          </w:p>
        </w:tc>
      </w:tr>
      <w:tr w:rsidR="00145252" w:rsidRPr="00145252" w14:paraId="6705BF67" w14:textId="77777777" w:rsidTr="00BA4DBC">
        <w:trPr>
          <w:trHeight w:val="190"/>
        </w:trPr>
        <w:tc>
          <w:tcPr>
            <w:tcW w:w="973" w:type="dxa"/>
          </w:tcPr>
          <w:p w14:paraId="419C76F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0023-0024</w:t>
            </w:r>
          </w:p>
        </w:tc>
        <w:tc>
          <w:tcPr>
            <w:tcW w:w="803" w:type="dxa"/>
          </w:tcPr>
          <w:p w14:paraId="2A8D351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063B0FF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Clock</w:t>
            </w:r>
          </w:p>
        </w:tc>
        <w:tc>
          <w:tcPr>
            <w:tcW w:w="850" w:type="dxa"/>
          </w:tcPr>
          <w:p w14:paraId="22DF872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BCD</w:t>
            </w:r>
          </w:p>
        </w:tc>
        <w:tc>
          <w:tcPr>
            <w:tcW w:w="2010" w:type="dxa"/>
          </w:tcPr>
          <w:p w14:paraId="74511E5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Writable. 3bytes BCD for second, minute and hour.  Low on left</w:t>
            </w:r>
          </w:p>
        </w:tc>
      </w:tr>
      <w:tr w:rsidR="00145252" w:rsidRPr="00145252" w14:paraId="4AD9C254" w14:textId="77777777" w:rsidTr="00BA4DBC">
        <w:trPr>
          <w:trHeight w:val="186"/>
        </w:trPr>
        <w:tc>
          <w:tcPr>
            <w:tcW w:w="973" w:type="dxa"/>
          </w:tcPr>
          <w:p w14:paraId="628CBD7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0025-0026</w:t>
            </w:r>
          </w:p>
        </w:tc>
        <w:tc>
          <w:tcPr>
            <w:tcW w:w="803" w:type="dxa"/>
          </w:tcPr>
          <w:p w14:paraId="4C4E53E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73F5A98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Date</w:t>
            </w:r>
          </w:p>
        </w:tc>
        <w:tc>
          <w:tcPr>
            <w:tcW w:w="850" w:type="dxa"/>
          </w:tcPr>
          <w:p w14:paraId="3276378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BCD</w:t>
            </w:r>
          </w:p>
        </w:tc>
        <w:tc>
          <w:tcPr>
            <w:tcW w:w="2010" w:type="dxa"/>
          </w:tcPr>
          <w:p w14:paraId="7C3CFD9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Writable. 4bytes BCD for day, month and year. Low on left</w:t>
            </w:r>
          </w:p>
        </w:tc>
      </w:tr>
      <w:tr w:rsidR="00145252" w:rsidRPr="00145252" w14:paraId="0F2765F8" w14:textId="77777777" w:rsidTr="00BA4DBC">
        <w:trPr>
          <w:trHeight w:val="95"/>
        </w:trPr>
        <w:tc>
          <w:tcPr>
            <w:tcW w:w="973" w:type="dxa"/>
          </w:tcPr>
          <w:p w14:paraId="1F00F22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0027-0027</w:t>
            </w:r>
          </w:p>
        </w:tc>
        <w:tc>
          <w:tcPr>
            <w:tcW w:w="803" w:type="dxa"/>
          </w:tcPr>
          <w:p w14:paraId="0256694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4811C1F4"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4-20mA output current value</w:t>
            </w:r>
          </w:p>
        </w:tc>
        <w:tc>
          <w:tcPr>
            <w:tcW w:w="850" w:type="dxa"/>
          </w:tcPr>
          <w:p w14:paraId="6C4A7C7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0095D56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x0.01mA</w:t>
            </w:r>
          </w:p>
        </w:tc>
      </w:tr>
      <w:tr w:rsidR="00145252" w:rsidRPr="00145252" w14:paraId="24FE47A6" w14:textId="77777777" w:rsidTr="00BA4DBC">
        <w:trPr>
          <w:trHeight w:val="91"/>
        </w:trPr>
        <w:tc>
          <w:tcPr>
            <w:tcW w:w="973" w:type="dxa"/>
          </w:tcPr>
          <w:p w14:paraId="757FA75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0028-0029</w:t>
            </w:r>
          </w:p>
        </w:tc>
        <w:tc>
          <w:tcPr>
            <w:tcW w:w="803" w:type="dxa"/>
          </w:tcPr>
          <w:p w14:paraId="3D44C96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12EF6D9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Flowrate/Energy rate at 4mA</w:t>
            </w:r>
          </w:p>
        </w:tc>
        <w:tc>
          <w:tcPr>
            <w:tcW w:w="850" w:type="dxa"/>
          </w:tcPr>
          <w:p w14:paraId="064B959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1CB69EF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Unit similar to (0003)</w:t>
            </w:r>
          </w:p>
        </w:tc>
      </w:tr>
      <w:tr w:rsidR="00145252" w:rsidRPr="00145252" w14:paraId="50A899A0" w14:textId="77777777" w:rsidTr="00BA4DBC">
        <w:trPr>
          <w:trHeight w:val="91"/>
        </w:trPr>
        <w:tc>
          <w:tcPr>
            <w:tcW w:w="973" w:type="dxa"/>
          </w:tcPr>
          <w:p w14:paraId="4A0F68D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0030-0031</w:t>
            </w:r>
          </w:p>
        </w:tc>
        <w:tc>
          <w:tcPr>
            <w:tcW w:w="803" w:type="dxa"/>
          </w:tcPr>
          <w:p w14:paraId="4C351EF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2CF30D41" w14:textId="77777777" w:rsidR="00145252" w:rsidRPr="00145252" w:rsidRDefault="00145252" w:rsidP="00C02BE7">
            <w:pPr>
              <w:spacing w:line="180" w:lineRule="exact"/>
              <w:jc w:val="left"/>
              <w:rPr>
                <w:rFonts w:eastAsia="华文中宋"/>
                <w:color w:val="000000"/>
                <w:sz w:val="14"/>
                <w:szCs w:val="14"/>
              </w:rPr>
            </w:pPr>
            <w:r w:rsidRPr="00145252">
              <w:rPr>
                <w:rFonts w:eastAsia="华文中宋"/>
                <w:color w:val="000000"/>
                <w:sz w:val="14"/>
                <w:szCs w:val="14"/>
              </w:rPr>
              <w:t>Flowrate/Energy rate at 20mA</w:t>
            </w:r>
          </w:p>
        </w:tc>
        <w:tc>
          <w:tcPr>
            <w:tcW w:w="850" w:type="dxa"/>
          </w:tcPr>
          <w:p w14:paraId="035050A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3B33E36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Unit similar to (0006)</w:t>
            </w:r>
          </w:p>
        </w:tc>
      </w:tr>
      <w:tr w:rsidR="00145252" w:rsidRPr="00145252" w14:paraId="6AC87B40" w14:textId="77777777" w:rsidTr="00BA4DBC">
        <w:trPr>
          <w:trHeight w:val="95"/>
        </w:trPr>
        <w:tc>
          <w:tcPr>
            <w:tcW w:w="973" w:type="dxa"/>
          </w:tcPr>
          <w:p w14:paraId="6F1A757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0032-0032</w:t>
            </w:r>
          </w:p>
        </w:tc>
        <w:tc>
          <w:tcPr>
            <w:tcW w:w="803" w:type="dxa"/>
          </w:tcPr>
          <w:p w14:paraId="6519A7C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244765A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Size</w:t>
            </w:r>
          </w:p>
        </w:tc>
        <w:tc>
          <w:tcPr>
            <w:tcW w:w="850" w:type="dxa"/>
          </w:tcPr>
          <w:p w14:paraId="6212722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78B249DC"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mm (saved in flash)</w:t>
            </w:r>
          </w:p>
        </w:tc>
      </w:tr>
      <w:tr w:rsidR="00145252" w:rsidRPr="00145252" w14:paraId="1317D9B2" w14:textId="77777777" w:rsidTr="00BA4DBC">
        <w:trPr>
          <w:trHeight w:val="91"/>
        </w:trPr>
        <w:tc>
          <w:tcPr>
            <w:tcW w:w="973" w:type="dxa"/>
          </w:tcPr>
          <w:p w14:paraId="282D29A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0033-0034</w:t>
            </w:r>
          </w:p>
        </w:tc>
        <w:tc>
          <w:tcPr>
            <w:tcW w:w="803" w:type="dxa"/>
          </w:tcPr>
          <w:p w14:paraId="67A4D38C"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39548BC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SN#</w:t>
            </w:r>
          </w:p>
        </w:tc>
        <w:tc>
          <w:tcPr>
            <w:tcW w:w="850" w:type="dxa"/>
          </w:tcPr>
          <w:p w14:paraId="7B8457E4"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BCD</w:t>
            </w:r>
          </w:p>
        </w:tc>
        <w:tc>
          <w:tcPr>
            <w:tcW w:w="2010" w:type="dxa"/>
          </w:tcPr>
          <w:p w14:paraId="1F2CC1E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High on left</w:t>
            </w:r>
          </w:p>
        </w:tc>
      </w:tr>
      <w:tr w:rsidR="00145252" w:rsidRPr="00145252" w14:paraId="655ABD4A" w14:textId="77777777" w:rsidTr="00BA4DBC">
        <w:trPr>
          <w:trHeight w:val="95"/>
        </w:trPr>
        <w:tc>
          <w:tcPr>
            <w:tcW w:w="973" w:type="dxa"/>
          </w:tcPr>
          <w:p w14:paraId="1507312C"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0035-0035</w:t>
            </w:r>
          </w:p>
        </w:tc>
        <w:tc>
          <w:tcPr>
            <w:tcW w:w="803" w:type="dxa"/>
          </w:tcPr>
          <w:p w14:paraId="4FF61E9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3000EDF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MODBUS ADDR</w:t>
            </w:r>
          </w:p>
        </w:tc>
        <w:tc>
          <w:tcPr>
            <w:tcW w:w="850" w:type="dxa"/>
          </w:tcPr>
          <w:p w14:paraId="2EB4CA8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68CB968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Writable (saved in flash)</w:t>
            </w:r>
          </w:p>
        </w:tc>
      </w:tr>
      <w:tr w:rsidR="00145252" w:rsidRPr="00145252" w14:paraId="63E8C5FF" w14:textId="77777777" w:rsidTr="00BA4DBC">
        <w:trPr>
          <w:trHeight w:val="281"/>
        </w:trPr>
        <w:tc>
          <w:tcPr>
            <w:tcW w:w="973" w:type="dxa"/>
          </w:tcPr>
          <w:p w14:paraId="651CB09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0036-0036</w:t>
            </w:r>
          </w:p>
        </w:tc>
        <w:tc>
          <w:tcPr>
            <w:tcW w:w="803" w:type="dxa"/>
          </w:tcPr>
          <w:p w14:paraId="18AED87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06B1FCC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Meter Type</w:t>
            </w:r>
          </w:p>
        </w:tc>
        <w:tc>
          <w:tcPr>
            <w:tcW w:w="850" w:type="dxa"/>
          </w:tcPr>
          <w:p w14:paraId="753B520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7FC7D54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BIT0=0:water meter</w:t>
            </w:r>
          </w:p>
          <w:p w14:paraId="304DD7B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BIT0=1:heat meter</w:t>
            </w:r>
          </w:p>
          <w:p w14:paraId="355A4A7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(saved in flash)</w:t>
            </w:r>
          </w:p>
        </w:tc>
      </w:tr>
      <w:tr w:rsidR="00145252" w:rsidRPr="00145252" w14:paraId="10C59B16" w14:textId="77777777" w:rsidTr="00BA4DBC">
        <w:trPr>
          <w:trHeight w:val="281"/>
        </w:trPr>
        <w:tc>
          <w:tcPr>
            <w:tcW w:w="973" w:type="dxa"/>
          </w:tcPr>
          <w:p w14:paraId="7400BBF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0037-0037</w:t>
            </w:r>
          </w:p>
        </w:tc>
        <w:tc>
          <w:tcPr>
            <w:tcW w:w="803" w:type="dxa"/>
          </w:tcPr>
          <w:p w14:paraId="5B39293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3AEED4F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Comm Mode Select</w:t>
            </w:r>
          </w:p>
        </w:tc>
        <w:tc>
          <w:tcPr>
            <w:tcW w:w="850" w:type="dxa"/>
          </w:tcPr>
          <w:p w14:paraId="776C9AC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1C7A09E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Writable.</w:t>
            </w:r>
          </w:p>
          <w:p w14:paraId="10DB8FE8" w14:textId="77777777" w:rsidR="00145252" w:rsidRPr="00145252" w:rsidRDefault="00145252" w:rsidP="00C02BE7">
            <w:pPr>
              <w:spacing w:line="180" w:lineRule="exact"/>
              <w:jc w:val="left"/>
              <w:rPr>
                <w:rFonts w:eastAsia="华文中宋"/>
                <w:color w:val="000000"/>
                <w:sz w:val="14"/>
                <w:szCs w:val="14"/>
              </w:rPr>
            </w:pPr>
            <w:r w:rsidRPr="00145252">
              <w:rPr>
                <w:rFonts w:eastAsia="华文中宋"/>
                <w:color w:val="000000"/>
                <w:sz w:val="14"/>
                <w:szCs w:val="14"/>
              </w:rPr>
              <w:t xml:space="preserve">0 - 9600/MODBUS </w:t>
            </w:r>
            <w:r w:rsidRPr="00145252">
              <w:rPr>
                <w:rFonts w:eastAsia="华文中宋" w:hAnsi="华文中宋"/>
                <w:color w:val="000000"/>
                <w:sz w:val="14"/>
                <w:szCs w:val="14"/>
              </w:rPr>
              <w:t>（</w:t>
            </w:r>
            <w:r w:rsidRPr="00145252">
              <w:rPr>
                <w:rFonts w:eastAsia="华文中宋"/>
                <w:color w:val="000000"/>
                <w:sz w:val="14"/>
                <w:szCs w:val="14"/>
              </w:rPr>
              <w:t>Default</w:t>
            </w:r>
            <w:r w:rsidRPr="00145252">
              <w:rPr>
                <w:rFonts w:eastAsia="华文中宋" w:hAnsi="华文中宋"/>
                <w:color w:val="000000"/>
                <w:sz w:val="14"/>
                <w:szCs w:val="14"/>
              </w:rPr>
              <w:t>）</w:t>
            </w:r>
            <w:r w:rsidRPr="00145252">
              <w:rPr>
                <w:rFonts w:eastAsia="华文中宋"/>
                <w:color w:val="000000"/>
                <w:sz w:val="14"/>
                <w:szCs w:val="14"/>
              </w:rPr>
              <w:t xml:space="preserve">; </w:t>
            </w:r>
          </w:p>
          <w:p w14:paraId="522C83B5" w14:textId="77777777" w:rsidR="00145252" w:rsidRPr="00145252" w:rsidRDefault="00145252" w:rsidP="00C02BE7">
            <w:pPr>
              <w:spacing w:line="180" w:lineRule="exact"/>
              <w:jc w:val="left"/>
              <w:rPr>
                <w:rFonts w:eastAsia="华文中宋"/>
                <w:color w:val="000000"/>
                <w:sz w:val="14"/>
                <w:szCs w:val="14"/>
              </w:rPr>
            </w:pPr>
            <w:r w:rsidRPr="00145252">
              <w:rPr>
                <w:rFonts w:eastAsia="华文中宋"/>
                <w:color w:val="000000"/>
                <w:sz w:val="14"/>
                <w:szCs w:val="14"/>
              </w:rPr>
              <w:t>1- 2400/Mbus**</w:t>
            </w:r>
          </w:p>
        </w:tc>
      </w:tr>
      <w:tr w:rsidR="00145252" w:rsidRPr="00145252" w14:paraId="62EABCB6" w14:textId="77777777" w:rsidTr="00BA4DBC">
        <w:trPr>
          <w:trHeight w:val="95"/>
        </w:trPr>
        <w:tc>
          <w:tcPr>
            <w:tcW w:w="973" w:type="dxa"/>
          </w:tcPr>
          <w:p w14:paraId="07DB56C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0038-0038</w:t>
            </w:r>
          </w:p>
        </w:tc>
        <w:tc>
          <w:tcPr>
            <w:tcW w:w="803" w:type="dxa"/>
          </w:tcPr>
          <w:p w14:paraId="049D34E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1E03AAF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Firmware Version</w:t>
            </w:r>
          </w:p>
        </w:tc>
        <w:tc>
          <w:tcPr>
            <w:tcW w:w="850" w:type="dxa"/>
          </w:tcPr>
          <w:p w14:paraId="0DC24A74"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71AF089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Hex</w:t>
            </w:r>
          </w:p>
        </w:tc>
      </w:tr>
    </w:tbl>
    <w:p w14:paraId="6256832F" w14:textId="77777777" w:rsidR="00C02BE7" w:rsidRDefault="00C02BE7" w:rsidP="00145252">
      <w:pPr>
        <w:spacing w:line="240" w:lineRule="exact"/>
        <w:rPr>
          <w:rFonts w:eastAsia="华文中宋"/>
          <w:color w:val="000000"/>
          <w:szCs w:val="15"/>
        </w:rPr>
      </w:pPr>
    </w:p>
    <w:p w14:paraId="2BF37F96" w14:textId="77777777" w:rsidR="00145252" w:rsidRPr="00145252" w:rsidRDefault="00145252" w:rsidP="00145252">
      <w:pPr>
        <w:spacing w:line="240" w:lineRule="exact"/>
        <w:rPr>
          <w:rFonts w:eastAsia="华文中宋"/>
          <w:color w:val="000000"/>
          <w:szCs w:val="15"/>
        </w:rPr>
      </w:pPr>
      <w:r w:rsidRPr="00145252">
        <w:rPr>
          <w:rFonts w:eastAsia="华文中宋"/>
          <w:color w:val="000000"/>
          <w:szCs w:val="15"/>
        </w:rPr>
        <w:t>Notes:</w:t>
      </w:r>
    </w:p>
    <w:p w14:paraId="37726B58" w14:textId="77777777" w:rsidR="00145252" w:rsidRPr="00145252" w:rsidRDefault="00145252" w:rsidP="00145252">
      <w:pPr>
        <w:spacing w:line="240" w:lineRule="exact"/>
        <w:rPr>
          <w:rFonts w:eastAsia="华文中宋"/>
          <w:color w:val="000000"/>
          <w:szCs w:val="15"/>
        </w:rPr>
      </w:pPr>
      <w:r w:rsidRPr="00145252">
        <w:rPr>
          <w:rFonts w:eastAsia="华文中宋"/>
          <w:color w:val="000000"/>
          <w:szCs w:val="15"/>
        </w:rPr>
        <w:t>*Unit code:</w:t>
      </w:r>
    </w:p>
    <w:p w14:paraId="3B8CDE3E" w14:textId="77777777" w:rsidR="00145252" w:rsidRPr="00145252" w:rsidRDefault="00145252" w:rsidP="00145252">
      <w:pPr>
        <w:widowControl/>
        <w:autoSpaceDE w:val="0"/>
        <w:autoSpaceDN w:val="0"/>
        <w:adjustRightInd w:val="0"/>
        <w:spacing w:line="240" w:lineRule="exact"/>
        <w:ind w:left="810"/>
        <w:jc w:val="left"/>
        <w:rPr>
          <w:color w:val="000000"/>
          <w:kern w:val="0"/>
          <w:szCs w:val="15"/>
        </w:rPr>
      </w:pPr>
      <w:r w:rsidRPr="00145252">
        <w:rPr>
          <w:color w:val="000000"/>
          <w:kern w:val="0"/>
          <w:szCs w:val="15"/>
        </w:rPr>
        <w:lastRenderedPageBreak/>
        <w:t>05 – KWH;</w:t>
      </w:r>
      <w:r w:rsidRPr="00145252">
        <w:rPr>
          <w:color w:val="000000"/>
          <w:kern w:val="0"/>
          <w:szCs w:val="15"/>
        </w:rPr>
        <w:tab/>
        <w:t>14 – Watt;</w:t>
      </w:r>
      <w:r w:rsidRPr="00145252">
        <w:rPr>
          <w:color w:val="000000"/>
          <w:kern w:val="0"/>
          <w:szCs w:val="15"/>
        </w:rPr>
        <w:tab/>
      </w:r>
      <w:r w:rsidRPr="00145252">
        <w:rPr>
          <w:color w:val="000000"/>
          <w:kern w:val="0"/>
          <w:szCs w:val="15"/>
        </w:rPr>
        <w:tab/>
        <w:t>08 – GWH;</w:t>
      </w:r>
      <w:r w:rsidRPr="00145252">
        <w:rPr>
          <w:color w:val="000000"/>
          <w:kern w:val="0"/>
          <w:szCs w:val="15"/>
        </w:rPr>
        <w:tab/>
      </w:r>
      <w:r w:rsidRPr="00145252">
        <w:rPr>
          <w:color w:val="000000"/>
          <w:kern w:val="0"/>
          <w:szCs w:val="15"/>
        </w:rPr>
        <w:tab/>
      </w:r>
      <w:r w:rsidRPr="00145252">
        <w:rPr>
          <w:color w:val="000000"/>
          <w:kern w:val="0"/>
          <w:szCs w:val="15"/>
        </w:rPr>
        <w:tab/>
      </w:r>
    </w:p>
    <w:p w14:paraId="2636D11C" w14:textId="77777777" w:rsidR="00145252" w:rsidRPr="00145252" w:rsidRDefault="00145252" w:rsidP="00145252">
      <w:pPr>
        <w:widowControl/>
        <w:autoSpaceDE w:val="0"/>
        <w:autoSpaceDN w:val="0"/>
        <w:adjustRightInd w:val="0"/>
        <w:spacing w:line="240" w:lineRule="exact"/>
        <w:ind w:left="810"/>
        <w:jc w:val="left"/>
        <w:rPr>
          <w:color w:val="000000"/>
          <w:kern w:val="0"/>
          <w:szCs w:val="15"/>
        </w:rPr>
      </w:pPr>
      <w:r w:rsidRPr="00145252">
        <w:rPr>
          <w:color w:val="000000"/>
          <w:kern w:val="0"/>
          <w:szCs w:val="15"/>
        </w:rPr>
        <w:t>17– KW;</w:t>
      </w:r>
      <w:r w:rsidRPr="00145252">
        <w:rPr>
          <w:color w:val="000000"/>
          <w:kern w:val="0"/>
          <w:szCs w:val="15"/>
        </w:rPr>
        <w:tab/>
        <w:t>1A – GW;</w:t>
      </w:r>
      <w:r w:rsidRPr="00145252">
        <w:rPr>
          <w:color w:val="000000"/>
          <w:kern w:val="0"/>
          <w:szCs w:val="15"/>
        </w:rPr>
        <w:tab/>
        <w:t>29 – Litre;</w:t>
      </w:r>
      <w:r w:rsidRPr="00145252">
        <w:rPr>
          <w:color w:val="000000"/>
          <w:kern w:val="0"/>
          <w:szCs w:val="15"/>
        </w:rPr>
        <w:tab/>
      </w:r>
      <w:r w:rsidRPr="00145252">
        <w:rPr>
          <w:color w:val="000000"/>
          <w:kern w:val="0"/>
          <w:szCs w:val="15"/>
        </w:rPr>
        <w:tab/>
      </w:r>
    </w:p>
    <w:p w14:paraId="2000D7D2" w14:textId="77777777" w:rsidR="00145252" w:rsidRPr="00145252" w:rsidRDefault="00145252" w:rsidP="00145252">
      <w:pPr>
        <w:widowControl/>
        <w:autoSpaceDE w:val="0"/>
        <w:autoSpaceDN w:val="0"/>
        <w:adjustRightInd w:val="0"/>
        <w:spacing w:line="240" w:lineRule="exact"/>
        <w:ind w:left="810"/>
        <w:jc w:val="left"/>
        <w:rPr>
          <w:rFonts w:ascii="Arial" w:hAnsi="Arial" w:cs="Arial"/>
          <w:kern w:val="0"/>
          <w:szCs w:val="15"/>
        </w:rPr>
      </w:pPr>
      <w:r w:rsidRPr="00145252">
        <w:rPr>
          <w:rFonts w:ascii="Arial" w:hAnsi="Arial" w:cs="Arial"/>
          <w:kern w:val="0"/>
          <w:szCs w:val="15"/>
        </w:rPr>
        <w:t>0B – KJ;</w:t>
      </w:r>
      <w:r w:rsidRPr="00145252">
        <w:rPr>
          <w:rFonts w:ascii="Arial" w:hAnsi="Arial" w:cs="Arial"/>
          <w:kern w:val="0"/>
          <w:szCs w:val="15"/>
        </w:rPr>
        <w:tab/>
        <w:t xml:space="preserve">0E – </w:t>
      </w:r>
      <w:r w:rsidRPr="00145252">
        <w:rPr>
          <w:rFonts w:ascii="Arial" w:hAnsi="Arial" w:cs="Arial" w:hint="eastAsia"/>
          <w:kern w:val="0"/>
          <w:szCs w:val="15"/>
        </w:rPr>
        <w:t>M</w:t>
      </w:r>
      <w:r w:rsidRPr="00145252">
        <w:rPr>
          <w:rFonts w:ascii="Arial" w:hAnsi="Arial" w:cs="Arial"/>
          <w:kern w:val="0"/>
          <w:szCs w:val="15"/>
        </w:rPr>
        <w:t>J;</w:t>
      </w:r>
      <w:r w:rsidRPr="00145252">
        <w:rPr>
          <w:rFonts w:ascii="Arial" w:hAnsi="Arial" w:cs="Arial"/>
          <w:kern w:val="0"/>
          <w:szCs w:val="15"/>
        </w:rPr>
        <w:tab/>
      </w:r>
      <w:r w:rsidRPr="00145252">
        <w:rPr>
          <w:rFonts w:ascii="Arial" w:hAnsi="Arial" w:cs="Arial"/>
          <w:kern w:val="0"/>
          <w:szCs w:val="15"/>
        </w:rPr>
        <w:tab/>
        <w:t xml:space="preserve">11 – </w:t>
      </w:r>
      <w:r w:rsidRPr="00145252">
        <w:rPr>
          <w:rFonts w:ascii="Arial" w:hAnsi="Arial" w:cs="Arial" w:hint="eastAsia"/>
          <w:kern w:val="0"/>
          <w:szCs w:val="15"/>
        </w:rPr>
        <w:t>G</w:t>
      </w:r>
      <w:r w:rsidRPr="00145252">
        <w:rPr>
          <w:rFonts w:ascii="Arial" w:hAnsi="Arial" w:cs="Arial"/>
          <w:kern w:val="0"/>
          <w:szCs w:val="15"/>
        </w:rPr>
        <w:t>J;</w:t>
      </w:r>
      <w:r w:rsidRPr="00145252">
        <w:rPr>
          <w:rFonts w:ascii="Arial" w:hAnsi="Arial" w:cs="Arial"/>
          <w:kern w:val="0"/>
          <w:szCs w:val="15"/>
        </w:rPr>
        <w:tab/>
      </w:r>
    </w:p>
    <w:p w14:paraId="5B64530D" w14:textId="77777777" w:rsidR="00145252" w:rsidRPr="00145252" w:rsidRDefault="00145252" w:rsidP="00145252">
      <w:pPr>
        <w:widowControl/>
        <w:autoSpaceDE w:val="0"/>
        <w:autoSpaceDN w:val="0"/>
        <w:adjustRightInd w:val="0"/>
        <w:spacing w:line="240" w:lineRule="exact"/>
        <w:ind w:left="810"/>
        <w:jc w:val="left"/>
        <w:rPr>
          <w:rFonts w:ascii="Arial" w:hAnsi="Arial" w:cs="Arial"/>
          <w:kern w:val="0"/>
          <w:szCs w:val="15"/>
        </w:rPr>
      </w:pPr>
      <w:r w:rsidRPr="00145252">
        <w:rPr>
          <w:color w:val="000000"/>
          <w:kern w:val="0"/>
          <w:szCs w:val="15"/>
        </w:rPr>
        <w:t>32 – Litre/H;</w:t>
      </w:r>
      <w:r w:rsidRPr="00145252">
        <w:rPr>
          <w:color w:val="000000"/>
          <w:kern w:val="0"/>
          <w:szCs w:val="15"/>
        </w:rPr>
        <w:tab/>
        <w:t>3</w:t>
      </w:r>
      <w:r w:rsidRPr="00145252">
        <w:rPr>
          <w:rFonts w:hint="eastAsia"/>
          <w:color w:val="000000"/>
          <w:kern w:val="0"/>
          <w:szCs w:val="15"/>
        </w:rPr>
        <w:t>3</w:t>
      </w:r>
      <w:r w:rsidRPr="00145252">
        <w:rPr>
          <w:color w:val="000000"/>
          <w:kern w:val="0"/>
          <w:szCs w:val="15"/>
        </w:rPr>
        <w:t xml:space="preserve"> – </w:t>
      </w:r>
      <w:r w:rsidRPr="00145252">
        <w:rPr>
          <w:rFonts w:hint="eastAsia"/>
          <w:color w:val="000000"/>
          <w:kern w:val="0"/>
          <w:szCs w:val="15"/>
        </w:rPr>
        <w:t>0.01*</w:t>
      </w:r>
      <w:r w:rsidRPr="00145252">
        <w:rPr>
          <w:color w:val="000000"/>
          <w:kern w:val="0"/>
          <w:szCs w:val="15"/>
        </w:rPr>
        <w:t>Cubic Meter/H.</w:t>
      </w:r>
      <w:r w:rsidRPr="00145252">
        <w:rPr>
          <w:rFonts w:ascii="Arial" w:hAnsi="Arial" w:cs="Arial"/>
          <w:kern w:val="0"/>
          <w:szCs w:val="15"/>
        </w:rPr>
        <w:tab/>
      </w:r>
      <w:r w:rsidRPr="00145252">
        <w:rPr>
          <w:color w:val="000000"/>
          <w:kern w:val="0"/>
          <w:szCs w:val="15"/>
        </w:rPr>
        <w:t>3</w:t>
      </w:r>
      <w:r w:rsidRPr="00145252">
        <w:rPr>
          <w:rFonts w:hint="eastAsia"/>
          <w:color w:val="000000"/>
          <w:kern w:val="0"/>
          <w:szCs w:val="15"/>
        </w:rPr>
        <w:t>4</w:t>
      </w:r>
      <w:r w:rsidRPr="00145252">
        <w:rPr>
          <w:color w:val="000000"/>
          <w:kern w:val="0"/>
          <w:szCs w:val="15"/>
        </w:rPr>
        <w:t xml:space="preserve"> – </w:t>
      </w:r>
      <w:r w:rsidRPr="00145252">
        <w:rPr>
          <w:rFonts w:hint="eastAsia"/>
          <w:color w:val="000000"/>
          <w:kern w:val="0"/>
          <w:szCs w:val="15"/>
        </w:rPr>
        <w:t>0.1*</w:t>
      </w:r>
      <w:r w:rsidRPr="00145252">
        <w:rPr>
          <w:color w:val="000000"/>
          <w:kern w:val="0"/>
          <w:szCs w:val="15"/>
        </w:rPr>
        <w:t>Cubic Meter/H.</w:t>
      </w:r>
      <w:r w:rsidRPr="00145252">
        <w:rPr>
          <w:rFonts w:ascii="Arial" w:hAnsi="Arial" w:cs="Arial"/>
          <w:kern w:val="0"/>
          <w:szCs w:val="15"/>
        </w:rPr>
        <w:tab/>
      </w:r>
    </w:p>
    <w:p w14:paraId="32D309AB" w14:textId="77777777" w:rsidR="00145252" w:rsidRPr="00145252" w:rsidRDefault="00145252" w:rsidP="00145252">
      <w:pPr>
        <w:widowControl/>
        <w:autoSpaceDE w:val="0"/>
        <w:autoSpaceDN w:val="0"/>
        <w:adjustRightInd w:val="0"/>
        <w:spacing w:line="240" w:lineRule="exact"/>
        <w:ind w:left="810"/>
        <w:jc w:val="left"/>
        <w:rPr>
          <w:color w:val="000000"/>
          <w:kern w:val="0"/>
          <w:szCs w:val="15"/>
        </w:rPr>
      </w:pPr>
      <w:r w:rsidRPr="00145252">
        <w:rPr>
          <w:color w:val="000000"/>
          <w:kern w:val="0"/>
          <w:szCs w:val="15"/>
        </w:rPr>
        <w:t>35 – Cubic Meter/H.</w:t>
      </w:r>
    </w:p>
    <w:p w14:paraId="6526A6D5" w14:textId="77777777" w:rsidR="00145252" w:rsidRPr="00145252" w:rsidRDefault="00145252" w:rsidP="00145252">
      <w:pPr>
        <w:widowControl/>
        <w:autoSpaceDE w:val="0"/>
        <w:autoSpaceDN w:val="0"/>
        <w:adjustRightInd w:val="0"/>
        <w:spacing w:line="240" w:lineRule="exact"/>
        <w:ind w:left="810"/>
        <w:jc w:val="left"/>
        <w:rPr>
          <w:color w:val="000000"/>
          <w:kern w:val="0"/>
          <w:szCs w:val="15"/>
        </w:rPr>
      </w:pPr>
      <w:r w:rsidRPr="00145252">
        <w:rPr>
          <w:color w:val="000000"/>
          <w:kern w:val="0"/>
          <w:szCs w:val="15"/>
        </w:rPr>
        <w:t>2</w:t>
      </w:r>
      <w:r w:rsidRPr="00145252">
        <w:rPr>
          <w:rFonts w:hint="eastAsia"/>
          <w:color w:val="000000"/>
          <w:kern w:val="0"/>
          <w:szCs w:val="15"/>
        </w:rPr>
        <w:t>A</w:t>
      </w:r>
      <w:r w:rsidRPr="00145252">
        <w:rPr>
          <w:color w:val="000000"/>
          <w:kern w:val="0"/>
          <w:szCs w:val="15"/>
        </w:rPr>
        <w:t xml:space="preserve"> – </w:t>
      </w:r>
      <w:r w:rsidRPr="00145252">
        <w:rPr>
          <w:rFonts w:hint="eastAsia"/>
          <w:color w:val="000000"/>
          <w:kern w:val="0"/>
          <w:szCs w:val="15"/>
        </w:rPr>
        <w:t>0.01*</w:t>
      </w:r>
      <w:r w:rsidRPr="00145252">
        <w:rPr>
          <w:color w:val="000000"/>
          <w:kern w:val="0"/>
          <w:szCs w:val="15"/>
        </w:rPr>
        <w:t>Cubic Meter;2</w:t>
      </w:r>
      <w:r w:rsidRPr="00145252">
        <w:rPr>
          <w:rFonts w:hint="eastAsia"/>
          <w:color w:val="000000"/>
          <w:kern w:val="0"/>
          <w:szCs w:val="15"/>
        </w:rPr>
        <w:t>B</w:t>
      </w:r>
      <w:r w:rsidRPr="00145252">
        <w:rPr>
          <w:color w:val="000000"/>
          <w:kern w:val="0"/>
          <w:szCs w:val="15"/>
        </w:rPr>
        <w:t xml:space="preserve"> – </w:t>
      </w:r>
      <w:r w:rsidRPr="00145252">
        <w:rPr>
          <w:rFonts w:hint="eastAsia"/>
          <w:color w:val="000000"/>
          <w:kern w:val="0"/>
          <w:szCs w:val="15"/>
        </w:rPr>
        <w:t>0.1*</w:t>
      </w:r>
      <w:r w:rsidRPr="00145252">
        <w:rPr>
          <w:color w:val="000000"/>
          <w:kern w:val="0"/>
          <w:szCs w:val="15"/>
        </w:rPr>
        <w:t>Cubic Meter; 2C – Cubic Meter;</w:t>
      </w:r>
    </w:p>
    <w:p w14:paraId="16DB1EAF" w14:textId="77777777" w:rsidR="00145252" w:rsidRPr="00145252" w:rsidRDefault="00145252" w:rsidP="00145252">
      <w:pPr>
        <w:widowControl/>
        <w:autoSpaceDE w:val="0"/>
        <w:autoSpaceDN w:val="0"/>
        <w:adjustRightInd w:val="0"/>
        <w:spacing w:line="240" w:lineRule="exact"/>
        <w:ind w:firstLineChars="50" w:firstLine="75"/>
        <w:jc w:val="left"/>
        <w:rPr>
          <w:color w:val="000000"/>
          <w:kern w:val="0"/>
          <w:szCs w:val="15"/>
        </w:rPr>
      </w:pPr>
      <w:r w:rsidRPr="00145252">
        <w:rPr>
          <w:color w:val="000000"/>
          <w:kern w:val="0"/>
          <w:szCs w:val="15"/>
        </w:rPr>
        <w:t xml:space="preserve">Data Format: </w:t>
      </w:r>
    </w:p>
    <w:p w14:paraId="6F34E93A" w14:textId="77777777" w:rsidR="00145252" w:rsidRPr="00145252" w:rsidRDefault="00145252" w:rsidP="00145252">
      <w:pPr>
        <w:widowControl/>
        <w:autoSpaceDE w:val="0"/>
        <w:autoSpaceDN w:val="0"/>
        <w:adjustRightInd w:val="0"/>
        <w:spacing w:line="240" w:lineRule="exact"/>
        <w:ind w:left="420" w:firstLine="420"/>
        <w:jc w:val="left"/>
        <w:rPr>
          <w:color w:val="000000"/>
          <w:kern w:val="0"/>
          <w:szCs w:val="15"/>
        </w:rPr>
      </w:pPr>
      <w:r w:rsidRPr="00145252">
        <w:rPr>
          <w:color w:val="000000"/>
          <w:kern w:val="0"/>
          <w:szCs w:val="15"/>
        </w:rPr>
        <w:t>For LONG data, it has 32bits. Thus, two registers are used to store a LONG. The first register (lower address) is for the lower 16bits of the data. The second register (higher address) is for the higher 16bits of the data.</w:t>
      </w:r>
    </w:p>
    <w:p w14:paraId="5BE4451D" w14:textId="77777777" w:rsidR="00145252" w:rsidRPr="00145252" w:rsidRDefault="00145252" w:rsidP="00145252">
      <w:pPr>
        <w:widowControl/>
        <w:autoSpaceDE w:val="0"/>
        <w:autoSpaceDN w:val="0"/>
        <w:adjustRightInd w:val="0"/>
        <w:spacing w:line="240" w:lineRule="exact"/>
        <w:jc w:val="left"/>
        <w:rPr>
          <w:color w:val="000000"/>
          <w:kern w:val="0"/>
          <w:szCs w:val="15"/>
        </w:rPr>
      </w:pPr>
    </w:p>
    <w:p w14:paraId="5F3C4ADE" w14:textId="77777777" w:rsidR="00145252" w:rsidRDefault="00145252" w:rsidP="00145252">
      <w:pPr>
        <w:widowControl/>
        <w:autoSpaceDE w:val="0"/>
        <w:autoSpaceDN w:val="0"/>
        <w:adjustRightInd w:val="0"/>
        <w:spacing w:line="240" w:lineRule="exact"/>
        <w:jc w:val="left"/>
        <w:rPr>
          <w:color w:val="000000"/>
          <w:kern w:val="0"/>
          <w:szCs w:val="15"/>
        </w:rPr>
      </w:pPr>
      <w:r w:rsidRPr="00145252">
        <w:rPr>
          <w:color w:val="000000"/>
          <w:kern w:val="0"/>
          <w:szCs w:val="15"/>
        </w:rPr>
        <w:t>** Use factory software to change communication protocol. If you set the Comm Mode to 1, and set the duration to 6556, then the meter will switch to M-Bus protocol. Reset the external power will switch the mode back to MODBUS protocol.</w:t>
      </w:r>
    </w:p>
    <w:p w14:paraId="2710FE9E" w14:textId="77777777" w:rsidR="00D47878" w:rsidRDefault="00D47878" w:rsidP="00145252">
      <w:pPr>
        <w:widowControl/>
        <w:autoSpaceDE w:val="0"/>
        <w:autoSpaceDN w:val="0"/>
        <w:adjustRightInd w:val="0"/>
        <w:spacing w:line="240" w:lineRule="exact"/>
        <w:jc w:val="left"/>
        <w:rPr>
          <w:color w:val="000000"/>
          <w:kern w:val="0"/>
          <w:szCs w:val="15"/>
        </w:rPr>
      </w:pPr>
    </w:p>
    <w:p w14:paraId="5204B050" w14:textId="77777777" w:rsidR="00D47878" w:rsidRPr="00095EB0" w:rsidRDefault="00D47878" w:rsidP="00D47878">
      <w:pPr>
        <w:spacing w:line="200" w:lineRule="exact"/>
        <w:rPr>
          <w:b/>
          <w:bCs/>
          <w:color w:val="000000"/>
        </w:rPr>
      </w:pPr>
      <w:r w:rsidRPr="00095EB0">
        <w:rPr>
          <w:b/>
          <w:bCs/>
          <w:color w:val="000000"/>
        </w:rPr>
        <w:t>M-Bus Protocol:</w:t>
      </w:r>
    </w:p>
    <w:p w14:paraId="18ECE0C1" w14:textId="77777777" w:rsidR="00D47878" w:rsidRPr="00095EB0" w:rsidRDefault="00D47878" w:rsidP="00D47878">
      <w:pPr>
        <w:spacing w:line="200" w:lineRule="exact"/>
        <w:rPr>
          <w:color w:val="000000"/>
        </w:rPr>
      </w:pPr>
      <w:r w:rsidRPr="00095EB0">
        <w:rPr>
          <w:color w:val="000000"/>
        </w:rPr>
        <w:t>Master-Slave communication architecture. The 280T-S meter is the slave.</w:t>
      </w:r>
    </w:p>
    <w:p w14:paraId="527710F9" w14:textId="77777777" w:rsidR="00D47878" w:rsidRPr="00095EB0" w:rsidRDefault="00D47878" w:rsidP="00D47878">
      <w:pPr>
        <w:spacing w:line="200" w:lineRule="exact"/>
        <w:rPr>
          <w:color w:val="000000"/>
        </w:rPr>
      </w:pPr>
      <w:r w:rsidRPr="00095EB0">
        <w:rPr>
          <w:color w:val="000000"/>
        </w:rPr>
        <w:t>Use M-Bus serial communication. Default parameters are:</w:t>
      </w:r>
    </w:p>
    <w:p w14:paraId="3CD2F786" w14:textId="77777777" w:rsidR="00D47878" w:rsidRPr="00095EB0" w:rsidRDefault="00D47878" w:rsidP="00D47878">
      <w:pPr>
        <w:pStyle w:val="12"/>
        <w:numPr>
          <w:ilvl w:val="0"/>
          <w:numId w:val="12"/>
        </w:numPr>
        <w:spacing w:line="200" w:lineRule="exact"/>
        <w:rPr>
          <w:color w:val="000000"/>
        </w:rPr>
      </w:pPr>
      <w:r w:rsidRPr="00095EB0">
        <w:rPr>
          <w:color w:val="000000"/>
        </w:rPr>
        <w:t>Baud Rate: 2400 bps</w:t>
      </w:r>
    </w:p>
    <w:p w14:paraId="046EAC12" w14:textId="77777777" w:rsidR="00D47878" w:rsidRPr="00095EB0" w:rsidRDefault="00D47878" w:rsidP="00D47878">
      <w:pPr>
        <w:pStyle w:val="12"/>
        <w:numPr>
          <w:ilvl w:val="0"/>
          <w:numId w:val="12"/>
        </w:numPr>
        <w:spacing w:line="200" w:lineRule="exact"/>
        <w:rPr>
          <w:color w:val="000000"/>
        </w:rPr>
      </w:pPr>
      <w:r w:rsidRPr="00095EB0">
        <w:rPr>
          <w:color w:val="000000"/>
        </w:rPr>
        <w:t>Checksum: Even</w:t>
      </w:r>
    </w:p>
    <w:p w14:paraId="24CBE098" w14:textId="77777777" w:rsidR="00D47878" w:rsidRPr="00095EB0" w:rsidRDefault="00D47878" w:rsidP="00D47878">
      <w:pPr>
        <w:pStyle w:val="12"/>
        <w:numPr>
          <w:ilvl w:val="0"/>
          <w:numId w:val="12"/>
        </w:numPr>
        <w:spacing w:line="200" w:lineRule="exact"/>
        <w:rPr>
          <w:color w:val="000000"/>
        </w:rPr>
      </w:pPr>
      <w:r w:rsidRPr="00095EB0">
        <w:rPr>
          <w:color w:val="000000"/>
        </w:rPr>
        <w:t>Data bit: 8 bits</w:t>
      </w:r>
    </w:p>
    <w:p w14:paraId="3C73E795" w14:textId="77777777" w:rsidR="00D47878" w:rsidRPr="00095EB0" w:rsidRDefault="00D47878" w:rsidP="00D47878">
      <w:pPr>
        <w:pStyle w:val="12"/>
        <w:numPr>
          <w:ilvl w:val="0"/>
          <w:numId w:val="12"/>
        </w:numPr>
        <w:spacing w:line="200" w:lineRule="exact"/>
        <w:rPr>
          <w:color w:val="000000"/>
        </w:rPr>
      </w:pPr>
      <w:r w:rsidRPr="00095EB0">
        <w:rPr>
          <w:color w:val="000000"/>
        </w:rPr>
        <w:t>Stop bit: 1 bit</w:t>
      </w:r>
    </w:p>
    <w:p w14:paraId="45881A18" w14:textId="77777777" w:rsidR="00D47878" w:rsidRPr="00095EB0" w:rsidRDefault="00D47878" w:rsidP="00D47878">
      <w:pPr>
        <w:spacing w:line="200" w:lineRule="exact"/>
        <w:rPr>
          <w:color w:val="000000"/>
        </w:rPr>
      </w:pPr>
      <w:r w:rsidRPr="00095EB0">
        <w:rPr>
          <w:color w:val="000000"/>
        </w:rPr>
        <w:t xml:space="preserve">The 280T-S adapts the EN13757 M-Bus protocol. This allows it to communicate with any standard M-Bus master device. </w:t>
      </w:r>
    </w:p>
    <w:p w14:paraId="115DD1D4" w14:textId="77777777" w:rsidR="00D47878" w:rsidRPr="00095EB0" w:rsidRDefault="00D47878" w:rsidP="00D47878">
      <w:pPr>
        <w:spacing w:line="200" w:lineRule="exact"/>
        <w:rPr>
          <w:color w:val="000000"/>
        </w:rPr>
      </w:pPr>
      <w:r w:rsidRPr="00095EB0">
        <w:rPr>
          <w:color w:val="000000"/>
        </w:rPr>
        <w:t xml:space="preserve">Please note that only the major functions of the protocol have been implemented. </w:t>
      </w:r>
    </w:p>
    <w:p w14:paraId="574773F4" w14:textId="77777777" w:rsidR="00D47878" w:rsidRPr="00D47878" w:rsidRDefault="00D47878" w:rsidP="00145252">
      <w:pPr>
        <w:widowControl/>
        <w:autoSpaceDE w:val="0"/>
        <w:autoSpaceDN w:val="0"/>
        <w:adjustRightInd w:val="0"/>
        <w:spacing w:line="240" w:lineRule="exact"/>
        <w:jc w:val="left"/>
        <w:rPr>
          <w:color w:val="000000"/>
          <w:kern w:val="0"/>
          <w:szCs w:val="15"/>
        </w:rPr>
      </w:pPr>
    </w:p>
    <w:p w14:paraId="6B382B7C" w14:textId="77777777" w:rsidR="00636B69" w:rsidRPr="00095EB0" w:rsidRDefault="00CF0728" w:rsidP="001F693D">
      <w:pPr>
        <w:pStyle w:val="2"/>
        <w:ind w:left="150" w:right="150"/>
        <w:rPr>
          <w:rFonts w:ascii="Times New Roman" w:hAnsi="Times New Roman"/>
          <w:color w:val="000000"/>
        </w:rPr>
      </w:pPr>
      <w:bookmarkStart w:id="110" w:name="_Toc488770832"/>
      <w:r w:rsidRPr="00095EB0">
        <w:rPr>
          <w:rFonts w:ascii="Times New Roman" w:hAnsi="Times New Roman"/>
          <w:color w:val="000000"/>
        </w:rPr>
        <w:t>§6.4 Wiring Diagrams</w:t>
      </w:r>
      <w:bookmarkEnd w:id="110"/>
    </w:p>
    <w:p w14:paraId="64E917B3" w14:textId="77777777" w:rsidR="00A1320F" w:rsidRPr="00095EB0" w:rsidRDefault="00CF0728">
      <w:pPr>
        <w:rPr>
          <w:b/>
          <w:color w:val="000000"/>
        </w:rPr>
      </w:pPr>
      <w:r w:rsidRPr="00095EB0">
        <w:rPr>
          <w:b/>
          <w:color w:val="000000"/>
        </w:rPr>
        <w:t>M-Bus Interface:</w:t>
      </w:r>
    </w:p>
    <w:tbl>
      <w:tblPr>
        <w:tblpPr w:leftFromText="180" w:rightFromText="180" w:vertAnchor="text" w:horzAnchor="margin" w:tblpY="112"/>
        <w:tblW w:w="4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8"/>
        <w:gridCol w:w="2070"/>
        <w:gridCol w:w="1620"/>
      </w:tblGrid>
      <w:tr w:rsidR="00FF7B60" w:rsidRPr="00095EB0" w14:paraId="597BFA85" w14:textId="77777777">
        <w:tc>
          <w:tcPr>
            <w:tcW w:w="4428" w:type="dxa"/>
            <w:gridSpan w:val="3"/>
          </w:tcPr>
          <w:p w14:paraId="5D3F1E58" w14:textId="332E6E94" w:rsidR="00A1320F" w:rsidRPr="00095EB0" w:rsidRDefault="00CF0728">
            <w:pPr>
              <w:spacing w:line="200" w:lineRule="exact"/>
              <w:jc w:val="center"/>
              <w:rPr>
                <w:color w:val="000000"/>
                <w:sz w:val="14"/>
                <w:szCs w:val="14"/>
              </w:rPr>
            </w:pPr>
            <w:r w:rsidRPr="00095EB0">
              <w:rPr>
                <w:color w:val="000000"/>
                <w:sz w:val="14"/>
                <w:szCs w:val="14"/>
              </w:rPr>
              <w:t>tPrime</w:t>
            </w:r>
            <w:r w:rsidR="00D84A7D" w:rsidRPr="00D84A7D">
              <w:rPr>
                <w:bCs/>
                <w:color w:val="000000"/>
                <w:szCs w:val="15"/>
                <w:vertAlign w:val="superscript"/>
              </w:rPr>
              <w:t>TM</w:t>
            </w:r>
            <w:r w:rsidR="00D84A7D">
              <w:rPr>
                <w:color w:val="000000"/>
                <w:sz w:val="14"/>
                <w:szCs w:val="14"/>
              </w:rPr>
              <w:t xml:space="preserve"> </w:t>
            </w:r>
            <w:r w:rsidR="00882F60" w:rsidRPr="00095EB0">
              <w:rPr>
                <w:color w:val="000000"/>
                <w:sz w:val="14"/>
                <w:szCs w:val="14"/>
              </w:rPr>
              <w:t>280T-S</w:t>
            </w:r>
            <w:r w:rsidRPr="00095EB0">
              <w:rPr>
                <w:color w:val="000000"/>
                <w:sz w:val="14"/>
                <w:szCs w:val="14"/>
              </w:rPr>
              <w:t xml:space="preserve"> (DN 10-40)</w:t>
            </w:r>
          </w:p>
        </w:tc>
      </w:tr>
      <w:tr w:rsidR="00FF7B60" w:rsidRPr="00095EB0" w14:paraId="0937AD77" w14:textId="77777777">
        <w:tc>
          <w:tcPr>
            <w:tcW w:w="738" w:type="dxa"/>
          </w:tcPr>
          <w:p w14:paraId="0446B762" w14:textId="77777777" w:rsidR="00A1320F" w:rsidRPr="00095EB0" w:rsidRDefault="00CF0728">
            <w:pPr>
              <w:tabs>
                <w:tab w:val="left" w:pos="1197"/>
              </w:tabs>
              <w:spacing w:line="200" w:lineRule="exact"/>
              <w:jc w:val="center"/>
              <w:rPr>
                <w:color w:val="000000"/>
                <w:sz w:val="14"/>
                <w:szCs w:val="14"/>
              </w:rPr>
            </w:pPr>
            <w:r w:rsidRPr="00095EB0">
              <w:rPr>
                <w:color w:val="000000"/>
                <w:sz w:val="14"/>
                <w:szCs w:val="14"/>
              </w:rPr>
              <w:t>Number</w:t>
            </w:r>
          </w:p>
        </w:tc>
        <w:tc>
          <w:tcPr>
            <w:tcW w:w="2070" w:type="dxa"/>
          </w:tcPr>
          <w:p w14:paraId="27F5CFC5" w14:textId="77777777" w:rsidR="00A1320F" w:rsidRPr="00095EB0" w:rsidRDefault="00CF0728">
            <w:pPr>
              <w:tabs>
                <w:tab w:val="left" w:pos="1197"/>
              </w:tabs>
              <w:spacing w:line="200" w:lineRule="exact"/>
              <w:jc w:val="center"/>
              <w:rPr>
                <w:color w:val="000000"/>
                <w:sz w:val="14"/>
                <w:szCs w:val="14"/>
              </w:rPr>
            </w:pPr>
            <w:r w:rsidRPr="00095EB0">
              <w:rPr>
                <w:color w:val="000000"/>
                <w:sz w:val="14"/>
                <w:szCs w:val="14"/>
              </w:rPr>
              <w:t>Wire Name</w:t>
            </w:r>
          </w:p>
        </w:tc>
        <w:tc>
          <w:tcPr>
            <w:tcW w:w="1620" w:type="dxa"/>
          </w:tcPr>
          <w:p w14:paraId="1C306FA4" w14:textId="77777777" w:rsidR="00A1320F" w:rsidRPr="00095EB0" w:rsidRDefault="00CF0728">
            <w:pPr>
              <w:tabs>
                <w:tab w:val="left" w:pos="1197"/>
              </w:tabs>
              <w:spacing w:line="200" w:lineRule="exact"/>
              <w:jc w:val="center"/>
              <w:rPr>
                <w:color w:val="000000"/>
                <w:sz w:val="14"/>
                <w:szCs w:val="14"/>
              </w:rPr>
            </w:pPr>
            <w:r w:rsidRPr="00095EB0">
              <w:rPr>
                <w:color w:val="000000"/>
                <w:sz w:val="14"/>
                <w:szCs w:val="14"/>
              </w:rPr>
              <w:t>Color</w:t>
            </w:r>
          </w:p>
        </w:tc>
      </w:tr>
      <w:tr w:rsidR="00FF7B60" w:rsidRPr="00095EB0" w14:paraId="532E9AB2" w14:textId="77777777">
        <w:tc>
          <w:tcPr>
            <w:tcW w:w="738" w:type="dxa"/>
          </w:tcPr>
          <w:p w14:paraId="38065B43" w14:textId="77777777" w:rsidR="00A1320F" w:rsidRPr="00095EB0" w:rsidRDefault="00CF0728">
            <w:pPr>
              <w:spacing w:line="200" w:lineRule="exact"/>
              <w:jc w:val="center"/>
              <w:rPr>
                <w:color w:val="000000"/>
                <w:sz w:val="14"/>
                <w:szCs w:val="14"/>
              </w:rPr>
            </w:pPr>
            <w:r w:rsidRPr="00095EB0">
              <w:rPr>
                <w:color w:val="000000"/>
                <w:sz w:val="14"/>
                <w:szCs w:val="14"/>
              </w:rPr>
              <w:t>1</w:t>
            </w:r>
          </w:p>
        </w:tc>
        <w:tc>
          <w:tcPr>
            <w:tcW w:w="2070" w:type="dxa"/>
          </w:tcPr>
          <w:p w14:paraId="66E7F98C" w14:textId="77777777" w:rsidR="00A1320F" w:rsidRPr="00095EB0" w:rsidRDefault="00CF0728">
            <w:pPr>
              <w:spacing w:line="200" w:lineRule="exact"/>
              <w:jc w:val="center"/>
              <w:rPr>
                <w:color w:val="000000"/>
                <w:sz w:val="14"/>
                <w:szCs w:val="14"/>
              </w:rPr>
            </w:pPr>
            <w:r w:rsidRPr="00095EB0">
              <w:rPr>
                <w:color w:val="000000"/>
                <w:sz w:val="14"/>
                <w:szCs w:val="14"/>
              </w:rPr>
              <w:t>Return Temperature Sensor</w:t>
            </w:r>
          </w:p>
        </w:tc>
        <w:tc>
          <w:tcPr>
            <w:tcW w:w="1620" w:type="dxa"/>
          </w:tcPr>
          <w:p w14:paraId="6C5D5263" w14:textId="77777777" w:rsidR="00A1320F" w:rsidRPr="00095EB0" w:rsidRDefault="00CF0728">
            <w:pPr>
              <w:spacing w:line="200" w:lineRule="exact"/>
              <w:jc w:val="center"/>
              <w:rPr>
                <w:color w:val="000000"/>
                <w:sz w:val="14"/>
                <w:szCs w:val="14"/>
              </w:rPr>
            </w:pPr>
            <w:r w:rsidRPr="00095EB0">
              <w:rPr>
                <w:color w:val="000000"/>
                <w:sz w:val="14"/>
                <w:szCs w:val="14"/>
              </w:rPr>
              <w:t>Blue Flag</w:t>
            </w:r>
          </w:p>
        </w:tc>
      </w:tr>
      <w:tr w:rsidR="00FF7B60" w:rsidRPr="00095EB0" w14:paraId="1171955A" w14:textId="77777777">
        <w:tc>
          <w:tcPr>
            <w:tcW w:w="738" w:type="dxa"/>
          </w:tcPr>
          <w:p w14:paraId="3DF18CE2" w14:textId="77777777" w:rsidR="00A1320F" w:rsidRPr="00095EB0" w:rsidRDefault="00CF0728">
            <w:pPr>
              <w:spacing w:line="200" w:lineRule="exact"/>
              <w:jc w:val="center"/>
              <w:rPr>
                <w:color w:val="000000"/>
                <w:sz w:val="14"/>
                <w:szCs w:val="14"/>
              </w:rPr>
            </w:pPr>
            <w:r w:rsidRPr="00095EB0">
              <w:rPr>
                <w:color w:val="000000"/>
                <w:sz w:val="14"/>
                <w:szCs w:val="14"/>
              </w:rPr>
              <w:t>2</w:t>
            </w:r>
          </w:p>
        </w:tc>
        <w:tc>
          <w:tcPr>
            <w:tcW w:w="2070" w:type="dxa"/>
          </w:tcPr>
          <w:p w14:paraId="76B69B5B" w14:textId="77777777" w:rsidR="00A1320F" w:rsidRPr="00095EB0" w:rsidRDefault="00CF0728">
            <w:pPr>
              <w:spacing w:line="200" w:lineRule="exact"/>
              <w:jc w:val="center"/>
              <w:rPr>
                <w:color w:val="000000"/>
                <w:sz w:val="14"/>
                <w:szCs w:val="14"/>
              </w:rPr>
            </w:pPr>
            <w:r w:rsidRPr="00095EB0">
              <w:rPr>
                <w:color w:val="000000"/>
                <w:sz w:val="14"/>
                <w:szCs w:val="14"/>
              </w:rPr>
              <w:t>Supply Temperature Sensor</w:t>
            </w:r>
          </w:p>
        </w:tc>
        <w:tc>
          <w:tcPr>
            <w:tcW w:w="1620" w:type="dxa"/>
          </w:tcPr>
          <w:p w14:paraId="5672E96B" w14:textId="77777777" w:rsidR="00A1320F" w:rsidRPr="00095EB0" w:rsidRDefault="00CF0728">
            <w:pPr>
              <w:spacing w:line="200" w:lineRule="exact"/>
              <w:jc w:val="center"/>
              <w:rPr>
                <w:color w:val="000000"/>
                <w:sz w:val="14"/>
                <w:szCs w:val="14"/>
              </w:rPr>
            </w:pPr>
            <w:r w:rsidRPr="00095EB0">
              <w:rPr>
                <w:color w:val="000000"/>
                <w:sz w:val="14"/>
                <w:szCs w:val="14"/>
              </w:rPr>
              <w:t>Red Flag</w:t>
            </w:r>
          </w:p>
        </w:tc>
      </w:tr>
      <w:tr w:rsidR="00FF7B60" w:rsidRPr="00095EB0" w14:paraId="23B77171" w14:textId="77777777">
        <w:tc>
          <w:tcPr>
            <w:tcW w:w="738" w:type="dxa"/>
          </w:tcPr>
          <w:p w14:paraId="4D7B4B40" w14:textId="77777777" w:rsidR="00A1320F" w:rsidRPr="00095EB0" w:rsidRDefault="00CF0728">
            <w:pPr>
              <w:spacing w:line="200" w:lineRule="exact"/>
              <w:jc w:val="center"/>
              <w:rPr>
                <w:color w:val="000000"/>
                <w:sz w:val="14"/>
                <w:szCs w:val="14"/>
              </w:rPr>
            </w:pPr>
            <w:r w:rsidRPr="00095EB0">
              <w:rPr>
                <w:color w:val="000000"/>
                <w:sz w:val="14"/>
                <w:szCs w:val="14"/>
              </w:rPr>
              <w:t>3</w:t>
            </w:r>
          </w:p>
        </w:tc>
        <w:tc>
          <w:tcPr>
            <w:tcW w:w="2070" w:type="dxa"/>
          </w:tcPr>
          <w:p w14:paraId="0E02C0E0" w14:textId="77777777" w:rsidR="00A1320F" w:rsidRPr="00095EB0" w:rsidRDefault="00CF0728">
            <w:pPr>
              <w:spacing w:line="200" w:lineRule="exact"/>
              <w:jc w:val="center"/>
              <w:rPr>
                <w:color w:val="000000"/>
                <w:sz w:val="14"/>
                <w:szCs w:val="14"/>
              </w:rPr>
            </w:pPr>
            <w:r w:rsidRPr="00095EB0">
              <w:rPr>
                <w:color w:val="000000"/>
                <w:sz w:val="14"/>
                <w:szCs w:val="14"/>
              </w:rPr>
              <w:t>Transducer Cable</w:t>
            </w:r>
          </w:p>
        </w:tc>
        <w:tc>
          <w:tcPr>
            <w:tcW w:w="1620" w:type="dxa"/>
          </w:tcPr>
          <w:p w14:paraId="1AAE1710" w14:textId="77777777" w:rsidR="00A1320F" w:rsidRPr="00095EB0" w:rsidRDefault="00CF0728">
            <w:pPr>
              <w:spacing w:line="200" w:lineRule="exact"/>
              <w:jc w:val="center"/>
              <w:rPr>
                <w:color w:val="000000"/>
                <w:sz w:val="14"/>
                <w:szCs w:val="14"/>
              </w:rPr>
            </w:pPr>
            <w:r w:rsidRPr="00095EB0">
              <w:rPr>
                <w:color w:val="000000"/>
                <w:sz w:val="14"/>
                <w:szCs w:val="14"/>
              </w:rPr>
              <w:t>Black</w:t>
            </w:r>
          </w:p>
        </w:tc>
      </w:tr>
      <w:tr w:rsidR="00FF7B60" w:rsidRPr="00095EB0" w14:paraId="3B440D17" w14:textId="77777777">
        <w:tc>
          <w:tcPr>
            <w:tcW w:w="738" w:type="dxa"/>
            <w:vMerge w:val="restart"/>
          </w:tcPr>
          <w:p w14:paraId="4F87D178" w14:textId="77777777" w:rsidR="00A1320F" w:rsidRPr="00095EB0" w:rsidRDefault="00CF0728">
            <w:pPr>
              <w:spacing w:line="200" w:lineRule="exact"/>
              <w:jc w:val="center"/>
              <w:rPr>
                <w:color w:val="000000"/>
                <w:sz w:val="14"/>
                <w:szCs w:val="14"/>
              </w:rPr>
            </w:pPr>
            <w:r w:rsidRPr="00095EB0">
              <w:rPr>
                <w:color w:val="000000"/>
                <w:sz w:val="14"/>
                <w:szCs w:val="14"/>
              </w:rPr>
              <w:t>4</w:t>
            </w:r>
          </w:p>
        </w:tc>
        <w:tc>
          <w:tcPr>
            <w:tcW w:w="2070" w:type="dxa"/>
            <w:vMerge w:val="restart"/>
          </w:tcPr>
          <w:p w14:paraId="287BC522" w14:textId="77777777" w:rsidR="00A1320F" w:rsidRPr="00095EB0" w:rsidRDefault="00CF0728">
            <w:pPr>
              <w:spacing w:line="200" w:lineRule="exact"/>
              <w:jc w:val="center"/>
              <w:rPr>
                <w:color w:val="000000"/>
                <w:sz w:val="14"/>
                <w:szCs w:val="14"/>
              </w:rPr>
            </w:pPr>
            <w:r w:rsidRPr="00095EB0">
              <w:rPr>
                <w:color w:val="000000"/>
                <w:sz w:val="14"/>
                <w:szCs w:val="14"/>
              </w:rPr>
              <w:t>M-Bus Output Wires</w:t>
            </w:r>
          </w:p>
        </w:tc>
        <w:tc>
          <w:tcPr>
            <w:tcW w:w="1620" w:type="dxa"/>
          </w:tcPr>
          <w:p w14:paraId="2F466957" w14:textId="77777777" w:rsidR="00A1320F" w:rsidRPr="00095EB0" w:rsidRDefault="00CF0728">
            <w:pPr>
              <w:spacing w:line="200" w:lineRule="exact"/>
              <w:jc w:val="center"/>
              <w:rPr>
                <w:color w:val="000000"/>
                <w:sz w:val="14"/>
                <w:szCs w:val="14"/>
              </w:rPr>
            </w:pPr>
            <w:r w:rsidRPr="00095EB0">
              <w:rPr>
                <w:color w:val="000000"/>
                <w:sz w:val="14"/>
                <w:szCs w:val="14"/>
              </w:rPr>
              <w:t>Red (Plus)</w:t>
            </w:r>
          </w:p>
        </w:tc>
      </w:tr>
      <w:tr w:rsidR="00FF7B60" w:rsidRPr="00095EB0" w14:paraId="74793AA5" w14:textId="77777777">
        <w:trPr>
          <w:trHeight w:val="210"/>
        </w:trPr>
        <w:tc>
          <w:tcPr>
            <w:tcW w:w="738" w:type="dxa"/>
            <w:vMerge/>
          </w:tcPr>
          <w:p w14:paraId="3CB70711" w14:textId="77777777" w:rsidR="00A1320F" w:rsidRPr="00095EB0" w:rsidRDefault="00A1320F">
            <w:pPr>
              <w:spacing w:line="200" w:lineRule="exact"/>
              <w:jc w:val="center"/>
              <w:rPr>
                <w:color w:val="000000"/>
                <w:sz w:val="14"/>
                <w:szCs w:val="14"/>
              </w:rPr>
            </w:pPr>
          </w:p>
        </w:tc>
        <w:tc>
          <w:tcPr>
            <w:tcW w:w="2070" w:type="dxa"/>
            <w:vMerge/>
          </w:tcPr>
          <w:p w14:paraId="5496FD9A" w14:textId="77777777" w:rsidR="00A1320F" w:rsidRPr="00095EB0" w:rsidRDefault="00A1320F">
            <w:pPr>
              <w:spacing w:line="200" w:lineRule="exact"/>
              <w:jc w:val="center"/>
              <w:rPr>
                <w:color w:val="000000"/>
                <w:sz w:val="14"/>
                <w:szCs w:val="14"/>
              </w:rPr>
            </w:pPr>
          </w:p>
        </w:tc>
        <w:tc>
          <w:tcPr>
            <w:tcW w:w="1620" w:type="dxa"/>
          </w:tcPr>
          <w:p w14:paraId="3F8BE266" w14:textId="77777777" w:rsidR="00A1320F" w:rsidRPr="00095EB0" w:rsidRDefault="00CF0728">
            <w:pPr>
              <w:spacing w:line="200" w:lineRule="exact"/>
              <w:jc w:val="center"/>
              <w:rPr>
                <w:color w:val="000000"/>
                <w:sz w:val="14"/>
                <w:szCs w:val="14"/>
              </w:rPr>
            </w:pPr>
            <w:r w:rsidRPr="00095EB0">
              <w:rPr>
                <w:color w:val="000000"/>
                <w:sz w:val="14"/>
                <w:szCs w:val="14"/>
              </w:rPr>
              <w:t>Blue (Minus)</w:t>
            </w:r>
          </w:p>
        </w:tc>
      </w:tr>
    </w:tbl>
    <w:p w14:paraId="69CBB2BE" w14:textId="1970AE10" w:rsidR="00A1320F" w:rsidRPr="008876EA" w:rsidRDefault="0053331B">
      <w:pPr>
        <w:rPr>
          <w:color w:val="FF0000"/>
        </w:rPr>
      </w:pPr>
      <w:r>
        <w:rPr>
          <w:noProof/>
          <w:color w:val="FF0000"/>
        </w:rPr>
        <w:drawing>
          <wp:anchor distT="0" distB="0" distL="114300" distR="114300" simplePos="0" relativeHeight="251683840" behindDoc="0" locked="0" layoutInCell="1" allowOverlap="1" wp14:anchorId="5433A769" wp14:editId="45A9AD78">
            <wp:simplePos x="0" y="0"/>
            <wp:positionH relativeFrom="column">
              <wp:posOffset>6985</wp:posOffset>
            </wp:positionH>
            <wp:positionV relativeFrom="paragraph">
              <wp:posOffset>103505</wp:posOffset>
            </wp:positionV>
            <wp:extent cx="740410" cy="916305"/>
            <wp:effectExtent l="0" t="0" r="0" b="0"/>
            <wp:wrapNone/>
            <wp:docPr id="823" name="Picture 823" descr="新式热表表头副本----输出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新式热表表头副本----输出线"/>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40410" cy="916305"/>
                    </a:xfrm>
                    <a:prstGeom prst="rect">
                      <a:avLst/>
                    </a:prstGeom>
                    <a:noFill/>
                  </pic:spPr>
                </pic:pic>
              </a:graphicData>
            </a:graphic>
            <wp14:sizeRelH relativeFrom="page">
              <wp14:pctWidth>0</wp14:pctWidth>
            </wp14:sizeRelH>
            <wp14:sizeRelV relativeFrom="page">
              <wp14:pctHeight>0</wp14:pctHeight>
            </wp14:sizeRelV>
          </wp:anchor>
        </w:drawing>
      </w:r>
    </w:p>
    <w:p w14:paraId="469504F4" w14:textId="77777777" w:rsidR="00A1320F" w:rsidRPr="008876EA" w:rsidRDefault="00A1320F">
      <w:pPr>
        <w:rPr>
          <w:color w:val="FF0000"/>
        </w:rPr>
      </w:pPr>
    </w:p>
    <w:p w14:paraId="5DEBEDFD" w14:textId="77777777" w:rsidR="00A1320F" w:rsidRPr="008876EA" w:rsidRDefault="00A1320F">
      <w:pPr>
        <w:rPr>
          <w:color w:val="FF0000"/>
        </w:rPr>
      </w:pPr>
    </w:p>
    <w:p w14:paraId="3F15EB96" w14:textId="77777777" w:rsidR="00A1320F" w:rsidRPr="008876EA" w:rsidRDefault="00A1320F">
      <w:pPr>
        <w:rPr>
          <w:color w:val="FF0000"/>
        </w:rPr>
      </w:pPr>
    </w:p>
    <w:p w14:paraId="46FBA9D1" w14:textId="77777777" w:rsidR="00A1320F" w:rsidRPr="008876EA" w:rsidRDefault="00A1320F">
      <w:pPr>
        <w:rPr>
          <w:color w:val="FF0000"/>
        </w:rPr>
      </w:pPr>
    </w:p>
    <w:p w14:paraId="3FAE85FA" w14:textId="77777777" w:rsidR="00A1320F" w:rsidRPr="00C12E0D" w:rsidRDefault="00606360" w:rsidP="00233EBC">
      <w:pPr>
        <w:rPr>
          <w:b/>
          <w:bCs/>
          <w:i/>
          <w:iCs/>
          <w:szCs w:val="15"/>
        </w:rPr>
      </w:pPr>
      <w:r>
        <w:rPr>
          <w:b/>
          <w:bCs/>
          <w:i/>
          <w:iCs/>
          <w:szCs w:val="15"/>
        </w:rPr>
        <w:br w:type="page"/>
      </w:r>
    </w:p>
    <w:p w14:paraId="25569380" w14:textId="53FDA340" w:rsidR="00A1320F" w:rsidRPr="00C12E0D" w:rsidRDefault="0053331B">
      <w:pPr>
        <w:spacing w:line="200" w:lineRule="exact"/>
        <w:rPr>
          <w:bCs/>
          <w:iCs/>
          <w:szCs w:val="15"/>
        </w:rPr>
      </w:pPr>
      <w:r>
        <w:rPr>
          <w:b/>
          <w:bCs/>
          <w:i/>
          <w:iCs/>
          <w:noProof/>
          <w:color w:val="FF0000"/>
          <w:szCs w:val="15"/>
        </w:rPr>
        <w:lastRenderedPageBreak/>
        <w:drawing>
          <wp:anchor distT="0" distB="0" distL="114300" distR="114300" simplePos="0" relativeHeight="251680768" behindDoc="0" locked="0" layoutInCell="1" allowOverlap="1" wp14:anchorId="5CAA55AA" wp14:editId="5B9A92C6">
            <wp:simplePos x="0" y="0"/>
            <wp:positionH relativeFrom="column">
              <wp:posOffset>-226695</wp:posOffset>
            </wp:positionH>
            <wp:positionV relativeFrom="paragraph">
              <wp:posOffset>-91440</wp:posOffset>
            </wp:positionV>
            <wp:extent cx="2052320" cy="1925320"/>
            <wp:effectExtent l="0" t="0" r="5080" b="0"/>
            <wp:wrapSquare wrapText="bothSides"/>
            <wp:docPr id="1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2320" cy="1925320"/>
                    </a:xfrm>
                    <a:prstGeom prst="rect">
                      <a:avLst/>
                    </a:prstGeom>
                    <a:noFill/>
                  </pic:spPr>
                </pic:pic>
              </a:graphicData>
            </a:graphic>
            <wp14:sizeRelH relativeFrom="page">
              <wp14:pctWidth>0</wp14:pctWidth>
            </wp14:sizeRelH>
            <wp14:sizeRelV relativeFrom="page">
              <wp14:pctHeight>0</wp14:pctHeight>
            </wp14:sizeRelV>
          </wp:anchor>
        </w:drawing>
      </w:r>
      <w:r w:rsidR="00CF0728" w:rsidRPr="00C12E0D">
        <w:rPr>
          <w:bCs/>
          <w:iCs/>
          <w:szCs w:val="15"/>
        </w:rPr>
        <w:t xml:space="preserve">Two wires, no polarity. </w:t>
      </w:r>
    </w:p>
    <w:p w14:paraId="05655A83" w14:textId="77777777" w:rsidR="00A1320F" w:rsidRPr="00C12E0D" w:rsidRDefault="00C12E0D">
      <w:pPr>
        <w:spacing w:line="200" w:lineRule="exact"/>
        <w:rPr>
          <w:bCs/>
          <w:iCs/>
          <w:szCs w:val="15"/>
        </w:rPr>
      </w:pPr>
      <w:r w:rsidRPr="00C12E0D">
        <w:rPr>
          <w:bCs/>
          <w:iCs/>
          <w:szCs w:val="15"/>
        </w:rPr>
        <w:t>Wire size: AWG22</w:t>
      </w:r>
      <w:r w:rsidR="00CF0728" w:rsidRPr="00C12E0D">
        <w:rPr>
          <w:bCs/>
          <w:iCs/>
          <w:szCs w:val="15"/>
        </w:rPr>
        <w:t xml:space="preserve"> or bigger, depending on distance.</w:t>
      </w:r>
    </w:p>
    <w:p w14:paraId="1C4E123B" w14:textId="77777777" w:rsidR="00A1320F" w:rsidRPr="00C12E0D" w:rsidRDefault="00C12E0D">
      <w:pPr>
        <w:spacing w:line="200" w:lineRule="exact"/>
        <w:rPr>
          <w:bCs/>
          <w:iCs/>
          <w:szCs w:val="15"/>
        </w:rPr>
      </w:pPr>
      <w:r>
        <w:rPr>
          <w:bCs/>
          <w:iCs/>
          <w:szCs w:val="15"/>
        </w:rPr>
        <w:t>Wire length: &lt;1</w:t>
      </w:r>
      <w:r w:rsidR="00CF0728" w:rsidRPr="00C12E0D">
        <w:rPr>
          <w:bCs/>
          <w:iCs/>
          <w:szCs w:val="15"/>
        </w:rPr>
        <w:t>km</w:t>
      </w:r>
    </w:p>
    <w:p w14:paraId="7A1E3593" w14:textId="77777777" w:rsidR="00A1320F" w:rsidRPr="00C12E0D" w:rsidRDefault="00CF0728">
      <w:pPr>
        <w:spacing w:line="200" w:lineRule="exact"/>
        <w:rPr>
          <w:bCs/>
          <w:iCs/>
          <w:szCs w:val="15"/>
        </w:rPr>
      </w:pPr>
      <w:r w:rsidRPr="00C12E0D">
        <w:rPr>
          <w:bCs/>
          <w:iCs/>
          <w:szCs w:val="15"/>
        </w:rPr>
        <w:t xml:space="preserve">Twisted cable with shielding is better. </w:t>
      </w:r>
    </w:p>
    <w:p w14:paraId="73FA47ED" w14:textId="77777777" w:rsidR="00A1320F" w:rsidRPr="00C12E0D" w:rsidRDefault="0015107D">
      <w:pPr>
        <w:spacing w:line="200" w:lineRule="exact"/>
        <w:rPr>
          <w:bCs/>
          <w:iCs/>
          <w:szCs w:val="15"/>
        </w:rPr>
      </w:pPr>
      <w:r>
        <w:rPr>
          <w:bCs/>
          <w:iCs/>
          <w:szCs w:val="15"/>
        </w:rPr>
        <w:t>Once 280C-1</w:t>
      </w:r>
      <w:r w:rsidR="00CF0728" w:rsidRPr="00C12E0D">
        <w:rPr>
          <w:bCs/>
          <w:iCs/>
          <w:szCs w:val="15"/>
        </w:rPr>
        <w:t xml:space="preserve"> co</w:t>
      </w:r>
      <w:r w:rsidR="00C12E0D" w:rsidRPr="00C12E0D">
        <w:rPr>
          <w:bCs/>
          <w:iCs/>
          <w:szCs w:val="15"/>
        </w:rPr>
        <w:t>ncentrator can support up to 120</w:t>
      </w:r>
      <w:r w:rsidR="00CF0728" w:rsidRPr="00C12E0D">
        <w:rPr>
          <w:bCs/>
          <w:iCs/>
          <w:szCs w:val="15"/>
        </w:rPr>
        <w:t xml:space="preserve"> M-Bus meters.</w:t>
      </w:r>
    </w:p>
    <w:p w14:paraId="63A6554B" w14:textId="77777777" w:rsidR="00A1320F" w:rsidRPr="00C12E0D" w:rsidRDefault="00CF0728" w:rsidP="00233EBC">
      <w:pPr>
        <w:spacing w:line="200" w:lineRule="exact"/>
        <w:rPr>
          <w:bCs/>
          <w:iCs/>
          <w:szCs w:val="15"/>
        </w:rPr>
      </w:pPr>
      <w:r w:rsidRPr="00C12E0D">
        <w:rPr>
          <w:bCs/>
          <w:iCs/>
          <w:szCs w:val="15"/>
        </w:rPr>
        <w:t>Refer to the figure on the left for details.</w:t>
      </w:r>
    </w:p>
    <w:p w14:paraId="7F23045F" w14:textId="77777777" w:rsidR="00477C97" w:rsidRDefault="00477C97" w:rsidP="00233EBC">
      <w:pPr>
        <w:spacing w:line="200" w:lineRule="exact"/>
        <w:rPr>
          <w:bCs/>
          <w:iCs/>
          <w:szCs w:val="15"/>
        </w:rPr>
      </w:pPr>
    </w:p>
    <w:p w14:paraId="7D6BA074" w14:textId="77777777" w:rsidR="00606360" w:rsidRDefault="00606360" w:rsidP="00233EBC">
      <w:pPr>
        <w:spacing w:line="200" w:lineRule="exact"/>
        <w:rPr>
          <w:bCs/>
          <w:iCs/>
          <w:szCs w:val="15"/>
        </w:rPr>
      </w:pPr>
    </w:p>
    <w:p w14:paraId="24F76A5E" w14:textId="77777777" w:rsidR="00606360" w:rsidRDefault="00606360" w:rsidP="00233EBC">
      <w:pPr>
        <w:spacing w:line="200" w:lineRule="exact"/>
        <w:rPr>
          <w:bCs/>
          <w:iCs/>
          <w:szCs w:val="15"/>
        </w:rPr>
      </w:pPr>
    </w:p>
    <w:p w14:paraId="42B8651A" w14:textId="77777777" w:rsidR="00606360" w:rsidRDefault="00606360" w:rsidP="00233EBC">
      <w:pPr>
        <w:spacing w:line="200" w:lineRule="exact"/>
        <w:rPr>
          <w:bCs/>
          <w:iCs/>
          <w:szCs w:val="15"/>
        </w:rPr>
      </w:pPr>
    </w:p>
    <w:p w14:paraId="370B5ED4" w14:textId="77777777" w:rsidR="00606360" w:rsidRDefault="00606360" w:rsidP="00233EBC">
      <w:pPr>
        <w:spacing w:line="200" w:lineRule="exact"/>
        <w:rPr>
          <w:bCs/>
          <w:iCs/>
          <w:szCs w:val="15"/>
        </w:rPr>
      </w:pPr>
    </w:p>
    <w:p w14:paraId="4A41B053" w14:textId="77777777" w:rsidR="00606360" w:rsidRDefault="00606360" w:rsidP="00233EBC">
      <w:pPr>
        <w:spacing w:line="200" w:lineRule="exact"/>
        <w:rPr>
          <w:bCs/>
          <w:iCs/>
          <w:szCs w:val="15"/>
        </w:rPr>
      </w:pPr>
    </w:p>
    <w:p w14:paraId="55163AAA" w14:textId="77777777" w:rsidR="00606360" w:rsidRPr="007E1057" w:rsidRDefault="00606360" w:rsidP="00233EBC">
      <w:pPr>
        <w:spacing w:line="200" w:lineRule="exact"/>
        <w:rPr>
          <w:bCs/>
          <w:iCs/>
          <w:szCs w:val="15"/>
        </w:rPr>
      </w:pPr>
    </w:p>
    <w:p w14:paraId="50D575C8" w14:textId="77777777" w:rsidR="002F0FB3" w:rsidRPr="007E1057" w:rsidRDefault="00C23AFD">
      <w:r w:rsidRPr="007E1057">
        <w:rPr>
          <w:b/>
        </w:rPr>
        <w:t>RS485</w:t>
      </w:r>
      <w:r w:rsidR="00CF0728" w:rsidRPr="007E1057">
        <w:rPr>
          <w:b/>
        </w:rPr>
        <w:t xml:space="preserve"> Interface:</w:t>
      </w:r>
    </w:p>
    <w:tbl>
      <w:tblPr>
        <w:tblpPr w:leftFromText="180" w:rightFromText="180" w:vertAnchor="text" w:horzAnchor="margin" w:tblpY="112"/>
        <w:tblW w:w="4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8"/>
        <w:gridCol w:w="2070"/>
        <w:gridCol w:w="1620"/>
      </w:tblGrid>
      <w:tr w:rsidR="007E1057" w:rsidRPr="007E1057" w14:paraId="2EF39F63" w14:textId="77777777" w:rsidTr="00DB5967">
        <w:tc>
          <w:tcPr>
            <w:tcW w:w="4428" w:type="dxa"/>
            <w:gridSpan w:val="3"/>
          </w:tcPr>
          <w:p w14:paraId="28145452" w14:textId="4A471976" w:rsidR="002F0FB3" w:rsidRPr="007E1057" w:rsidRDefault="002F0FB3" w:rsidP="00DB5967">
            <w:pPr>
              <w:spacing w:line="200" w:lineRule="exact"/>
              <w:jc w:val="center"/>
              <w:rPr>
                <w:sz w:val="14"/>
                <w:szCs w:val="14"/>
              </w:rPr>
            </w:pPr>
            <w:r w:rsidRPr="007E1057">
              <w:rPr>
                <w:sz w:val="14"/>
                <w:szCs w:val="14"/>
              </w:rPr>
              <w:t>tPrime</w:t>
            </w:r>
            <w:r w:rsidR="00D84A7D" w:rsidRPr="00D84A7D">
              <w:rPr>
                <w:bCs/>
                <w:color w:val="000000"/>
                <w:szCs w:val="15"/>
                <w:vertAlign w:val="superscript"/>
              </w:rPr>
              <w:t>TM</w:t>
            </w:r>
            <w:r w:rsidRPr="007E1057">
              <w:rPr>
                <w:sz w:val="14"/>
                <w:szCs w:val="14"/>
              </w:rPr>
              <w:t xml:space="preserve"> 280T-S (DN 10-40)</w:t>
            </w:r>
          </w:p>
        </w:tc>
      </w:tr>
      <w:tr w:rsidR="007E1057" w:rsidRPr="007E1057" w14:paraId="0135658E" w14:textId="77777777" w:rsidTr="00DB5967">
        <w:tc>
          <w:tcPr>
            <w:tcW w:w="738" w:type="dxa"/>
          </w:tcPr>
          <w:p w14:paraId="53366B63" w14:textId="77777777" w:rsidR="002F0FB3" w:rsidRPr="007E1057" w:rsidRDefault="002F0FB3" w:rsidP="00DB5967">
            <w:pPr>
              <w:tabs>
                <w:tab w:val="left" w:pos="1197"/>
              </w:tabs>
              <w:spacing w:line="200" w:lineRule="exact"/>
              <w:jc w:val="center"/>
              <w:rPr>
                <w:sz w:val="14"/>
                <w:szCs w:val="14"/>
              </w:rPr>
            </w:pPr>
            <w:r w:rsidRPr="007E1057">
              <w:rPr>
                <w:sz w:val="14"/>
                <w:szCs w:val="14"/>
              </w:rPr>
              <w:t>Number</w:t>
            </w:r>
          </w:p>
        </w:tc>
        <w:tc>
          <w:tcPr>
            <w:tcW w:w="2070" w:type="dxa"/>
          </w:tcPr>
          <w:p w14:paraId="69C2874F" w14:textId="77777777" w:rsidR="002F0FB3" w:rsidRPr="007E1057" w:rsidRDefault="002F0FB3" w:rsidP="00DB5967">
            <w:pPr>
              <w:tabs>
                <w:tab w:val="left" w:pos="1197"/>
              </w:tabs>
              <w:spacing w:line="200" w:lineRule="exact"/>
              <w:jc w:val="center"/>
              <w:rPr>
                <w:sz w:val="14"/>
                <w:szCs w:val="14"/>
              </w:rPr>
            </w:pPr>
            <w:r w:rsidRPr="007E1057">
              <w:rPr>
                <w:sz w:val="14"/>
                <w:szCs w:val="14"/>
              </w:rPr>
              <w:t>Wire Name</w:t>
            </w:r>
          </w:p>
        </w:tc>
        <w:tc>
          <w:tcPr>
            <w:tcW w:w="1620" w:type="dxa"/>
          </w:tcPr>
          <w:p w14:paraId="66CDD370" w14:textId="77777777" w:rsidR="002F0FB3" w:rsidRPr="007E1057" w:rsidRDefault="002F0FB3" w:rsidP="00DB5967">
            <w:pPr>
              <w:tabs>
                <w:tab w:val="left" w:pos="1197"/>
              </w:tabs>
              <w:spacing w:line="200" w:lineRule="exact"/>
              <w:jc w:val="center"/>
              <w:rPr>
                <w:sz w:val="14"/>
                <w:szCs w:val="14"/>
              </w:rPr>
            </w:pPr>
            <w:r w:rsidRPr="007E1057">
              <w:rPr>
                <w:sz w:val="14"/>
                <w:szCs w:val="14"/>
              </w:rPr>
              <w:t>Color</w:t>
            </w:r>
          </w:p>
        </w:tc>
      </w:tr>
      <w:tr w:rsidR="007E1057" w:rsidRPr="007E1057" w14:paraId="5A82D6DF" w14:textId="77777777" w:rsidTr="00DB5967">
        <w:tc>
          <w:tcPr>
            <w:tcW w:w="738" w:type="dxa"/>
          </w:tcPr>
          <w:p w14:paraId="7885A158" w14:textId="77777777" w:rsidR="002F0FB3" w:rsidRPr="007E1057" w:rsidRDefault="002F0FB3" w:rsidP="00DB5967">
            <w:pPr>
              <w:spacing w:line="200" w:lineRule="exact"/>
              <w:jc w:val="center"/>
              <w:rPr>
                <w:sz w:val="14"/>
                <w:szCs w:val="14"/>
              </w:rPr>
            </w:pPr>
            <w:r w:rsidRPr="007E1057">
              <w:rPr>
                <w:sz w:val="14"/>
                <w:szCs w:val="14"/>
              </w:rPr>
              <w:t>1</w:t>
            </w:r>
          </w:p>
        </w:tc>
        <w:tc>
          <w:tcPr>
            <w:tcW w:w="2070" w:type="dxa"/>
          </w:tcPr>
          <w:p w14:paraId="398BA5FB" w14:textId="77777777" w:rsidR="002F0FB3" w:rsidRPr="007E1057" w:rsidRDefault="002F0FB3" w:rsidP="00DB5967">
            <w:pPr>
              <w:spacing w:line="200" w:lineRule="exact"/>
              <w:jc w:val="center"/>
              <w:rPr>
                <w:sz w:val="14"/>
                <w:szCs w:val="14"/>
              </w:rPr>
            </w:pPr>
            <w:r w:rsidRPr="007E1057">
              <w:rPr>
                <w:sz w:val="14"/>
                <w:szCs w:val="14"/>
              </w:rPr>
              <w:t>Return Temperature Sensor</w:t>
            </w:r>
          </w:p>
        </w:tc>
        <w:tc>
          <w:tcPr>
            <w:tcW w:w="1620" w:type="dxa"/>
          </w:tcPr>
          <w:p w14:paraId="3D6B5AB0" w14:textId="77777777" w:rsidR="002F0FB3" w:rsidRPr="007E1057" w:rsidRDefault="002F0FB3" w:rsidP="00DB5967">
            <w:pPr>
              <w:spacing w:line="200" w:lineRule="exact"/>
              <w:jc w:val="center"/>
              <w:rPr>
                <w:sz w:val="14"/>
                <w:szCs w:val="14"/>
              </w:rPr>
            </w:pPr>
            <w:r w:rsidRPr="007E1057">
              <w:rPr>
                <w:sz w:val="14"/>
                <w:szCs w:val="14"/>
              </w:rPr>
              <w:t>Blue Flag</w:t>
            </w:r>
          </w:p>
        </w:tc>
      </w:tr>
      <w:tr w:rsidR="007E1057" w:rsidRPr="007E1057" w14:paraId="7D292536" w14:textId="77777777" w:rsidTr="00DB5967">
        <w:tc>
          <w:tcPr>
            <w:tcW w:w="738" w:type="dxa"/>
          </w:tcPr>
          <w:p w14:paraId="687A070B" w14:textId="77777777" w:rsidR="002F0FB3" w:rsidRPr="007E1057" w:rsidRDefault="002F0FB3" w:rsidP="00DB5967">
            <w:pPr>
              <w:spacing w:line="200" w:lineRule="exact"/>
              <w:jc w:val="center"/>
              <w:rPr>
                <w:sz w:val="14"/>
                <w:szCs w:val="14"/>
              </w:rPr>
            </w:pPr>
            <w:r w:rsidRPr="007E1057">
              <w:rPr>
                <w:sz w:val="14"/>
                <w:szCs w:val="14"/>
              </w:rPr>
              <w:t>2</w:t>
            </w:r>
          </w:p>
        </w:tc>
        <w:tc>
          <w:tcPr>
            <w:tcW w:w="2070" w:type="dxa"/>
          </w:tcPr>
          <w:p w14:paraId="2C6D2FA0" w14:textId="77777777" w:rsidR="002F0FB3" w:rsidRPr="007E1057" w:rsidRDefault="002F0FB3" w:rsidP="00DB5967">
            <w:pPr>
              <w:spacing w:line="200" w:lineRule="exact"/>
              <w:jc w:val="center"/>
              <w:rPr>
                <w:sz w:val="14"/>
                <w:szCs w:val="14"/>
              </w:rPr>
            </w:pPr>
            <w:r w:rsidRPr="007E1057">
              <w:rPr>
                <w:sz w:val="14"/>
                <w:szCs w:val="14"/>
              </w:rPr>
              <w:t>Supply Temperature Sensor</w:t>
            </w:r>
          </w:p>
        </w:tc>
        <w:tc>
          <w:tcPr>
            <w:tcW w:w="1620" w:type="dxa"/>
          </w:tcPr>
          <w:p w14:paraId="73C8E5EA" w14:textId="77777777" w:rsidR="002F0FB3" w:rsidRPr="007E1057" w:rsidRDefault="002F0FB3" w:rsidP="00DB5967">
            <w:pPr>
              <w:spacing w:line="200" w:lineRule="exact"/>
              <w:jc w:val="center"/>
              <w:rPr>
                <w:sz w:val="14"/>
                <w:szCs w:val="14"/>
              </w:rPr>
            </w:pPr>
            <w:r w:rsidRPr="007E1057">
              <w:rPr>
                <w:sz w:val="14"/>
                <w:szCs w:val="14"/>
              </w:rPr>
              <w:t>Red Flag</w:t>
            </w:r>
          </w:p>
        </w:tc>
      </w:tr>
      <w:tr w:rsidR="007E1057" w:rsidRPr="007E1057" w14:paraId="4387ECE0" w14:textId="77777777" w:rsidTr="00DB5967">
        <w:tc>
          <w:tcPr>
            <w:tcW w:w="738" w:type="dxa"/>
          </w:tcPr>
          <w:p w14:paraId="2E857557" w14:textId="77777777" w:rsidR="002F0FB3" w:rsidRPr="007E1057" w:rsidRDefault="002F0FB3" w:rsidP="00DB5967">
            <w:pPr>
              <w:spacing w:line="200" w:lineRule="exact"/>
              <w:jc w:val="center"/>
              <w:rPr>
                <w:sz w:val="14"/>
                <w:szCs w:val="14"/>
              </w:rPr>
            </w:pPr>
            <w:r w:rsidRPr="007E1057">
              <w:rPr>
                <w:sz w:val="14"/>
                <w:szCs w:val="14"/>
              </w:rPr>
              <w:t>3</w:t>
            </w:r>
          </w:p>
        </w:tc>
        <w:tc>
          <w:tcPr>
            <w:tcW w:w="2070" w:type="dxa"/>
          </w:tcPr>
          <w:p w14:paraId="50F353A9" w14:textId="77777777" w:rsidR="002F0FB3" w:rsidRPr="007E1057" w:rsidRDefault="002F0FB3" w:rsidP="00DB5967">
            <w:pPr>
              <w:spacing w:line="200" w:lineRule="exact"/>
              <w:jc w:val="center"/>
              <w:rPr>
                <w:sz w:val="14"/>
                <w:szCs w:val="14"/>
              </w:rPr>
            </w:pPr>
            <w:r w:rsidRPr="007E1057">
              <w:rPr>
                <w:sz w:val="14"/>
                <w:szCs w:val="14"/>
              </w:rPr>
              <w:t>Transducer Cable</w:t>
            </w:r>
          </w:p>
        </w:tc>
        <w:tc>
          <w:tcPr>
            <w:tcW w:w="1620" w:type="dxa"/>
          </w:tcPr>
          <w:p w14:paraId="21DD580F" w14:textId="77777777" w:rsidR="002F0FB3" w:rsidRPr="007E1057" w:rsidRDefault="002F0FB3" w:rsidP="00DB5967">
            <w:pPr>
              <w:spacing w:line="200" w:lineRule="exact"/>
              <w:jc w:val="center"/>
              <w:rPr>
                <w:sz w:val="14"/>
                <w:szCs w:val="14"/>
              </w:rPr>
            </w:pPr>
            <w:r w:rsidRPr="007E1057">
              <w:rPr>
                <w:sz w:val="14"/>
                <w:szCs w:val="14"/>
              </w:rPr>
              <w:t>Black</w:t>
            </w:r>
          </w:p>
        </w:tc>
      </w:tr>
      <w:tr w:rsidR="007E1057" w:rsidRPr="007E1057" w14:paraId="2A4654C8" w14:textId="77777777" w:rsidTr="00DB5967">
        <w:tc>
          <w:tcPr>
            <w:tcW w:w="738" w:type="dxa"/>
            <w:vMerge w:val="restart"/>
          </w:tcPr>
          <w:p w14:paraId="50971468" w14:textId="77777777" w:rsidR="002F0FB3" w:rsidRPr="007E1057" w:rsidRDefault="002F0FB3" w:rsidP="00DB5967">
            <w:pPr>
              <w:spacing w:line="200" w:lineRule="exact"/>
              <w:jc w:val="center"/>
              <w:rPr>
                <w:sz w:val="14"/>
                <w:szCs w:val="14"/>
              </w:rPr>
            </w:pPr>
            <w:r w:rsidRPr="007E1057">
              <w:rPr>
                <w:sz w:val="14"/>
                <w:szCs w:val="14"/>
              </w:rPr>
              <w:t>4</w:t>
            </w:r>
          </w:p>
        </w:tc>
        <w:tc>
          <w:tcPr>
            <w:tcW w:w="2070" w:type="dxa"/>
            <w:vMerge w:val="restart"/>
          </w:tcPr>
          <w:p w14:paraId="4EF6BB1D" w14:textId="77777777" w:rsidR="002F0FB3" w:rsidRPr="007E1057" w:rsidRDefault="002F0FB3" w:rsidP="00DB5967">
            <w:pPr>
              <w:spacing w:line="200" w:lineRule="exact"/>
              <w:jc w:val="center"/>
              <w:rPr>
                <w:sz w:val="14"/>
                <w:szCs w:val="14"/>
              </w:rPr>
            </w:pPr>
            <w:r w:rsidRPr="007E1057">
              <w:rPr>
                <w:sz w:val="14"/>
                <w:szCs w:val="14"/>
              </w:rPr>
              <w:t>RS485/MODBUS Output Wires</w:t>
            </w:r>
          </w:p>
        </w:tc>
        <w:tc>
          <w:tcPr>
            <w:tcW w:w="1620" w:type="dxa"/>
          </w:tcPr>
          <w:p w14:paraId="6A751F80" w14:textId="77777777" w:rsidR="002F0FB3" w:rsidRPr="007E1057" w:rsidRDefault="002F0FB3" w:rsidP="00751099">
            <w:pPr>
              <w:spacing w:line="200" w:lineRule="exact"/>
              <w:jc w:val="center"/>
              <w:rPr>
                <w:sz w:val="14"/>
                <w:szCs w:val="14"/>
              </w:rPr>
            </w:pPr>
            <w:r w:rsidRPr="007E1057">
              <w:rPr>
                <w:sz w:val="14"/>
                <w:szCs w:val="14"/>
              </w:rPr>
              <w:t>Red (</w:t>
            </w:r>
            <w:r w:rsidR="00751099" w:rsidRPr="007E1057">
              <w:rPr>
                <w:sz w:val="14"/>
                <w:szCs w:val="14"/>
              </w:rPr>
              <w:t>VCC</w:t>
            </w:r>
            <w:r w:rsidRPr="007E1057">
              <w:rPr>
                <w:sz w:val="14"/>
                <w:szCs w:val="14"/>
              </w:rPr>
              <w:t>)</w:t>
            </w:r>
          </w:p>
        </w:tc>
      </w:tr>
      <w:tr w:rsidR="007E1057" w:rsidRPr="007E1057" w14:paraId="6D91D237" w14:textId="77777777" w:rsidTr="00DB5967">
        <w:trPr>
          <w:trHeight w:val="126"/>
        </w:trPr>
        <w:tc>
          <w:tcPr>
            <w:tcW w:w="738" w:type="dxa"/>
            <w:vMerge/>
          </w:tcPr>
          <w:p w14:paraId="672F49FB" w14:textId="77777777" w:rsidR="002F0FB3" w:rsidRPr="007E1057" w:rsidRDefault="002F0FB3" w:rsidP="00DB5967">
            <w:pPr>
              <w:spacing w:line="200" w:lineRule="exact"/>
              <w:jc w:val="center"/>
              <w:rPr>
                <w:sz w:val="14"/>
                <w:szCs w:val="14"/>
              </w:rPr>
            </w:pPr>
          </w:p>
        </w:tc>
        <w:tc>
          <w:tcPr>
            <w:tcW w:w="2070" w:type="dxa"/>
            <w:vMerge/>
          </w:tcPr>
          <w:p w14:paraId="1C360D69" w14:textId="77777777" w:rsidR="002F0FB3" w:rsidRPr="007E1057" w:rsidRDefault="002F0FB3" w:rsidP="00DB5967">
            <w:pPr>
              <w:spacing w:line="200" w:lineRule="exact"/>
              <w:jc w:val="center"/>
              <w:rPr>
                <w:sz w:val="14"/>
                <w:szCs w:val="14"/>
              </w:rPr>
            </w:pPr>
          </w:p>
        </w:tc>
        <w:tc>
          <w:tcPr>
            <w:tcW w:w="1620" w:type="dxa"/>
          </w:tcPr>
          <w:p w14:paraId="60AD25D9" w14:textId="77777777" w:rsidR="002F0FB3" w:rsidRPr="007E1057" w:rsidRDefault="00751099" w:rsidP="00751099">
            <w:pPr>
              <w:spacing w:line="200" w:lineRule="exact"/>
              <w:jc w:val="center"/>
              <w:rPr>
                <w:sz w:val="14"/>
                <w:szCs w:val="14"/>
              </w:rPr>
            </w:pPr>
            <w:r w:rsidRPr="007E1057">
              <w:rPr>
                <w:sz w:val="14"/>
                <w:szCs w:val="14"/>
              </w:rPr>
              <w:t>Black (GND)</w:t>
            </w:r>
          </w:p>
        </w:tc>
      </w:tr>
      <w:tr w:rsidR="007E1057" w:rsidRPr="007E1057" w14:paraId="0BC9A8D2" w14:textId="77777777" w:rsidTr="00DB5967">
        <w:trPr>
          <w:trHeight w:val="47"/>
        </w:trPr>
        <w:tc>
          <w:tcPr>
            <w:tcW w:w="738" w:type="dxa"/>
            <w:vMerge/>
          </w:tcPr>
          <w:p w14:paraId="0E3A86C3" w14:textId="77777777" w:rsidR="002F0FB3" w:rsidRPr="007E1057" w:rsidRDefault="002F0FB3" w:rsidP="00DB5967">
            <w:pPr>
              <w:spacing w:line="200" w:lineRule="exact"/>
              <w:jc w:val="center"/>
              <w:rPr>
                <w:sz w:val="14"/>
                <w:szCs w:val="14"/>
              </w:rPr>
            </w:pPr>
          </w:p>
        </w:tc>
        <w:tc>
          <w:tcPr>
            <w:tcW w:w="2070" w:type="dxa"/>
            <w:vMerge/>
          </w:tcPr>
          <w:p w14:paraId="7650A733" w14:textId="77777777" w:rsidR="002F0FB3" w:rsidRPr="007E1057" w:rsidRDefault="002F0FB3" w:rsidP="00DB5967">
            <w:pPr>
              <w:spacing w:line="200" w:lineRule="exact"/>
              <w:jc w:val="center"/>
              <w:rPr>
                <w:sz w:val="14"/>
                <w:szCs w:val="14"/>
              </w:rPr>
            </w:pPr>
          </w:p>
        </w:tc>
        <w:tc>
          <w:tcPr>
            <w:tcW w:w="1620" w:type="dxa"/>
          </w:tcPr>
          <w:p w14:paraId="0F2B50DB" w14:textId="77777777" w:rsidR="002F0FB3" w:rsidRPr="007E1057" w:rsidRDefault="00751099" w:rsidP="00751099">
            <w:pPr>
              <w:spacing w:line="200" w:lineRule="exact"/>
              <w:jc w:val="center"/>
              <w:rPr>
                <w:sz w:val="14"/>
                <w:szCs w:val="14"/>
              </w:rPr>
            </w:pPr>
            <w:r w:rsidRPr="007E1057">
              <w:rPr>
                <w:sz w:val="14"/>
                <w:szCs w:val="14"/>
              </w:rPr>
              <w:t>Blue (A)</w:t>
            </w:r>
          </w:p>
        </w:tc>
      </w:tr>
      <w:tr w:rsidR="007E1057" w:rsidRPr="007E1057" w14:paraId="2E5BB377" w14:textId="77777777" w:rsidTr="00DB5967">
        <w:trPr>
          <w:trHeight w:val="126"/>
        </w:trPr>
        <w:tc>
          <w:tcPr>
            <w:tcW w:w="738" w:type="dxa"/>
            <w:vMerge/>
          </w:tcPr>
          <w:p w14:paraId="525E29CC" w14:textId="77777777" w:rsidR="002F0FB3" w:rsidRPr="007E1057" w:rsidRDefault="002F0FB3" w:rsidP="00DB5967">
            <w:pPr>
              <w:spacing w:line="200" w:lineRule="exact"/>
              <w:jc w:val="center"/>
              <w:rPr>
                <w:sz w:val="14"/>
                <w:szCs w:val="14"/>
              </w:rPr>
            </w:pPr>
          </w:p>
        </w:tc>
        <w:tc>
          <w:tcPr>
            <w:tcW w:w="2070" w:type="dxa"/>
            <w:vMerge/>
          </w:tcPr>
          <w:p w14:paraId="01766914" w14:textId="77777777" w:rsidR="002F0FB3" w:rsidRPr="007E1057" w:rsidRDefault="002F0FB3" w:rsidP="00DB5967">
            <w:pPr>
              <w:spacing w:line="200" w:lineRule="exact"/>
              <w:jc w:val="center"/>
              <w:rPr>
                <w:sz w:val="14"/>
                <w:szCs w:val="14"/>
              </w:rPr>
            </w:pPr>
          </w:p>
        </w:tc>
        <w:tc>
          <w:tcPr>
            <w:tcW w:w="1620" w:type="dxa"/>
          </w:tcPr>
          <w:p w14:paraId="36A9E24F" w14:textId="77777777" w:rsidR="002F0FB3" w:rsidRPr="007E1057" w:rsidRDefault="002F0FB3" w:rsidP="00DB5967">
            <w:pPr>
              <w:spacing w:line="200" w:lineRule="exact"/>
              <w:jc w:val="center"/>
              <w:rPr>
                <w:sz w:val="14"/>
                <w:szCs w:val="14"/>
              </w:rPr>
            </w:pPr>
            <w:r w:rsidRPr="007E1057">
              <w:rPr>
                <w:sz w:val="14"/>
                <w:szCs w:val="14"/>
              </w:rPr>
              <w:t>Yellow (B)</w:t>
            </w:r>
          </w:p>
        </w:tc>
      </w:tr>
    </w:tbl>
    <w:p w14:paraId="0F00951B" w14:textId="77777777" w:rsidR="00A1320F" w:rsidRPr="007E1057" w:rsidRDefault="00A1320F"/>
    <w:p w14:paraId="2464DB1E" w14:textId="0E976CB5" w:rsidR="00A1320F" w:rsidRPr="007E1057" w:rsidRDefault="0053331B">
      <w:r>
        <w:rPr>
          <w:noProof/>
        </w:rPr>
        <w:drawing>
          <wp:anchor distT="0" distB="0" distL="114300" distR="114300" simplePos="0" relativeHeight="251684864" behindDoc="0" locked="0" layoutInCell="1" allowOverlap="1" wp14:anchorId="0DA53187" wp14:editId="76C8C0C0">
            <wp:simplePos x="0" y="0"/>
            <wp:positionH relativeFrom="column">
              <wp:posOffset>10795</wp:posOffset>
            </wp:positionH>
            <wp:positionV relativeFrom="paragraph">
              <wp:posOffset>47625</wp:posOffset>
            </wp:positionV>
            <wp:extent cx="740410" cy="916305"/>
            <wp:effectExtent l="0" t="0" r="0" b="0"/>
            <wp:wrapNone/>
            <wp:docPr id="825" name="Picture 825" descr="新式热表表头副本----输出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新式热表表头副本----输出线"/>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40410" cy="916305"/>
                    </a:xfrm>
                    <a:prstGeom prst="rect">
                      <a:avLst/>
                    </a:prstGeom>
                    <a:noFill/>
                  </pic:spPr>
                </pic:pic>
              </a:graphicData>
            </a:graphic>
            <wp14:sizeRelH relativeFrom="page">
              <wp14:pctWidth>0</wp14:pctWidth>
            </wp14:sizeRelH>
            <wp14:sizeRelV relativeFrom="page">
              <wp14:pctHeight>0</wp14:pctHeight>
            </wp14:sizeRelV>
          </wp:anchor>
        </w:drawing>
      </w:r>
    </w:p>
    <w:p w14:paraId="4C36CB1D" w14:textId="77777777" w:rsidR="00A1320F" w:rsidRPr="007E1057" w:rsidRDefault="00A1320F"/>
    <w:p w14:paraId="6D1B00BB" w14:textId="77777777" w:rsidR="00A1320F" w:rsidRPr="007E1057" w:rsidRDefault="00A1320F"/>
    <w:p w14:paraId="3FF80709" w14:textId="77777777" w:rsidR="00A1320F" w:rsidRPr="007E1057" w:rsidRDefault="00A1320F"/>
    <w:p w14:paraId="2932BCE9" w14:textId="77777777" w:rsidR="00A1320F" w:rsidRPr="007E1057" w:rsidRDefault="00A1320F">
      <w:pPr>
        <w:spacing w:line="180" w:lineRule="exact"/>
        <w:rPr>
          <w:szCs w:val="15"/>
        </w:rPr>
      </w:pPr>
    </w:p>
    <w:p w14:paraId="1A860BEA" w14:textId="77777777" w:rsidR="00A1320F" w:rsidRPr="007E1057" w:rsidRDefault="00A1320F">
      <w:pPr>
        <w:spacing w:line="180" w:lineRule="exact"/>
        <w:rPr>
          <w:iCs/>
          <w:szCs w:val="15"/>
        </w:rPr>
      </w:pPr>
    </w:p>
    <w:p w14:paraId="2383DE9C" w14:textId="582C47BF" w:rsidR="00A1320F" w:rsidRPr="007E1057" w:rsidRDefault="0053331B">
      <w:r>
        <w:rPr>
          <w:noProof/>
        </w:rPr>
        <w:drawing>
          <wp:anchor distT="0" distB="0" distL="114300" distR="114300" simplePos="0" relativeHeight="251682816" behindDoc="0" locked="0" layoutInCell="1" allowOverlap="1" wp14:anchorId="1569C88F" wp14:editId="00F528D6">
            <wp:simplePos x="0" y="0"/>
            <wp:positionH relativeFrom="column">
              <wp:posOffset>-2785745</wp:posOffset>
            </wp:positionH>
            <wp:positionV relativeFrom="paragraph">
              <wp:posOffset>160655</wp:posOffset>
            </wp:positionV>
            <wp:extent cx="2201545" cy="1971040"/>
            <wp:effectExtent l="0" t="0" r="8255" b="0"/>
            <wp:wrapSquare wrapText="bothSides"/>
            <wp:docPr id="1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1545" cy="1971040"/>
                    </a:xfrm>
                    <a:prstGeom prst="rect">
                      <a:avLst/>
                    </a:prstGeom>
                    <a:noFill/>
                  </pic:spPr>
                </pic:pic>
              </a:graphicData>
            </a:graphic>
            <wp14:sizeRelH relativeFrom="page">
              <wp14:pctWidth>0</wp14:pctWidth>
            </wp14:sizeRelH>
            <wp14:sizeRelV relativeFrom="page">
              <wp14:pctHeight>0</wp14:pctHeight>
            </wp14:sizeRelV>
          </wp:anchor>
        </w:drawing>
      </w:r>
    </w:p>
    <w:p w14:paraId="14FFCEE8" w14:textId="77777777" w:rsidR="00A1320F" w:rsidRPr="007E1057" w:rsidRDefault="00A1320F" w:rsidP="002F0FB3"/>
    <w:p w14:paraId="34B151A7" w14:textId="77777777" w:rsidR="00A1320F" w:rsidRPr="007E1057" w:rsidRDefault="00CF0728">
      <w:pPr>
        <w:spacing w:line="200" w:lineRule="exact"/>
        <w:jc w:val="left"/>
      </w:pPr>
      <w:r w:rsidRPr="007E1057">
        <w:t>The RS485 output is an opto-isolated serial interface. It needs an external 12~24VDC</w:t>
      </w:r>
      <w:r w:rsidR="0084589B" w:rsidRPr="007E1057">
        <w:t>/</w:t>
      </w:r>
      <w:r w:rsidRPr="007E1057">
        <w:t xml:space="preserve">1A power supply. </w:t>
      </w:r>
    </w:p>
    <w:p w14:paraId="1196566D" w14:textId="77777777" w:rsidR="00A1320F" w:rsidRPr="007E1057" w:rsidRDefault="00CF0728">
      <w:pPr>
        <w:spacing w:line="200" w:lineRule="exact"/>
        <w:jc w:val="left"/>
      </w:pPr>
      <w:r w:rsidRPr="007E1057">
        <w:t>This communication port setting is fixed at 9600,8,n,1.</w:t>
      </w:r>
    </w:p>
    <w:p w14:paraId="4F7E5682" w14:textId="77777777" w:rsidR="00A1320F" w:rsidRPr="007E1057" w:rsidRDefault="00CF0728">
      <w:pPr>
        <w:spacing w:line="200" w:lineRule="exact"/>
        <w:jc w:val="left"/>
      </w:pPr>
      <w:r w:rsidRPr="007E1057">
        <w:t>This serial interface supports standard MODBUS protocol.</w:t>
      </w:r>
    </w:p>
    <w:p w14:paraId="3CC99AEF" w14:textId="77777777" w:rsidR="00A1320F" w:rsidRPr="008876EA" w:rsidRDefault="00A1320F">
      <w:pPr>
        <w:spacing w:line="200" w:lineRule="exact"/>
        <w:rPr>
          <w:color w:val="FF0000"/>
        </w:rPr>
      </w:pPr>
    </w:p>
    <w:p w14:paraId="1D499745" w14:textId="77777777" w:rsidR="002F0FB3" w:rsidRPr="00AF1805" w:rsidRDefault="002F0FB3">
      <w:pPr>
        <w:spacing w:line="200" w:lineRule="exact"/>
      </w:pPr>
    </w:p>
    <w:p w14:paraId="3F5B9D2E" w14:textId="77777777" w:rsidR="00750B6B" w:rsidRDefault="00CF0728" w:rsidP="00750B6B">
      <w:pPr>
        <w:pStyle w:val="2"/>
        <w:ind w:left="150" w:right="150"/>
        <w:rPr>
          <w:rFonts w:ascii="Times New Roman" w:hAnsi="Times New Roman"/>
        </w:rPr>
      </w:pPr>
      <w:bookmarkStart w:id="111" w:name="_Toc488770833"/>
      <w:r w:rsidRPr="00AF1805">
        <w:rPr>
          <w:rFonts w:ascii="Times New Roman" w:hAnsi="Times New Roman"/>
        </w:rPr>
        <w:lastRenderedPageBreak/>
        <w:t>§6.</w:t>
      </w:r>
      <w:r w:rsidR="00E7315E">
        <w:rPr>
          <w:rFonts w:ascii="Times New Roman" w:hAnsi="Times New Roman"/>
        </w:rPr>
        <w:t>5</w:t>
      </w:r>
      <w:r w:rsidRPr="00AF1805">
        <w:rPr>
          <w:rFonts w:ascii="Times New Roman" w:hAnsi="Times New Roman"/>
        </w:rPr>
        <w:t>M-Bus Metering System</w:t>
      </w:r>
      <w:bookmarkStart w:id="112" w:name="_Toc331166112"/>
      <w:bookmarkStart w:id="113" w:name="_Toc331166316"/>
      <w:bookmarkStart w:id="114" w:name="_Toc331168147"/>
      <w:bookmarkStart w:id="115" w:name="_Toc330896976"/>
      <w:bookmarkStart w:id="116" w:name="_Toc330900186"/>
      <w:bookmarkStart w:id="117" w:name="_Toc331081463"/>
      <w:bookmarkStart w:id="118" w:name="_Toc331084879"/>
      <w:bookmarkEnd w:id="111"/>
    </w:p>
    <w:bookmarkEnd w:id="112"/>
    <w:bookmarkEnd w:id="113"/>
    <w:bookmarkEnd w:id="114"/>
    <w:bookmarkEnd w:id="115"/>
    <w:bookmarkEnd w:id="116"/>
    <w:bookmarkEnd w:id="117"/>
    <w:bookmarkEnd w:id="118"/>
    <w:p w14:paraId="71B163CA" w14:textId="77777777" w:rsidR="00F3736A" w:rsidRPr="00F3736A" w:rsidRDefault="00F3736A" w:rsidP="00F3736A">
      <w:pPr>
        <w:spacing w:line="200" w:lineRule="exact"/>
        <w:rPr>
          <w:b/>
          <w:i/>
        </w:rPr>
      </w:pPr>
      <w:r w:rsidRPr="00F3736A">
        <w:rPr>
          <w:b/>
          <w:i/>
        </w:rPr>
        <w:t>M-Bus Cable</w:t>
      </w:r>
    </w:p>
    <w:p w14:paraId="3D4E376A" w14:textId="77777777" w:rsidR="00F3736A" w:rsidRDefault="00F3736A" w:rsidP="00F3736A">
      <w:pPr>
        <w:spacing w:line="200" w:lineRule="exact"/>
      </w:pPr>
      <w:r>
        <w:t>The M-Bus uses two wire cables which are going from the M-Bus Master / Repeater to each M-Bus device (bus structure). The M-Bus is polarity independent and needs no line termination resistors at the end of the cables.</w:t>
      </w:r>
    </w:p>
    <w:p w14:paraId="7CB0C116" w14:textId="77777777" w:rsidR="00F3736A" w:rsidRDefault="00F3736A" w:rsidP="00F3736A">
      <w:pPr>
        <w:spacing w:line="200" w:lineRule="exact"/>
      </w:pPr>
    </w:p>
    <w:p w14:paraId="23EC5232" w14:textId="77777777" w:rsidR="00F3736A" w:rsidRDefault="00F3736A" w:rsidP="00F3736A">
      <w:pPr>
        <w:spacing w:line="200" w:lineRule="exact"/>
      </w:pPr>
      <w:r>
        <w:t>Any cable type may be used as long as the cable is suitable for 42 V / 500 mA. Shielding is not necessary and not recommended since the capacity of the cable should be minimized.</w:t>
      </w:r>
    </w:p>
    <w:p w14:paraId="3C19FC8A" w14:textId="77777777" w:rsidR="00F3736A" w:rsidRDefault="00F3736A" w:rsidP="00F3736A">
      <w:pPr>
        <w:spacing w:line="200" w:lineRule="exact"/>
      </w:pPr>
      <w:r>
        <w:t>In most cases a standard telephone cable is used which is a twisted-pair wire with a diameter of 0.8 mm each (2 x 0.8 mm). This type of cable should be used for the main wiring. For the wiring to the meters from the main wiring (last 1 … 5 m to the meter) a cable with smaller diameter may be used.</w:t>
      </w:r>
    </w:p>
    <w:p w14:paraId="4BFA12B3" w14:textId="77777777" w:rsidR="00F3736A" w:rsidRDefault="00F3736A" w:rsidP="00F3736A">
      <w:pPr>
        <w:spacing w:line="200" w:lineRule="exact"/>
      </w:pPr>
      <w:r>
        <w:t xml:space="preserve">Please refer to the picture in section §6.4 for wiring details. </w:t>
      </w:r>
    </w:p>
    <w:p w14:paraId="53AC2B54" w14:textId="77777777" w:rsidR="00F3736A" w:rsidRDefault="00F3736A" w:rsidP="00F3736A">
      <w:pPr>
        <w:spacing w:line="200" w:lineRule="exact"/>
      </w:pPr>
    </w:p>
    <w:p w14:paraId="1BD3D405" w14:textId="2CE8CD4B" w:rsidR="00F3736A" w:rsidRDefault="00F3736A" w:rsidP="00F3736A">
      <w:pPr>
        <w:spacing w:line="200" w:lineRule="exact"/>
      </w:pPr>
      <w:r>
        <w:t>The M-Bus system is an European instrument “bus” standard designed for domestic metering devices, such as water meters, heat/water meters, gas meters, etc., to communicate with data centers. The “bus” simply uses two non-polarized wires to achieve a variety of options for reliable meter reading, remote diagnosis, remote control, incremental pricing, time-based pricing, batch service, prepaid billing, and more. This ‘bus’ system is both simple and economical to wire and implement.</w:t>
      </w:r>
    </w:p>
    <w:p w14:paraId="4077FB51" w14:textId="77777777" w:rsidR="00F3736A" w:rsidRPr="00AF1805" w:rsidRDefault="00F3736A">
      <w:pPr>
        <w:rPr>
          <w:strike/>
        </w:rPr>
      </w:pPr>
    </w:p>
    <w:p w14:paraId="121E00F9" w14:textId="77777777" w:rsidR="00A1320F" w:rsidRPr="00AF1805" w:rsidRDefault="00CF0728">
      <w:pPr>
        <w:pStyle w:val="2"/>
        <w:ind w:left="150" w:right="150"/>
        <w:rPr>
          <w:rFonts w:ascii="Times New Roman" w:hAnsi="Times New Roman"/>
        </w:rPr>
      </w:pPr>
      <w:bookmarkStart w:id="119" w:name="_Toc331168151"/>
      <w:bookmarkStart w:id="120" w:name="_Toc488770834"/>
      <w:r w:rsidRPr="00AF1805">
        <w:rPr>
          <w:rFonts w:ascii="Times New Roman" w:hAnsi="Times New Roman"/>
        </w:rPr>
        <w:t>§6.</w:t>
      </w:r>
      <w:r w:rsidR="00E7315E">
        <w:rPr>
          <w:rFonts w:ascii="Times New Roman" w:hAnsi="Times New Roman"/>
        </w:rPr>
        <w:t>6</w:t>
      </w:r>
      <w:r w:rsidRPr="00AF1805">
        <w:rPr>
          <w:rFonts w:ascii="Times New Roman" w:hAnsi="Times New Roman"/>
        </w:rPr>
        <w:t>BACnet Metering System</w:t>
      </w:r>
      <w:bookmarkEnd w:id="119"/>
      <w:bookmarkEnd w:id="120"/>
    </w:p>
    <w:p w14:paraId="2417FFD0" w14:textId="77777777" w:rsidR="00A1320F" w:rsidRPr="00AF1805" w:rsidRDefault="00CF0728">
      <w:pPr>
        <w:spacing w:line="200" w:lineRule="exact"/>
      </w:pPr>
      <w:bookmarkStart w:id="121" w:name="OLE_LINK24"/>
      <w:bookmarkStart w:id="122" w:name="OLE_LINK25"/>
      <w:r w:rsidRPr="00AF1805">
        <w:t xml:space="preserve">The </w:t>
      </w:r>
      <w:r w:rsidR="00882F60" w:rsidRPr="00AF1805">
        <w:t>280T-S</w:t>
      </w:r>
      <w:r w:rsidRPr="00AF1805">
        <w:t xml:space="preserve"> meter can utilize a BACnet/MSTP adapter to provide the BACnet interface. It connects to the BACnet/MSTP adapter through RS485 and uses the MODBUS protocol to communicate. The BACnet adapter has passed the BTL certification test. It has proven to be robust, reliable, and flexible. The BACnet module has two banks of DIP switches, enabling </w:t>
      </w:r>
      <w:bookmarkEnd w:id="121"/>
      <w:bookmarkEnd w:id="122"/>
      <w:r w:rsidRPr="00AF1805">
        <w:t>the users to quickly configure the serial protocol settings without the need for any third party software. Settings available via the DIP Switches include</w:t>
      </w:r>
    </w:p>
    <w:p w14:paraId="47BDA09C" w14:textId="77777777" w:rsidR="00A1320F" w:rsidRPr="00AF1805" w:rsidRDefault="00CF0728">
      <w:pPr>
        <w:pStyle w:val="12"/>
        <w:numPr>
          <w:ilvl w:val="0"/>
          <w:numId w:val="14"/>
        </w:numPr>
        <w:spacing w:line="200" w:lineRule="exact"/>
      </w:pPr>
      <w:r w:rsidRPr="00AF1805">
        <w:t>MAC address</w:t>
      </w:r>
    </w:p>
    <w:p w14:paraId="50C7568A" w14:textId="77777777" w:rsidR="00A1320F" w:rsidRPr="00AF1805" w:rsidRDefault="00CF0728">
      <w:pPr>
        <w:pStyle w:val="12"/>
        <w:numPr>
          <w:ilvl w:val="0"/>
          <w:numId w:val="14"/>
        </w:numPr>
        <w:spacing w:line="200" w:lineRule="exact"/>
      </w:pPr>
      <w:r w:rsidRPr="00AF1805">
        <w:t>Baud rate (including auto-baud setting for BACnetMSTP)</w:t>
      </w:r>
    </w:p>
    <w:p w14:paraId="0A4FCC1F" w14:textId="77777777" w:rsidR="00A1320F" w:rsidRPr="00AF1805" w:rsidRDefault="00CF0728">
      <w:pPr>
        <w:pStyle w:val="12"/>
        <w:numPr>
          <w:ilvl w:val="0"/>
          <w:numId w:val="14"/>
        </w:numPr>
        <w:spacing w:line="200" w:lineRule="exact"/>
      </w:pPr>
      <w:r w:rsidRPr="00AF1805">
        <w:t>Node ID</w:t>
      </w:r>
    </w:p>
    <w:p w14:paraId="32566886" w14:textId="77777777" w:rsidR="00A1320F" w:rsidRPr="00AF1805" w:rsidRDefault="00A1320F">
      <w:pPr>
        <w:spacing w:line="200" w:lineRule="exact"/>
        <w:ind w:left="360"/>
      </w:pPr>
    </w:p>
    <w:p w14:paraId="37F4BD6A" w14:textId="77777777" w:rsidR="00A1320F" w:rsidRPr="00AF1805" w:rsidRDefault="00CF0728">
      <w:pPr>
        <w:spacing w:line="200" w:lineRule="exact"/>
      </w:pPr>
      <w:r w:rsidRPr="00AF1805">
        <w:t>The BACnet module supports the following protocols:</w:t>
      </w:r>
    </w:p>
    <w:p w14:paraId="43135217" w14:textId="77777777" w:rsidR="00A1320F" w:rsidRPr="00AF1805" w:rsidRDefault="00CF0728">
      <w:pPr>
        <w:pStyle w:val="12"/>
        <w:numPr>
          <w:ilvl w:val="0"/>
          <w:numId w:val="15"/>
        </w:numPr>
        <w:spacing w:line="200" w:lineRule="exact"/>
      </w:pPr>
      <w:r w:rsidRPr="00AF1805">
        <w:t>BACnetMSTP</w:t>
      </w:r>
    </w:p>
    <w:p w14:paraId="57411A3D" w14:textId="77777777" w:rsidR="00A1320F" w:rsidRPr="00AF1805" w:rsidRDefault="00CF0728">
      <w:pPr>
        <w:pStyle w:val="12"/>
        <w:numPr>
          <w:ilvl w:val="0"/>
          <w:numId w:val="15"/>
        </w:numPr>
        <w:spacing w:line="200" w:lineRule="exact"/>
      </w:pPr>
      <w:r w:rsidRPr="00AF1805">
        <w:t>Meta</w:t>
      </w:r>
      <w:r w:rsidR="001D47B8">
        <w:t>S</w:t>
      </w:r>
      <w:r w:rsidRPr="00AF1805">
        <w:t>ysN2</w:t>
      </w:r>
    </w:p>
    <w:p w14:paraId="779886D9" w14:textId="77777777" w:rsidR="00A1320F" w:rsidRPr="00AF1805" w:rsidRDefault="00CF0728">
      <w:pPr>
        <w:pStyle w:val="12"/>
        <w:numPr>
          <w:ilvl w:val="0"/>
          <w:numId w:val="15"/>
        </w:numPr>
        <w:spacing w:line="200" w:lineRule="exact"/>
      </w:pPr>
      <w:r w:rsidRPr="00AF1805">
        <w:t>Modbus RTU</w:t>
      </w:r>
    </w:p>
    <w:p w14:paraId="317A3A3B" w14:textId="77777777" w:rsidR="00A1320F" w:rsidRPr="00AF1805" w:rsidRDefault="00CF0728">
      <w:pPr>
        <w:pStyle w:val="12"/>
        <w:numPr>
          <w:ilvl w:val="0"/>
          <w:numId w:val="15"/>
        </w:numPr>
        <w:spacing w:line="200" w:lineRule="exact"/>
      </w:pPr>
      <w:r w:rsidRPr="00AF1805">
        <w:t>Modbus ASCII</w:t>
      </w:r>
    </w:p>
    <w:p w14:paraId="3918A59A" w14:textId="77777777" w:rsidR="00A1320F" w:rsidRPr="00AF1805" w:rsidRDefault="00CF0728">
      <w:pPr>
        <w:pStyle w:val="12"/>
        <w:numPr>
          <w:ilvl w:val="0"/>
          <w:numId w:val="15"/>
        </w:numPr>
        <w:spacing w:line="200" w:lineRule="exact"/>
      </w:pPr>
      <w:r w:rsidRPr="00AF1805">
        <w:t>Allen Bradley DF1</w:t>
      </w:r>
    </w:p>
    <w:p w14:paraId="0195D952" w14:textId="77777777" w:rsidR="00A1320F" w:rsidRPr="00AF1805" w:rsidRDefault="00A1320F"/>
    <w:p w14:paraId="6CBEC021" w14:textId="77777777" w:rsidR="00A1320F" w:rsidRPr="00AF1805" w:rsidRDefault="00CF0728">
      <w:pPr>
        <w:spacing w:line="200" w:lineRule="exact"/>
      </w:pPr>
      <w:r w:rsidRPr="00AF1805">
        <w:t xml:space="preserve">The data link layer options </w:t>
      </w:r>
      <w:r w:rsidR="00DB646C" w:rsidRPr="00AF1805">
        <w:t>include BACnet IP (Annex J), MS</w:t>
      </w:r>
      <w:r w:rsidRPr="00AF1805">
        <w:t xml:space="preserve">TP master (Clause 9), with a </w:t>
      </w:r>
      <w:r w:rsidRPr="00AF1805">
        <w:lastRenderedPageBreak/>
        <w:t xml:space="preserve">baud </w:t>
      </w:r>
      <w:r w:rsidR="00DB646C" w:rsidRPr="00AF1805">
        <w:t>rate of up to 76.8 Kbps, and MS</w:t>
      </w:r>
      <w:r w:rsidRPr="00AF1805">
        <w:t xml:space="preserve">TP slave (Clause 9). The networking options are BACnet/IP Broadcast Management Device (BBMD), as well as registrations by foreign devices. </w:t>
      </w:r>
    </w:p>
    <w:p w14:paraId="6CDDABAC" w14:textId="77777777" w:rsidR="00A1320F" w:rsidRPr="00AF1805" w:rsidRDefault="00CF0728">
      <w:pPr>
        <w:spacing w:line="200" w:lineRule="exact"/>
      </w:pPr>
      <w:r w:rsidRPr="00AF1805">
        <w:t>The standard object types supported by BACnet interface are device object, analog input, analog output, analog value, binary input, binary output, binary value, multi state input, multi state output, multi state value, and notification class object.</w:t>
      </w:r>
    </w:p>
    <w:p w14:paraId="0F0FCA44" w14:textId="77777777" w:rsidR="00A1320F" w:rsidRPr="00AF1805" w:rsidRDefault="00A1320F">
      <w:pPr>
        <w:spacing w:line="200" w:lineRule="exact"/>
      </w:pPr>
    </w:p>
    <w:p w14:paraId="6BCF5204" w14:textId="77777777" w:rsidR="00A1320F" w:rsidRPr="00AF1805" w:rsidRDefault="00CF0728">
      <w:pPr>
        <w:pStyle w:val="2"/>
        <w:ind w:left="150" w:right="150"/>
        <w:rPr>
          <w:rFonts w:ascii="Times New Roman" w:hAnsi="Times New Roman"/>
        </w:rPr>
      </w:pPr>
      <w:bookmarkStart w:id="123" w:name="_Toc331084875"/>
      <w:bookmarkStart w:id="124" w:name="_Toc331168152"/>
      <w:bookmarkStart w:id="125" w:name="_Toc488770835"/>
      <w:r w:rsidRPr="00AF1805">
        <w:rPr>
          <w:rFonts w:ascii="Times New Roman" w:hAnsi="Times New Roman"/>
        </w:rPr>
        <w:t>§6.</w:t>
      </w:r>
      <w:r w:rsidR="00E7315E">
        <w:rPr>
          <w:rFonts w:ascii="Times New Roman" w:hAnsi="Times New Roman"/>
        </w:rPr>
        <w:t>7</w:t>
      </w:r>
      <w:r w:rsidRPr="00AF1805">
        <w:rPr>
          <w:rFonts w:ascii="Times New Roman" w:hAnsi="Times New Roman"/>
        </w:rPr>
        <w:t xml:space="preserve"> Automatic Meter Reading</w:t>
      </w:r>
      <w:bookmarkEnd w:id="123"/>
      <w:bookmarkEnd w:id="124"/>
      <w:bookmarkEnd w:id="125"/>
    </w:p>
    <w:p w14:paraId="0B8A4FF4" w14:textId="77777777" w:rsidR="00381C04" w:rsidRPr="001D47B8" w:rsidRDefault="00CF0728">
      <w:pPr>
        <w:spacing w:line="200" w:lineRule="exact"/>
      </w:pPr>
      <w:r w:rsidRPr="00AF1805">
        <w:t>Spire Metering’s SpireCapture</w:t>
      </w:r>
      <w:bookmarkStart w:id="126" w:name="OLE_LINK6"/>
      <w:bookmarkStart w:id="127" w:name="OLE_LINK7"/>
      <w:bookmarkStart w:id="128" w:name="OLE_LINK8"/>
      <w:bookmarkStart w:id="129" w:name="OLE_LINK9"/>
      <w:bookmarkStart w:id="130" w:name="OLE_LINK10"/>
      <w:bookmarkStart w:id="131" w:name="OLE_LINK11"/>
      <w:r w:rsidRPr="00AF1805">
        <w:rPr>
          <w:vertAlign w:val="superscript"/>
        </w:rPr>
        <w:t>TM</w:t>
      </w:r>
      <w:bookmarkEnd w:id="126"/>
      <w:bookmarkEnd w:id="127"/>
      <w:bookmarkEnd w:id="128"/>
      <w:bookmarkEnd w:id="129"/>
      <w:bookmarkEnd w:id="130"/>
      <w:bookmarkEnd w:id="131"/>
      <w:r w:rsidRPr="00AF1805">
        <w:t xml:space="preserve"> system is a cutting-edge fixed AMR system which integrates both wired and wireless AMR/AMI technologies. It provides a unified platform for meter reading and data management through M-Bus networks, RF wireless networks, as well as TCP/IP networks. In addition, the AMR system works seamlessly with Spire Metering’s billing software to make data exchange easy, fast and reliable. </w:t>
      </w:r>
    </w:p>
    <w:p w14:paraId="5429F7B7" w14:textId="77777777" w:rsidR="00381C04" w:rsidRPr="00AF1805" w:rsidRDefault="00381C04">
      <w:pPr>
        <w:spacing w:line="200" w:lineRule="exact"/>
      </w:pPr>
    </w:p>
    <w:p w14:paraId="69110A89" w14:textId="0C6D3C45" w:rsidR="00A1320F" w:rsidRPr="00AF1805" w:rsidRDefault="0053331B">
      <w:pPr>
        <w:spacing w:line="200" w:lineRule="exact"/>
      </w:pPr>
      <w:ins w:id="132" w:author="微软系统" w:date="2012-08-01T09:30:00Z">
        <w:r>
          <w:rPr>
            <w:noProof/>
          </w:rPr>
          <w:drawing>
            <wp:anchor distT="0" distB="0" distL="114300" distR="114300" simplePos="0" relativeHeight="251689984" behindDoc="1" locked="0" layoutInCell="1" allowOverlap="1" wp14:anchorId="163FD87D" wp14:editId="1B4DA2DA">
              <wp:simplePos x="0" y="0"/>
              <wp:positionH relativeFrom="column">
                <wp:posOffset>-260985</wp:posOffset>
              </wp:positionH>
              <wp:positionV relativeFrom="paragraph">
                <wp:posOffset>-1905</wp:posOffset>
              </wp:positionV>
              <wp:extent cx="3858895" cy="2692400"/>
              <wp:effectExtent l="0" t="0" r="8255" b="0"/>
              <wp:wrapNone/>
              <wp:docPr id="141"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58895" cy="2692400"/>
                      </a:xfrm>
                      <a:prstGeom prst="rect">
                        <a:avLst/>
                      </a:prstGeom>
                      <a:noFill/>
                    </pic:spPr>
                  </pic:pic>
                </a:graphicData>
              </a:graphic>
              <wp14:sizeRelH relativeFrom="page">
                <wp14:pctWidth>0</wp14:pctWidth>
              </wp14:sizeRelH>
              <wp14:sizeRelV relativeFrom="page">
                <wp14:pctHeight>0</wp14:pctHeight>
              </wp14:sizeRelV>
            </wp:anchor>
          </w:drawing>
        </w:r>
      </w:ins>
    </w:p>
    <w:p w14:paraId="4DCE088E" w14:textId="77777777" w:rsidR="00A1320F" w:rsidRPr="00AF1805" w:rsidRDefault="00A1320F"/>
    <w:p w14:paraId="742B00CE" w14:textId="77777777" w:rsidR="00A1320F" w:rsidRPr="00AF1805" w:rsidRDefault="00A1320F">
      <w:pPr>
        <w:spacing w:line="200" w:lineRule="exact"/>
      </w:pPr>
    </w:p>
    <w:p w14:paraId="30CADB25" w14:textId="77777777" w:rsidR="00A1320F" w:rsidRPr="00AF1805" w:rsidRDefault="00A1320F">
      <w:pPr>
        <w:spacing w:line="200" w:lineRule="exact"/>
      </w:pPr>
    </w:p>
    <w:p w14:paraId="7145DB1A" w14:textId="77777777" w:rsidR="00A1320F" w:rsidRPr="00AF1805" w:rsidRDefault="00A1320F">
      <w:pPr>
        <w:spacing w:line="200" w:lineRule="exact"/>
      </w:pPr>
    </w:p>
    <w:p w14:paraId="1FF36B49" w14:textId="77777777" w:rsidR="00A1320F" w:rsidRPr="00AF1805" w:rsidRDefault="00A1320F">
      <w:pPr>
        <w:spacing w:line="200" w:lineRule="exact"/>
      </w:pPr>
    </w:p>
    <w:p w14:paraId="5867864A" w14:textId="77777777" w:rsidR="00A1320F" w:rsidRPr="00AF1805" w:rsidRDefault="00A1320F">
      <w:pPr>
        <w:spacing w:line="200" w:lineRule="exact"/>
      </w:pPr>
    </w:p>
    <w:p w14:paraId="1697BC9F" w14:textId="77777777" w:rsidR="00A1320F" w:rsidRPr="00AF1805" w:rsidRDefault="00A1320F">
      <w:pPr>
        <w:spacing w:line="200" w:lineRule="exact"/>
      </w:pPr>
    </w:p>
    <w:p w14:paraId="562BDD47" w14:textId="77777777" w:rsidR="00A1320F" w:rsidRPr="00AF1805" w:rsidRDefault="00A1320F">
      <w:pPr>
        <w:spacing w:line="200" w:lineRule="exact"/>
      </w:pPr>
    </w:p>
    <w:p w14:paraId="6BD4CB80" w14:textId="77777777" w:rsidR="00A1320F" w:rsidRPr="00AF1805" w:rsidRDefault="00A1320F">
      <w:pPr>
        <w:spacing w:line="200" w:lineRule="exact"/>
      </w:pPr>
    </w:p>
    <w:p w14:paraId="5D8FDE1E" w14:textId="77777777" w:rsidR="00A1320F" w:rsidRPr="00AF1805" w:rsidRDefault="00A1320F">
      <w:pPr>
        <w:spacing w:line="200" w:lineRule="exact"/>
      </w:pPr>
    </w:p>
    <w:p w14:paraId="7348FF09" w14:textId="77777777" w:rsidR="00A1320F" w:rsidRPr="00AF1805" w:rsidRDefault="00A1320F">
      <w:pPr>
        <w:spacing w:line="200" w:lineRule="exact"/>
      </w:pPr>
    </w:p>
    <w:p w14:paraId="526CE9D0" w14:textId="50C123B8" w:rsidR="00A1320F" w:rsidRPr="00AF1805" w:rsidRDefault="0053331B">
      <w:pPr>
        <w:spacing w:line="200" w:lineRule="exact"/>
      </w:pPr>
      <w:r>
        <w:rPr>
          <w:noProof/>
        </w:rPr>
        <mc:AlternateContent>
          <mc:Choice Requires="wps">
            <w:drawing>
              <wp:anchor distT="0" distB="0" distL="114300" distR="114300" simplePos="0" relativeHeight="251681792" behindDoc="0" locked="0" layoutInCell="1" allowOverlap="1" wp14:anchorId="2A60F247" wp14:editId="75EAEE33">
                <wp:simplePos x="0" y="0"/>
                <wp:positionH relativeFrom="column">
                  <wp:posOffset>-61595</wp:posOffset>
                </wp:positionH>
                <wp:positionV relativeFrom="paragraph">
                  <wp:posOffset>77470</wp:posOffset>
                </wp:positionV>
                <wp:extent cx="1142365" cy="233045"/>
                <wp:effectExtent l="0" t="635" r="3810" b="4445"/>
                <wp:wrapNone/>
                <wp:docPr id="291" name="Text 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3E07E5" w14:textId="77777777" w:rsidR="005B7D00" w:rsidRDefault="005B7D00">
                            <w:pPr>
                              <w:spacing w:line="120" w:lineRule="exact"/>
                              <w:rPr>
                                <w:sz w:val="12"/>
                                <w:szCs w:val="12"/>
                              </w:rPr>
                            </w:pPr>
                            <w:r>
                              <w:rPr>
                                <w:sz w:val="12"/>
                                <w:szCs w:val="12"/>
                              </w:rPr>
                              <w:t>Wireless M-Bus Concentrator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0F247" id="Text Box 813" o:spid="_x0000_s1072" type="#_x0000_t202" style="position:absolute;left:0;text-align:left;margin-left:-4.85pt;margin-top:6.1pt;width:89.95pt;height:18.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" stroked="f">
                <v:textbox>
                  <w:txbxContent>
                    <w:p w14:paraId="603E07E5" w14:textId="77777777" w:rsidR="005B7D00" w:rsidRDefault="005B7D00">
                      <w:pPr>
                        <w:spacing w:line="120" w:lineRule="exact"/>
                        <w:rPr>
                          <w:sz w:val="12"/>
                          <w:szCs w:val="12"/>
                        </w:rPr>
                      </w:pPr>
                      <w:r>
                        <w:rPr>
                          <w:sz w:val="12"/>
                          <w:szCs w:val="12"/>
                        </w:rPr>
                        <w:t>Wireless M-Bus Concentrator</w:t>
                      </w:r>
                    </w:p>
                  </w:txbxContent>
                </v:textbox>
              </v:shape>
            </w:pict>
          </mc:Fallback>
        </mc:AlternateContent>
      </w:r>
    </w:p>
    <w:p w14:paraId="3752BFFB" w14:textId="77777777" w:rsidR="00A1320F" w:rsidRPr="00AF1805" w:rsidRDefault="00A1320F">
      <w:pPr>
        <w:spacing w:line="200" w:lineRule="exact"/>
      </w:pPr>
    </w:p>
    <w:p w14:paraId="7C9BDDD7" w14:textId="77777777" w:rsidR="00A1320F" w:rsidRPr="00AF1805" w:rsidRDefault="00A1320F">
      <w:pPr>
        <w:spacing w:line="200" w:lineRule="exact"/>
      </w:pPr>
    </w:p>
    <w:p w14:paraId="029A8343" w14:textId="77777777" w:rsidR="00A1320F" w:rsidRPr="00AF1805" w:rsidRDefault="00A1320F">
      <w:pPr>
        <w:spacing w:line="200" w:lineRule="exact"/>
      </w:pPr>
    </w:p>
    <w:p w14:paraId="7CAA4215" w14:textId="77777777" w:rsidR="00A1320F" w:rsidRPr="00AF1805" w:rsidRDefault="00A1320F">
      <w:pPr>
        <w:spacing w:line="200" w:lineRule="exact"/>
      </w:pPr>
    </w:p>
    <w:p w14:paraId="2AB607EF" w14:textId="77777777" w:rsidR="00A1320F" w:rsidRPr="00AF1805" w:rsidRDefault="00A1320F">
      <w:pPr>
        <w:spacing w:line="200" w:lineRule="exact"/>
      </w:pPr>
    </w:p>
    <w:p w14:paraId="245B2063" w14:textId="77777777" w:rsidR="00A1320F" w:rsidRPr="00AF1805" w:rsidRDefault="00A1320F">
      <w:pPr>
        <w:spacing w:line="200" w:lineRule="exact"/>
      </w:pPr>
    </w:p>
    <w:p w14:paraId="56F63128" w14:textId="77777777" w:rsidR="00381C04" w:rsidRPr="00AF1805" w:rsidRDefault="00381C04">
      <w:pPr>
        <w:spacing w:line="200" w:lineRule="exact"/>
      </w:pPr>
    </w:p>
    <w:p w14:paraId="3DC8B867" w14:textId="77777777" w:rsidR="00381C04" w:rsidRPr="00AF1805" w:rsidRDefault="00381C04">
      <w:pPr>
        <w:spacing w:line="200" w:lineRule="exact"/>
      </w:pPr>
    </w:p>
    <w:p w14:paraId="58571E55" w14:textId="77777777" w:rsidR="00381C04" w:rsidRPr="00AF1805" w:rsidRDefault="00381C04">
      <w:pPr>
        <w:spacing w:line="200" w:lineRule="exact"/>
      </w:pPr>
    </w:p>
    <w:p w14:paraId="213397B2" w14:textId="189B48A1" w:rsidR="00A1320F" w:rsidRPr="00AF1805" w:rsidRDefault="00CF0728">
      <w:pPr>
        <w:spacing w:line="200" w:lineRule="exact"/>
      </w:pPr>
      <w:r w:rsidRPr="00AF1805">
        <w:t>SpireCapture</w:t>
      </w:r>
      <w:r w:rsidR="00071185" w:rsidRPr="00AF1805">
        <w:rPr>
          <w:vertAlign w:val="superscript"/>
        </w:rPr>
        <w:t>TM</w:t>
      </w:r>
      <w:r w:rsidR="00071185">
        <w:t xml:space="preserve"> </w:t>
      </w:r>
      <w:r w:rsidRPr="00AF1805">
        <w:t>is an advanced, highly robust meter reading solution that delivers comprehensive usage information as well as timely, high-resolution meter reading. This data enables gas, water, heat and electric utilities to eliminate on-site visits and estimated reads, reduce theft and loss, implement time-of-use billing, and profit from all of the financial and operational benefits of a fixed-network AMI/AMR.</w:t>
      </w:r>
    </w:p>
    <w:p w14:paraId="534F41F5" w14:textId="77777777" w:rsidR="00A1320F" w:rsidRPr="00AF1805" w:rsidRDefault="00A1320F">
      <w:pPr>
        <w:spacing w:line="200" w:lineRule="exact"/>
      </w:pPr>
    </w:p>
    <w:p w14:paraId="22A239FC" w14:textId="226CE563" w:rsidR="00A1320F" w:rsidRPr="00AF1805" w:rsidRDefault="00CF0728">
      <w:pPr>
        <w:spacing w:line="200" w:lineRule="exact"/>
      </w:pPr>
      <w:r w:rsidRPr="00AF1805">
        <w:lastRenderedPageBreak/>
        <w:t>SpireCapture</w:t>
      </w:r>
      <w:r w:rsidR="00071185" w:rsidRPr="00AF1805">
        <w:rPr>
          <w:vertAlign w:val="superscript"/>
        </w:rPr>
        <w:t>TM</w:t>
      </w:r>
      <w:r w:rsidRPr="00AF1805">
        <w:t xml:space="preserve"> is based on a flexible, expandable, multi-tier architecture that can accommodate a variety of metering networks. The data center software communicates with those networks through a standardized platform, which allows you to start with a simple AMR system and gradually expand to a large metering system. SpireCapture</w:t>
      </w:r>
      <w:r w:rsidR="00071185" w:rsidRPr="00AF1805">
        <w:rPr>
          <w:vertAlign w:val="superscript"/>
        </w:rPr>
        <w:t>TM</w:t>
      </w:r>
      <w:r w:rsidRPr="00AF1805">
        <w:t xml:space="preserve"> communicates with utility meters using primarily the </w:t>
      </w:r>
      <w:r w:rsidR="00071185">
        <w:t>MB</w:t>
      </w:r>
      <w:r w:rsidR="00461291" w:rsidRPr="00AF1805">
        <w:t>us</w:t>
      </w:r>
      <w:r w:rsidRPr="00AF1805">
        <w:t xml:space="preserve"> protocol. It can also be extended to other protocols such as Modbus. This allows other brand utility meters to be integrated into the SpireCapture</w:t>
      </w:r>
      <w:r w:rsidR="00071185" w:rsidRPr="00AF1805">
        <w:rPr>
          <w:vertAlign w:val="superscript"/>
        </w:rPr>
        <w:t>TM</w:t>
      </w:r>
      <w:r w:rsidR="00071185">
        <w:t xml:space="preserve"> </w:t>
      </w:r>
      <w:r w:rsidRPr="00AF1805">
        <w:t>system.</w:t>
      </w:r>
    </w:p>
    <w:p w14:paraId="44973431" w14:textId="77777777" w:rsidR="00A1320F" w:rsidRPr="00AF1805" w:rsidRDefault="00A1320F">
      <w:pPr>
        <w:sectPr w:rsidR="00A1320F" w:rsidRPr="00AF1805" w:rsidSect="00175EAA">
          <w:pgSz w:w="7371" w:h="10433"/>
          <w:pgMar w:top="616" w:right="794" w:bottom="794" w:left="902" w:header="312" w:footer="480" w:gutter="0"/>
          <w:cols w:space="720"/>
          <w:docGrid w:type="lines" w:linePitch="312"/>
        </w:sectPr>
      </w:pPr>
    </w:p>
    <w:p w14:paraId="77BA05C0" w14:textId="77777777" w:rsidR="00A1320F" w:rsidRPr="00AF1805" w:rsidRDefault="00CF0728">
      <w:pPr>
        <w:pStyle w:val="11"/>
        <w:rPr>
          <w:rFonts w:cs="Times New Roman"/>
          <w:b/>
        </w:rPr>
      </w:pPr>
      <w:bookmarkStart w:id="133" w:name="_Toc85877283"/>
      <w:bookmarkStart w:id="134" w:name="_Toc85877496"/>
      <w:bookmarkStart w:id="135" w:name="_Toc85972584"/>
      <w:bookmarkStart w:id="136" w:name="_Toc86058666"/>
      <w:bookmarkStart w:id="137" w:name="_Toc488770836"/>
      <w:r w:rsidRPr="00AF1805">
        <w:rPr>
          <w:rFonts w:cs="Times New Roman"/>
          <w:b/>
        </w:rPr>
        <w:lastRenderedPageBreak/>
        <w:t>7. Warranty and Service</w:t>
      </w:r>
      <w:bookmarkEnd w:id="133"/>
      <w:bookmarkEnd w:id="134"/>
      <w:bookmarkEnd w:id="135"/>
      <w:bookmarkEnd w:id="136"/>
      <w:bookmarkEnd w:id="137"/>
    </w:p>
    <w:p w14:paraId="367BA1AB" w14:textId="77777777" w:rsidR="00A1320F" w:rsidRPr="00AF1805" w:rsidRDefault="00CF0728">
      <w:pPr>
        <w:pStyle w:val="2"/>
        <w:spacing w:line="240" w:lineRule="auto"/>
        <w:ind w:left="150" w:right="150"/>
        <w:rPr>
          <w:rFonts w:ascii="Times New Roman" w:hAnsi="Times New Roman"/>
        </w:rPr>
      </w:pPr>
      <w:bookmarkStart w:id="138" w:name="_Toc85877284"/>
      <w:bookmarkStart w:id="139" w:name="_Toc85877497"/>
      <w:bookmarkStart w:id="140" w:name="_Toc85972585"/>
      <w:bookmarkStart w:id="141" w:name="_Toc86058667"/>
      <w:bookmarkStart w:id="142" w:name="_Toc488770837"/>
      <w:r w:rsidRPr="00AF1805">
        <w:rPr>
          <w:rFonts w:ascii="Times New Roman" w:hAnsi="Times New Roman"/>
        </w:rPr>
        <w:t>§7.1 Warranty</w:t>
      </w:r>
      <w:bookmarkEnd w:id="138"/>
      <w:bookmarkEnd w:id="139"/>
      <w:bookmarkEnd w:id="140"/>
      <w:bookmarkEnd w:id="141"/>
      <w:bookmarkEnd w:id="142"/>
    </w:p>
    <w:p w14:paraId="3FF5EDF8" w14:textId="77777777" w:rsidR="00A1320F" w:rsidRPr="00AF1805" w:rsidRDefault="00A1320F">
      <w:pPr>
        <w:spacing w:line="200" w:lineRule="exact"/>
      </w:pPr>
    </w:p>
    <w:p w14:paraId="58B71C8F" w14:textId="77777777" w:rsidR="00A1320F" w:rsidRPr="00AF1805" w:rsidRDefault="00CF0728">
      <w:pPr>
        <w:spacing w:line="200" w:lineRule="exact"/>
      </w:pPr>
      <w:r w:rsidRPr="00AF1805">
        <w:t>The products manufactured by Spire Metering Technology are warrant</w:t>
      </w:r>
      <w:r w:rsidR="000E7801" w:rsidRPr="00AF1805">
        <w:t>i</w:t>
      </w:r>
      <w:r w:rsidRPr="00AF1805">
        <w:t xml:space="preserve">ed to be free from defects in materials and workmanship for a period of </w:t>
      </w:r>
      <w:r w:rsidR="000E7801" w:rsidRPr="00095EB0">
        <w:rPr>
          <w:color w:val="000000"/>
        </w:rPr>
        <w:t>one year</w:t>
      </w:r>
      <w:r w:rsidRPr="00AF1805">
        <w:t xml:space="preserve"> from the date of shipment to the original purchaser. Spire Metering’s obligation </w:t>
      </w:r>
      <w:r w:rsidR="000E7801" w:rsidRPr="00AF1805">
        <w:t>is</w:t>
      </w:r>
      <w:r w:rsidRPr="00AF1805">
        <w:t xml:space="preserve"> limited to restoring the meter to normal operating conditions or replacing the meter, at Spire Metering’s choice, and shall be conditioned upon receiving written notice of any alleged defect within 10 days after its discovery. Spire Metering will determine if the return of the meter is necessary. If it is, the user </w:t>
      </w:r>
      <w:r w:rsidR="000E7801" w:rsidRPr="00AF1805">
        <w:t>will be</w:t>
      </w:r>
      <w:r w:rsidRPr="00AF1805">
        <w:t xml:space="preserve"> responsible for the one-way shipping fee from the customer to the manufacturer.</w:t>
      </w:r>
    </w:p>
    <w:p w14:paraId="03CF6F26" w14:textId="77777777" w:rsidR="00A1320F" w:rsidRPr="00AF1805" w:rsidRDefault="00A1320F">
      <w:pPr>
        <w:spacing w:line="200" w:lineRule="exact"/>
      </w:pPr>
    </w:p>
    <w:p w14:paraId="47E7A613" w14:textId="77777777" w:rsidR="00A1320F" w:rsidRPr="00AF1805" w:rsidRDefault="00CF0728">
      <w:pPr>
        <w:spacing w:line="200" w:lineRule="exact"/>
      </w:pPr>
      <w:r w:rsidRPr="00AF1805">
        <w:t xml:space="preserve">Spire Metering is not liable </w:t>
      </w:r>
      <w:r w:rsidR="000E7801" w:rsidRPr="00AF1805">
        <w:t>for</w:t>
      </w:r>
      <w:r w:rsidRPr="00AF1805">
        <w:t xml:space="preserve"> any defects or damage attributable to misusage, improper installation, out-of-spec operating conditions, replacement of unauthorized parts, and acts of nature. Additionally, fuses and batteries are not part of this warranty. </w:t>
      </w:r>
    </w:p>
    <w:p w14:paraId="1CDAF342" w14:textId="77777777" w:rsidR="00A1320F" w:rsidRPr="00AF1805" w:rsidRDefault="00A1320F">
      <w:pPr>
        <w:spacing w:line="200" w:lineRule="exact"/>
      </w:pPr>
    </w:p>
    <w:p w14:paraId="16B2E1FA" w14:textId="77777777" w:rsidR="00A1320F" w:rsidRPr="00AF1805" w:rsidRDefault="00CF0728">
      <w:pPr>
        <w:spacing w:line="200" w:lineRule="exact"/>
      </w:pPr>
      <w:r w:rsidRPr="00AF1805">
        <w:t xml:space="preserve">THE FOREGOING </w:t>
      </w:r>
      <w:r w:rsidR="00D02D56" w:rsidRPr="00AF1805">
        <w:t>WARRANTY</w:t>
      </w:r>
      <w:r w:rsidRPr="00AF1805">
        <w:t xml:space="preserve"> IS EXCLUSIVE AND IN LIEU OF ALL OTHER EXPRESS OR IMPLIED WARRANTIES (INCLUDING BUT NOT LIMITED TO WARRANTIES OF MERCHANTABILITY AND FITNESS FOR A PARTICULAR PURPOSE, AND WARRANTIES ARISING FROM DEALING, TRADE OR USAGE.)</w:t>
      </w:r>
    </w:p>
    <w:p w14:paraId="6793F3BB" w14:textId="77777777" w:rsidR="00A1320F" w:rsidRPr="00AF1805" w:rsidRDefault="00A1320F">
      <w:pPr>
        <w:spacing w:line="200" w:lineRule="exact"/>
      </w:pPr>
    </w:p>
    <w:p w14:paraId="31FA4AD0" w14:textId="77777777" w:rsidR="00A1320F" w:rsidRPr="00AF1805" w:rsidRDefault="00CF0728">
      <w:pPr>
        <w:pStyle w:val="2"/>
        <w:ind w:left="150" w:right="150"/>
        <w:rPr>
          <w:rFonts w:ascii="Times New Roman" w:hAnsi="Times New Roman"/>
        </w:rPr>
      </w:pPr>
      <w:bookmarkStart w:id="143" w:name="_Toc85877285"/>
      <w:bookmarkStart w:id="144" w:name="_Toc85877498"/>
      <w:bookmarkStart w:id="145" w:name="_Toc85972586"/>
      <w:bookmarkStart w:id="146" w:name="_Toc86058668"/>
      <w:bookmarkStart w:id="147" w:name="_Toc488770838"/>
      <w:r w:rsidRPr="00AF1805">
        <w:rPr>
          <w:rFonts w:ascii="Times New Roman" w:hAnsi="Times New Roman"/>
        </w:rPr>
        <w:t>§7.2 Service</w:t>
      </w:r>
      <w:bookmarkEnd w:id="143"/>
      <w:bookmarkEnd w:id="144"/>
      <w:bookmarkEnd w:id="145"/>
      <w:bookmarkEnd w:id="146"/>
      <w:bookmarkEnd w:id="147"/>
    </w:p>
    <w:p w14:paraId="6A14ED65" w14:textId="77777777" w:rsidR="00A1320F" w:rsidRPr="00AF1805" w:rsidRDefault="00CF0728">
      <w:pPr>
        <w:spacing w:line="200" w:lineRule="exact"/>
      </w:pPr>
      <w:r w:rsidRPr="00AF1805">
        <w:t>The manufacturer provides instrument installation services for its customers, and the charge will depend on the complexity of the installation.</w:t>
      </w:r>
    </w:p>
    <w:p w14:paraId="3FE421BE" w14:textId="77777777" w:rsidR="00A1320F" w:rsidRPr="00AF1805" w:rsidRDefault="00A1320F">
      <w:pPr>
        <w:spacing w:line="200" w:lineRule="exact"/>
        <w:rPr>
          <w:szCs w:val="15"/>
        </w:rPr>
      </w:pPr>
    </w:p>
    <w:p w14:paraId="2DEF5F00" w14:textId="048B8E41" w:rsidR="00A1320F" w:rsidRPr="00AF1805" w:rsidRDefault="00CF0728">
      <w:pPr>
        <w:spacing w:line="200" w:lineRule="exact"/>
        <w:rPr>
          <w:szCs w:val="15"/>
        </w:rPr>
      </w:pPr>
      <w:r w:rsidRPr="00AF1805">
        <w:rPr>
          <w:szCs w:val="15"/>
        </w:rPr>
        <w:t>For</w:t>
      </w:r>
      <w:r w:rsidR="00071185">
        <w:rPr>
          <w:szCs w:val="15"/>
        </w:rPr>
        <w:t xml:space="preserve"> </w:t>
      </w:r>
      <w:r w:rsidRPr="00AF1805">
        <w:rPr>
          <w:szCs w:val="15"/>
        </w:rPr>
        <w:t>operational problems, please contact the technical support department by telephone, fax, or email. In most cases, the problem can be resolved immediately.</w:t>
      </w:r>
    </w:p>
    <w:p w14:paraId="531C48D5" w14:textId="77777777" w:rsidR="00A1320F" w:rsidRPr="00AF1805" w:rsidRDefault="00A1320F">
      <w:pPr>
        <w:spacing w:line="200" w:lineRule="exact"/>
        <w:rPr>
          <w:szCs w:val="15"/>
        </w:rPr>
      </w:pPr>
    </w:p>
    <w:p w14:paraId="7F22F84E" w14:textId="78DCF867" w:rsidR="00A1320F" w:rsidRPr="00AF1805" w:rsidRDefault="00CF0728">
      <w:pPr>
        <w:spacing w:line="200" w:lineRule="exact"/>
        <w:rPr>
          <w:color w:val="000000"/>
          <w:kern w:val="0"/>
          <w:szCs w:val="15"/>
        </w:rPr>
      </w:pPr>
      <w:r w:rsidRPr="00AF1805">
        <w:rPr>
          <w:szCs w:val="15"/>
        </w:rPr>
        <w:t>For any hardware failure of the instrument, we recommend our customers to send back the instrument for service. P</w:t>
      </w:r>
      <w:r w:rsidRPr="00AF1805">
        <w:rPr>
          <w:color w:val="000000"/>
          <w:kern w:val="0"/>
          <w:szCs w:val="15"/>
        </w:rPr>
        <w:t xml:space="preserve">lease contact the </w:t>
      </w:r>
      <w:r w:rsidRPr="00AF1805">
        <w:rPr>
          <w:szCs w:val="15"/>
        </w:rPr>
        <w:t>technical support department</w:t>
      </w:r>
      <w:r w:rsidR="00071185">
        <w:rPr>
          <w:szCs w:val="15"/>
        </w:rPr>
        <w:t xml:space="preserve"> </w:t>
      </w:r>
      <w:r w:rsidRPr="00AF1805">
        <w:rPr>
          <w:color w:val="000000"/>
          <w:kern w:val="0"/>
          <w:szCs w:val="15"/>
        </w:rPr>
        <w:t>with the model number and serial number of the unit before sending the unit back to us. Both numbers can be found on the product label. For each service or calibration request, we will issue a Return Materials Authorization (RMA) number.</w:t>
      </w:r>
    </w:p>
    <w:p w14:paraId="7B9CBBDF" w14:textId="77777777" w:rsidR="00A1320F" w:rsidRPr="00AF1805" w:rsidRDefault="00CF0728">
      <w:pPr>
        <w:spacing w:line="200" w:lineRule="exact"/>
        <w:rPr>
          <w:color w:val="000000"/>
          <w:kern w:val="0"/>
          <w:szCs w:val="15"/>
        </w:rPr>
      </w:pPr>
      <w:r w:rsidRPr="00AF1805">
        <w:rPr>
          <w:color w:val="000000"/>
          <w:kern w:val="0"/>
          <w:szCs w:val="15"/>
        </w:rPr>
        <w:t>Take notice that the cost for repairing can only be determined after receipt and inspection of the instrument. A quotation will be sent to the customer before proceeding with the service.</w:t>
      </w:r>
    </w:p>
    <w:p w14:paraId="46E05DCF" w14:textId="77777777" w:rsidR="00A1320F" w:rsidRPr="00AF1805" w:rsidRDefault="00A1320F">
      <w:pPr>
        <w:spacing w:line="200" w:lineRule="exact"/>
        <w:rPr>
          <w:color w:val="000000"/>
          <w:kern w:val="0"/>
          <w:szCs w:val="15"/>
        </w:rPr>
      </w:pPr>
    </w:p>
    <w:p w14:paraId="287BBB85" w14:textId="77777777" w:rsidR="00A1320F" w:rsidRPr="00AF1805" w:rsidRDefault="00CF0728">
      <w:pPr>
        <w:spacing w:after="120" w:line="200" w:lineRule="exact"/>
        <w:rPr>
          <w:b/>
          <w:bCs/>
          <w:kern w:val="0"/>
          <w:sz w:val="18"/>
          <w:szCs w:val="18"/>
        </w:rPr>
      </w:pPr>
      <w:r w:rsidRPr="00AF1805">
        <w:rPr>
          <w:b/>
          <w:bCs/>
          <w:kern w:val="0"/>
          <w:sz w:val="18"/>
          <w:szCs w:val="18"/>
        </w:rPr>
        <w:t>Important Notice for Product Return</w:t>
      </w:r>
    </w:p>
    <w:p w14:paraId="2DD5B7AE" w14:textId="77777777" w:rsidR="00A1320F" w:rsidRPr="00AF1805" w:rsidRDefault="00CF0728">
      <w:pPr>
        <w:spacing w:line="200" w:lineRule="exact"/>
        <w:rPr>
          <w:color w:val="000000"/>
          <w:kern w:val="0"/>
          <w:szCs w:val="15"/>
        </w:rPr>
      </w:pPr>
      <w:r w:rsidRPr="00AF1805">
        <w:rPr>
          <w:color w:val="000000"/>
          <w:kern w:val="0"/>
          <w:szCs w:val="15"/>
        </w:rPr>
        <w:t>Before returning the instrument for warranty repair or service, please read the following carefully:</w:t>
      </w:r>
    </w:p>
    <w:p w14:paraId="7AF46A4B" w14:textId="77777777" w:rsidR="00A1320F" w:rsidRPr="00AF1805" w:rsidRDefault="00CF0728">
      <w:pPr>
        <w:spacing w:line="200" w:lineRule="exact"/>
        <w:rPr>
          <w:color w:val="000000"/>
          <w:kern w:val="0"/>
          <w:szCs w:val="15"/>
        </w:rPr>
      </w:pPr>
      <w:r w:rsidRPr="00AF1805">
        <w:rPr>
          <w:color w:val="000000"/>
          <w:kern w:val="0"/>
          <w:szCs w:val="15"/>
        </w:rPr>
        <w:t>1. If the return item has been exposed to nuclear or other radioactive environments, or has been in contact with hazardous material which could pose any danger to our personnel, the unit cannot be serviced.</w:t>
      </w:r>
    </w:p>
    <w:p w14:paraId="0D9EC885" w14:textId="77777777" w:rsidR="00A1320F" w:rsidRPr="00AF1805" w:rsidRDefault="00CF0728">
      <w:pPr>
        <w:spacing w:line="200" w:lineRule="exact"/>
        <w:rPr>
          <w:color w:val="000000"/>
          <w:kern w:val="0"/>
          <w:szCs w:val="15"/>
        </w:rPr>
      </w:pPr>
      <w:r w:rsidRPr="00AF1805">
        <w:rPr>
          <w:color w:val="000000"/>
          <w:kern w:val="0"/>
          <w:szCs w:val="15"/>
        </w:rPr>
        <w:lastRenderedPageBreak/>
        <w:t xml:space="preserve">2. If the return item has been exposed to or in contact with dangerous materials, but has been certified as hazard-free device by a recognized organization, you are required to supply the certification for the service. </w:t>
      </w:r>
    </w:p>
    <w:p w14:paraId="1F7F40CE" w14:textId="77777777" w:rsidR="00DF1B24" w:rsidRPr="00AF1805" w:rsidRDefault="00CF0728" w:rsidP="00DF1B24">
      <w:pPr>
        <w:spacing w:line="200" w:lineRule="exact"/>
        <w:rPr>
          <w:b/>
        </w:rPr>
      </w:pPr>
      <w:r w:rsidRPr="00AF1805">
        <w:rPr>
          <w:color w:val="000000"/>
          <w:kern w:val="0"/>
          <w:szCs w:val="15"/>
        </w:rPr>
        <w:t>3. If the return item does not have a RMA</w:t>
      </w:r>
      <w:r w:rsidR="00413519" w:rsidRPr="00AF1805">
        <w:rPr>
          <w:color w:val="000000"/>
          <w:kern w:val="0"/>
          <w:szCs w:val="15"/>
        </w:rPr>
        <w:t xml:space="preserve"> number </w:t>
      </w:r>
      <w:r w:rsidRPr="00AF1805">
        <w:rPr>
          <w:color w:val="000000"/>
          <w:kern w:val="0"/>
          <w:szCs w:val="15"/>
        </w:rPr>
        <w:t>associated, it will be sent back without any service conducted.</w:t>
      </w:r>
      <w:r w:rsidRPr="00AF1805">
        <w:rPr>
          <w:b/>
        </w:rPr>
        <w:br w:type="page"/>
      </w:r>
    </w:p>
    <w:p w14:paraId="6FE5D1EF" w14:textId="77777777" w:rsidR="00A1320F" w:rsidRPr="00AF1805" w:rsidRDefault="00CF0728" w:rsidP="00C02BE7">
      <w:pPr>
        <w:spacing w:line="200" w:lineRule="exact"/>
        <w:jc w:val="center"/>
        <w:rPr>
          <w:szCs w:val="15"/>
        </w:rPr>
      </w:pPr>
      <w:r w:rsidRPr="00AF1805">
        <w:rPr>
          <w:b/>
          <w:sz w:val="24"/>
        </w:rPr>
        <w:t>8. Appendix</w:t>
      </w:r>
    </w:p>
    <w:p w14:paraId="5EB3B961" w14:textId="77777777" w:rsidR="00A1320F" w:rsidRPr="00AF1805" w:rsidRDefault="00CF0728" w:rsidP="00413519">
      <w:pPr>
        <w:pStyle w:val="2"/>
        <w:ind w:leftChars="0" w:left="0" w:right="150"/>
        <w:rPr>
          <w:rFonts w:ascii="Times New Roman" w:hAnsi="Times New Roman"/>
        </w:rPr>
      </w:pPr>
      <w:bookmarkStart w:id="148" w:name="_Toc488770839"/>
      <w:r w:rsidRPr="00AF1805">
        <w:rPr>
          <w:rFonts w:ascii="Times New Roman" w:hAnsi="Times New Roman"/>
        </w:rPr>
        <w:t>§8.1 Battery Maintenance and Replacement</w:t>
      </w:r>
      <w:bookmarkEnd w:id="148"/>
    </w:p>
    <w:p w14:paraId="2FDBAC4F" w14:textId="77777777" w:rsidR="00A1320F" w:rsidRPr="00AF1805" w:rsidRDefault="00CF0728">
      <w:pPr>
        <w:spacing w:line="200" w:lineRule="exact"/>
      </w:pPr>
      <w:r w:rsidRPr="00AF1805">
        <w:t xml:space="preserve">The </w:t>
      </w:r>
      <w:r w:rsidRPr="00AF1805">
        <w:rPr>
          <w:szCs w:val="15"/>
        </w:rPr>
        <w:t xml:space="preserve">battery is a Lithium non-rechargeable battery. Therefore, one needs to replace the batteries once they run out of power (usually lasts </w:t>
      </w:r>
      <w:r w:rsidR="00891450" w:rsidRPr="00AF1805">
        <w:rPr>
          <w:szCs w:val="15"/>
        </w:rPr>
        <w:t>5</w:t>
      </w:r>
      <w:r w:rsidRPr="00AF1805">
        <w:rPr>
          <w:szCs w:val="15"/>
        </w:rPr>
        <w:t xml:space="preserve"> years). Please contact the manufacturer for purchasing new batteries. Dead </w:t>
      </w:r>
      <w:r w:rsidRPr="00AF1805">
        <w:t>batteries should be disposed of at proper collection centers.</w:t>
      </w:r>
    </w:p>
    <w:p w14:paraId="196E2606" w14:textId="77777777" w:rsidR="00A1320F" w:rsidRPr="00AF1805" w:rsidRDefault="00A1320F">
      <w:pPr>
        <w:spacing w:line="200" w:lineRule="exact"/>
      </w:pPr>
    </w:p>
    <w:p w14:paraId="31B5670F" w14:textId="77777777" w:rsidR="00A1320F" w:rsidRPr="00AF1805" w:rsidRDefault="00CF0728">
      <w:pPr>
        <w:pStyle w:val="2"/>
        <w:ind w:leftChars="0" w:left="0" w:right="150"/>
        <w:rPr>
          <w:rFonts w:ascii="Times New Roman" w:hAnsi="Times New Roman"/>
        </w:rPr>
      </w:pPr>
      <w:bookmarkStart w:id="149" w:name="_Toc488770840"/>
      <w:r w:rsidRPr="00AF1805">
        <w:rPr>
          <w:rFonts w:ascii="Times New Roman" w:hAnsi="Times New Roman"/>
        </w:rPr>
        <w:t>§8.2 Principle of Measurement</w:t>
      </w:r>
      <w:bookmarkEnd w:id="149"/>
    </w:p>
    <w:p w14:paraId="173F6ABE" w14:textId="5CEE366C" w:rsidR="00A1320F" w:rsidRPr="00AF1805" w:rsidRDefault="00CF0728">
      <w:pPr>
        <w:autoSpaceDE w:val="0"/>
        <w:autoSpaceDN w:val="0"/>
        <w:adjustRightInd w:val="0"/>
        <w:snapToGrid w:val="0"/>
        <w:spacing w:line="200" w:lineRule="exact"/>
      </w:pPr>
      <w:r w:rsidRPr="00AF1805">
        <w:t>The tPrime</w:t>
      </w:r>
      <w:r w:rsidR="00081337" w:rsidRPr="00D84A7D">
        <w:rPr>
          <w:bCs/>
          <w:color w:val="000000"/>
          <w:szCs w:val="15"/>
          <w:vertAlign w:val="superscript"/>
        </w:rPr>
        <w:t>TM</w:t>
      </w:r>
      <w:r w:rsidRPr="00AF1805">
        <w:t xml:space="preserve"> series </w:t>
      </w:r>
      <w:r w:rsidR="00882F60" w:rsidRPr="00AF1805">
        <w:t>280T-S</w:t>
      </w:r>
      <w:r w:rsidRPr="00AF1805">
        <w:t xml:space="preserve"> heat meter consists of an ultrasonic flow sensor, a pair of PT1000 temperature sensors, and a BTU unit. The microprocessor-based BTU unit controls the ultrasonic sensor to transmit and receive ultrasound in an orderly fashion in order to conduct precise flow measurement. The BTU unit also has electronics dedicated to measure the temperature in the supply pipe as well as the return pipe via PT1000 sensors. The BTU unit calculates the heat energy based on the flowrate and the temperature difference between the supply and the return.</w:t>
      </w:r>
    </w:p>
    <w:p w14:paraId="76EEA8A7" w14:textId="2EE9D28F" w:rsidR="00A1320F" w:rsidRDefault="0053331B" w:rsidP="00E7315E">
      <w:pPr>
        <w:autoSpaceDE w:val="0"/>
        <w:autoSpaceDN w:val="0"/>
        <w:adjustRightInd w:val="0"/>
        <w:snapToGrid w:val="0"/>
        <w:spacing w:line="200" w:lineRule="exact"/>
      </w:pPr>
      <w:r>
        <w:rPr>
          <w:noProof/>
        </w:rPr>
        <mc:AlternateContent>
          <mc:Choice Requires="wpg">
            <w:drawing>
              <wp:anchor distT="0" distB="0" distL="114300" distR="114300" simplePos="0" relativeHeight="251668480" behindDoc="0" locked="0" layoutInCell="1" allowOverlap="1" wp14:anchorId="643B507A" wp14:editId="2FDC3BAB">
                <wp:simplePos x="0" y="0"/>
                <wp:positionH relativeFrom="column">
                  <wp:posOffset>1854835</wp:posOffset>
                </wp:positionH>
                <wp:positionV relativeFrom="paragraph">
                  <wp:posOffset>88900</wp:posOffset>
                </wp:positionV>
                <wp:extent cx="1868805" cy="1499235"/>
                <wp:effectExtent l="635" t="0" r="0" b="0"/>
                <wp:wrapSquare wrapText="bothSides"/>
                <wp:docPr id="288" name="组合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8805" cy="1499235"/>
                          <a:chOff x="0" y="0"/>
                          <a:chExt cx="23930" cy="17342"/>
                        </a:xfrm>
                      </wpg:grpSpPr>
                      <pic:pic xmlns:pic="http://schemas.openxmlformats.org/drawingml/2006/picture">
                        <pic:nvPicPr>
                          <pic:cNvPr id="289"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46" cy="15441"/>
                          </a:xfrm>
                          <a:prstGeom prst="rect">
                            <a:avLst/>
                          </a:prstGeom>
                          <a:noFill/>
                          <a:extLst>
                            <a:ext uri="{909E8E84-426E-40DD-AFC4-6F175D3DCCD1}">
                              <a14:hiddenFill xmlns:a14="http://schemas.microsoft.com/office/drawing/2010/main">
                                <a:solidFill>
                                  <a:srgbClr val="FFFFFF"/>
                                </a:solidFill>
                              </a14:hiddenFill>
                            </a:ext>
                          </a:extLst>
                        </pic:spPr>
                      </pic:pic>
                      <wps:wsp>
                        <wps:cNvPr id="290" name="Text Box 631"/>
                        <wps:cNvSpPr txBox="1">
                          <a:spLocks noChangeArrowheads="1"/>
                        </wps:cNvSpPr>
                        <wps:spPr bwMode="auto">
                          <a:xfrm>
                            <a:off x="431" y="15441"/>
                            <a:ext cx="23499" cy="19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518401" w14:textId="77777777" w:rsidR="005B7D00" w:rsidRDefault="005B7D00">
                              <w:pPr>
                                <w:pStyle w:val="a3"/>
                                <w:rPr>
                                  <w:sz w:val="21"/>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B507A" id="组合 1169" o:spid="_x0000_s1073" style="position:absolute;left:0;text-align:left;margin-left:146.05pt;margin-top:7pt;width:147.15pt;height:118.05pt;z-index:251668480" coordsize="23930,17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">
                <v:shape id="Picture 7" o:spid="_x0000_s1074" type="#_x0000_t75" style="position:absolute;width:22946;height:15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x9DXEAAAA3AAAAA8AAABkcnMvZG93bnJldi54bWxEj0GLwjAUhO+C/yE8wZumepDaNYqsCIJ7&#10;UXfF49vmbVvavJQm2q6/3giCx2FmvmEWq85U4kaNKywrmIwjEMSp1QVnCr5P21EMwnlkjZVlUvBP&#10;DlbLfm+BibYtH+h29JkIEHYJKsi9rxMpXZqTQTe2NXHw/mxj0AfZZFI32Aa4qeQ0imbSYMFhIcea&#10;PnNKy+PVKLB3eaZy00Y/29nXpex+Xbbex0oNB936A4Snzr/Dr/ZOK5jGc3ieCUd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x9DXEAAAA3AAAAA8AAAAAAAAAAAAAAAAA&#10;nwIAAGRycy9kb3ducmV2LnhtbFBLBQYAAAAABAAEAPcAAACQAwAAAAA=&#10;">
                  <v:imagedata r:id="rId52" o:title=""/>
                </v:shape>
                <v:shape id="Text Box 631" o:spid="_x0000_s1075" type="#_x0000_t202" style="position:absolute;left:431;top:15441;width:23499;height:1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C8MEA&#10;AADcAAAADwAAAGRycy9kb3ducmV2LnhtbERPTYvCMBC9C/sfwix4kTXdHkSrUVx1wYMe6ornoRnb&#10;YjMpSbT1328OgsfH+16setOIBzlfW1bwPU5AEBdW11wqOP/9fk1B+ICssbFMCp7kYbX8GCww07bj&#10;nB6nUIoYwj5DBVUIbSalLyoy6Me2JY7c1TqDIUJXSu2wi+GmkWmSTKTBmmNDhS1tKipup7tRMNm6&#10;e5fzZrQ97w54bMv08vO8KDX87NdzEIH68Ba/3HutIJ3F+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IQvDBAAAA3AAAAA8AAAAAAAAAAAAAAAAAmAIAAGRycy9kb3du&#10;cmV2LnhtbFBLBQYAAAAABAAEAPUAAACGAwAAAAA=&#10;" stroked="f">
                  <v:textbox inset="0,0,0,0">
                    <w:txbxContent>
                      <w:p w14:paraId="10518401" w14:textId="77777777" w:rsidR="005B7D00" w:rsidRDefault="005B7D00">
                        <w:pPr>
                          <w:pStyle w:val="a3"/>
                          <w:rPr>
                            <w:sz w:val="21"/>
                          </w:rPr>
                        </w:pPr>
                      </w:p>
                    </w:txbxContent>
                  </v:textbox>
                </v:shape>
                <w10:wrap type="square"/>
              </v:group>
            </w:pict>
          </mc:Fallback>
        </mc:AlternateContent>
      </w:r>
      <w:r w:rsidR="00CF0728" w:rsidRPr="00AF1805">
        <w:t>The figure on the right illustrates how the ultrasonic flow sensor works. Two ultrasonic transducers (A and B) are mounted on a spool piece face-to-face; one is on the upstream and the other on the downstream. The electronic console (e.g., the BTU unit) operates by alternately transmitting and receiving a burst of sound energy between the two transducers and measuring the transit time it takes for sound to travel between the two transducers. The difference in the transit time measured corresponds directly to the velocity of the liquid in the pipe</w:t>
      </w:r>
    </w:p>
    <w:p w14:paraId="3CC90043" w14:textId="77777777" w:rsidR="00E7315E" w:rsidRPr="00E7315E" w:rsidRDefault="00E7315E" w:rsidP="00E7315E">
      <w:pPr>
        <w:autoSpaceDE w:val="0"/>
        <w:autoSpaceDN w:val="0"/>
        <w:adjustRightInd w:val="0"/>
        <w:snapToGrid w:val="0"/>
        <w:spacing w:line="200" w:lineRule="exact"/>
      </w:pPr>
    </w:p>
    <w:p w14:paraId="061BCBE8" w14:textId="77777777" w:rsidR="00A1320F" w:rsidRPr="00AF1805" w:rsidRDefault="00CF0728">
      <w:pPr>
        <w:pStyle w:val="2"/>
        <w:ind w:leftChars="0" w:left="0" w:right="150"/>
        <w:rPr>
          <w:rFonts w:ascii="Times New Roman" w:hAnsi="Times New Roman"/>
          <w:szCs w:val="21"/>
        </w:rPr>
      </w:pPr>
      <w:bookmarkStart w:id="150" w:name="_Toc488770841"/>
      <w:r w:rsidRPr="00AF1805">
        <w:rPr>
          <w:rFonts w:ascii="Times New Roman" w:hAnsi="Times New Roman"/>
          <w:szCs w:val="21"/>
        </w:rPr>
        <w:t>§8.3 Heat Energy Calculation</w:t>
      </w:r>
      <w:bookmarkEnd w:id="150"/>
    </w:p>
    <w:p w14:paraId="736A3448" w14:textId="77777777" w:rsidR="00A1320F" w:rsidRPr="00AF1805" w:rsidRDefault="00CF0728">
      <w:pPr>
        <w:spacing w:line="220" w:lineRule="exact"/>
      </w:pPr>
      <w:r w:rsidRPr="00AF1805">
        <w:t>In today’s heat meter industry, there are two kinds of methods to calculate heat energy based on volume flow and temperature measurements. One method is to use the heat coefficient table, using this equation.</w:t>
      </w:r>
    </w:p>
    <w:p w14:paraId="4C64A66A" w14:textId="68AD1663" w:rsidR="00A1320F" w:rsidRPr="00AF1805" w:rsidRDefault="0053331B">
      <w:pPr>
        <w:spacing w:line="220" w:lineRule="exact"/>
      </w:pPr>
      <w:r>
        <w:rPr>
          <w:noProof/>
        </w:rPr>
        <w:drawing>
          <wp:anchor distT="0" distB="0" distL="114300" distR="114300" simplePos="0" relativeHeight="251675648" behindDoc="0" locked="0" layoutInCell="1" allowOverlap="1" wp14:anchorId="528B4B7C" wp14:editId="5F15F6E2">
            <wp:simplePos x="0" y="0"/>
            <wp:positionH relativeFrom="column">
              <wp:posOffset>1172210</wp:posOffset>
            </wp:positionH>
            <wp:positionV relativeFrom="paragraph">
              <wp:posOffset>131445</wp:posOffset>
            </wp:positionV>
            <wp:extent cx="1494790" cy="427355"/>
            <wp:effectExtent l="0" t="0" r="0" b="0"/>
            <wp:wrapSquare wrapText="bothSides"/>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4790" cy="427355"/>
                    </a:xfrm>
                    <a:prstGeom prst="rect">
                      <a:avLst/>
                    </a:prstGeom>
                    <a:noFill/>
                  </pic:spPr>
                </pic:pic>
              </a:graphicData>
            </a:graphic>
            <wp14:sizeRelH relativeFrom="page">
              <wp14:pctWidth>0</wp14:pctWidth>
            </wp14:sizeRelH>
            <wp14:sizeRelV relativeFrom="page">
              <wp14:pctHeight>0</wp14:pctHeight>
            </wp14:sizeRelV>
          </wp:anchor>
        </w:drawing>
      </w:r>
    </w:p>
    <w:p w14:paraId="4C511EE0" w14:textId="77777777" w:rsidR="00A1320F" w:rsidRPr="00AF1805" w:rsidRDefault="00A1320F">
      <w:pPr>
        <w:spacing w:line="220" w:lineRule="exact"/>
      </w:pPr>
    </w:p>
    <w:p w14:paraId="5F1A6691" w14:textId="77777777" w:rsidR="00A1320F" w:rsidRPr="00AF1805" w:rsidRDefault="00A1320F">
      <w:pPr>
        <w:spacing w:line="220" w:lineRule="exact"/>
      </w:pPr>
    </w:p>
    <w:p w14:paraId="12DDB7CC" w14:textId="77777777" w:rsidR="00A1320F" w:rsidRPr="00AF1805" w:rsidRDefault="00A1320F">
      <w:pPr>
        <w:spacing w:line="220" w:lineRule="exact"/>
      </w:pPr>
    </w:p>
    <w:p w14:paraId="5EE0CEE5" w14:textId="77777777" w:rsidR="00A1320F" w:rsidRPr="00AF1805" w:rsidRDefault="00A1320F">
      <w:pPr>
        <w:spacing w:line="220" w:lineRule="exact"/>
      </w:pPr>
    </w:p>
    <w:p w14:paraId="716E1376" w14:textId="77777777" w:rsidR="00DF1B24" w:rsidRPr="00AF1805" w:rsidRDefault="00DF1B24">
      <w:pPr>
        <w:spacing w:line="220" w:lineRule="exact"/>
      </w:pPr>
    </w:p>
    <w:p w14:paraId="26ED81C4" w14:textId="77777777" w:rsidR="00A1320F" w:rsidRPr="00AF1805" w:rsidRDefault="00CF0728">
      <w:pPr>
        <w:spacing w:line="220" w:lineRule="exact"/>
      </w:pPr>
      <w:r w:rsidRPr="00AF1805">
        <w:t>where:</w:t>
      </w:r>
    </w:p>
    <w:p w14:paraId="00980543" w14:textId="77777777" w:rsidR="00A1320F" w:rsidRPr="00AF1805" w:rsidRDefault="00CF0728">
      <w:pPr>
        <w:spacing w:line="220" w:lineRule="exact"/>
      </w:pPr>
      <w:r w:rsidRPr="00AF1805">
        <w:rPr>
          <w:i/>
          <w:iCs/>
        </w:rPr>
        <w:t xml:space="preserve">Q </w:t>
      </w:r>
      <w:r w:rsidRPr="00AF1805">
        <w:t>is the quantity of heat given up or absorbed</w:t>
      </w:r>
    </w:p>
    <w:p w14:paraId="630E92A3" w14:textId="77777777" w:rsidR="00A1320F" w:rsidRPr="00AF1805" w:rsidRDefault="00CF0728">
      <w:pPr>
        <w:spacing w:line="220" w:lineRule="exact"/>
      </w:pPr>
      <w:r w:rsidRPr="00AF1805">
        <w:rPr>
          <w:i/>
          <w:iCs/>
        </w:rPr>
        <w:t xml:space="preserve">V </w:t>
      </w:r>
      <w:r w:rsidRPr="00AF1805">
        <w:t>is the volume of liquid passed</w:t>
      </w:r>
    </w:p>
    <w:p w14:paraId="411C5301" w14:textId="77777777" w:rsidR="00A1320F" w:rsidRPr="00AF1805" w:rsidRDefault="00CF0728">
      <w:pPr>
        <w:spacing w:line="220" w:lineRule="exact"/>
      </w:pPr>
      <w:r w:rsidRPr="00AF1805">
        <w:rPr>
          <w:i/>
          <w:iCs/>
        </w:rPr>
        <w:t>k</w:t>
      </w:r>
      <w:r w:rsidRPr="00AF1805">
        <w:rPr>
          <w:iCs/>
        </w:rPr>
        <w:t>is</w:t>
      </w:r>
      <w:r w:rsidRPr="00AF1805">
        <w:t>called the heat coefficient, a function of the properties of the energy-conveying liquid at the relevant temperatures and pressure</w:t>
      </w:r>
    </w:p>
    <w:p w14:paraId="76A91FDB" w14:textId="77777777" w:rsidR="00A1320F" w:rsidRPr="00AF1805" w:rsidRDefault="00CF0728">
      <w:pPr>
        <w:spacing w:line="220" w:lineRule="exact"/>
      </w:pPr>
      <w:r w:rsidRPr="00AF1805">
        <w:t>ΔΘ is the temperature difference between the flow and return of the heat exchange circuit</w:t>
      </w:r>
    </w:p>
    <w:p w14:paraId="5138143C" w14:textId="77777777" w:rsidR="00A1320F" w:rsidRPr="00AF1805" w:rsidRDefault="00A1320F">
      <w:pPr>
        <w:spacing w:line="220" w:lineRule="exact"/>
      </w:pPr>
    </w:p>
    <w:p w14:paraId="6F6D2F6A" w14:textId="77777777" w:rsidR="00A1320F" w:rsidRPr="00AF1805" w:rsidRDefault="00CF0728">
      <w:pPr>
        <w:spacing w:line="220" w:lineRule="exact"/>
      </w:pPr>
      <w:r w:rsidRPr="00AF1805">
        <w:t>The true conventional value of the heat coefficient (</w:t>
      </w:r>
      <w:r w:rsidRPr="00AF1805">
        <w:rPr>
          <w:i/>
          <w:iCs/>
        </w:rPr>
        <w:t>k</w:t>
      </w:r>
      <w:r w:rsidRPr="00AF1805">
        <w:t>) for water, if it is used as the system’s heat conveying liquid, can be obtained from a standard heat coefficient table.</w:t>
      </w:r>
    </w:p>
    <w:p w14:paraId="4AC0EBBF" w14:textId="77777777" w:rsidR="00A1320F" w:rsidRPr="00AF1805" w:rsidRDefault="00A1320F">
      <w:pPr>
        <w:autoSpaceDE w:val="0"/>
        <w:autoSpaceDN w:val="0"/>
        <w:adjustRightInd w:val="0"/>
        <w:snapToGrid w:val="0"/>
        <w:spacing w:line="200" w:lineRule="exact"/>
      </w:pPr>
    </w:p>
    <w:p w14:paraId="6620CA23" w14:textId="77777777" w:rsidR="00A1320F" w:rsidRPr="00AF1805" w:rsidRDefault="00CF0728">
      <w:pPr>
        <w:spacing w:line="220" w:lineRule="exact"/>
      </w:pPr>
      <w:r w:rsidRPr="00AF1805">
        <w:t>Another method is to use the specific enthalpy table. Spire Metering Technology’s BTU meter utilizes the second method to calculate the heat energy of a heat exchange circuit. The advantage of this method is that the flow sensor can be installed in either the supply or return line, as long as the Red-tagged temperature sensor is installed on the flow sensor side. The equation is below:</w:t>
      </w:r>
    </w:p>
    <w:p w14:paraId="12F7930F" w14:textId="64B5CCC8" w:rsidR="00A1320F" w:rsidRPr="00AF1805" w:rsidRDefault="0053331B">
      <w:pPr>
        <w:autoSpaceDE w:val="0"/>
        <w:autoSpaceDN w:val="0"/>
        <w:adjustRightInd w:val="0"/>
        <w:snapToGrid w:val="0"/>
        <w:spacing w:line="200" w:lineRule="exact"/>
      </w:pPr>
      <w:r>
        <w:rPr>
          <w:noProof/>
        </w:rPr>
        <mc:AlternateContent>
          <mc:Choice Requires="wpg">
            <w:drawing>
              <wp:anchor distT="0" distB="0" distL="114300" distR="114300" simplePos="0" relativeHeight="251676672" behindDoc="0" locked="0" layoutInCell="1" allowOverlap="1" wp14:anchorId="44DBB4DB" wp14:editId="4F9A121D">
                <wp:simplePos x="0" y="0"/>
                <wp:positionH relativeFrom="column">
                  <wp:posOffset>1144270</wp:posOffset>
                </wp:positionH>
                <wp:positionV relativeFrom="paragraph">
                  <wp:posOffset>59055</wp:posOffset>
                </wp:positionV>
                <wp:extent cx="1300480" cy="666750"/>
                <wp:effectExtent l="4445" t="0" r="0" b="1270"/>
                <wp:wrapSquare wrapText="bothSides"/>
                <wp:docPr id="29" name="组合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0480" cy="666750"/>
                          <a:chOff x="-453" y="0"/>
                          <a:chExt cx="19086" cy="8432"/>
                        </a:xfrm>
                      </wpg:grpSpPr>
                      <pic:pic xmlns:pic="http://schemas.openxmlformats.org/drawingml/2006/picture">
                        <pic:nvPicPr>
                          <pic:cNvPr id="3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633" cy="6901"/>
                          </a:xfrm>
                          <a:prstGeom prst="rect">
                            <a:avLst/>
                          </a:prstGeom>
                          <a:noFill/>
                          <a:extLst>
                            <a:ext uri="{909E8E84-426E-40DD-AFC4-6F175D3DCCD1}">
                              <a14:hiddenFill xmlns:a14="http://schemas.microsoft.com/office/drawing/2010/main">
                                <a:solidFill>
                                  <a:srgbClr val="FFFFFF"/>
                                </a:solidFill>
                              </a14:hiddenFill>
                            </a:ext>
                          </a:extLst>
                        </pic:spPr>
                      </pic:pic>
                      <wps:wsp>
                        <wps:cNvPr id="31" name="Text Box 22"/>
                        <wps:cNvSpPr txBox="1">
                          <a:spLocks noChangeArrowheads="1"/>
                        </wps:cNvSpPr>
                        <wps:spPr bwMode="auto">
                          <a:xfrm>
                            <a:off x="-453" y="6794"/>
                            <a:ext cx="18579" cy="16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C9786" w14:textId="77777777" w:rsidR="005B7D00" w:rsidRDefault="005B7D00">
                              <w:pPr>
                                <w:pStyle w:val="a3"/>
                                <w:rPr>
                                  <w:i/>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DBB4DB" id="组合 1173" o:spid="_x0000_s1076" style="position:absolute;left:0;text-align:left;margin-left:90.1pt;margin-top:4.65pt;width:102.4pt;height:52.5pt;z-index:251676672" coordorigin="-453" coordsize="19086,8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">
                <v:shape id="Picture 3" o:spid="_x0000_s1077" type="#_x0000_t75" style="position:absolute;width:18633;height:6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iiDCAAAA2wAAAA8AAABkcnMvZG93bnJldi54bWxET91qwjAUvhf2DuEMvJGZqiClM8oQB4II&#10;6vYAx+as6WxOuiZrq09vLgQvP77/xaq3lWip8aVjBZNxAoI4d7rkQsH31+dbCsIHZI2VY1JwJQ+r&#10;5ctggZl2HR+pPYVCxBD2GSowIdSZlD43ZNGPXU0cuR/XWAwRNoXUDXYx3FZymiRzabHk2GCwprWh&#10;/HL6twpocz6nv7vLur0V+y41/d+oOsyVGr72H+8gAvXhKX64t1rBLK6PX+IPkM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CYogwgAAANsAAAAPAAAAAAAAAAAAAAAAAJ8C&#10;AABkcnMvZG93bnJldi54bWxQSwUGAAAAAAQABAD3AAAAjgMAAAAA&#10;">
                  <v:imagedata r:id="rId55" o:title=""/>
                </v:shape>
                <v:shape id="Text Box 22" o:spid="_x0000_s1078" type="#_x0000_t202" style="position:absolute;left:-453;top:6794;width:18579;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527C9786" w14:textId="77777777" w:rsidR="005B7D00" w:rsidRDefault="005B7D00">
                        <w:pPr>
                          <w:pStyle w:val="a3"/>
                          <w:rPr>
                            <w:i/>
                            <w:sz w:val="24"/>
                          </w:rPr>
                        </w:pPr>
                      </w:p>
                    </w:txbxContent>
                  </v:textbox>
                </v:shape>
                <w10:wrap type="square"/>
              </v:group>
            </w:pict>
          </mc:Fallback>
        </mc:AlternateContent>
      </w:r>
    </w:p>
    <w:p w14:paraId="3ED160F8" w14:textId="77777777" w:rsidR="00A1320F" w:rsidRPr="00AF1805" w:rsidRDefault="00A1320F">
      <w:pPr>
        <w:autoSpaceDE w:val="0"/>
        <w:autoSpaceDN w:val="0"/>
        <w:adjustRightInd w:val="0"/>
        <w:snapToGrid w:val="0"/>
        <w:spacing w:line="200" w:lineRule="exact"/>
      </w:pPr>
    </w:p>
    <w:p w14:paraId="0181DE9E" w14:textId="77777777" w:rsidR="00A1320F" w:rsidRPr="00AF1805" w:rsidRDefault="00A1320F">
      <w:pPr>
        <w:autoSpaceDE w:val="0"/>
        <w:autoSpaceDN w:val="0"/>
        <w:adjustRightInd w:val="0"/>
        <w:snapToGrid w:val="0"/>
        <w:spacing w:line="200" w:lineRule="exact"/>
      </w:pPr>
    </w:p>
    <w:p w14:paraId="6E4602AD" w14:textId="77777777" w:rsidR="00A1320F" w:rsidRPr="00AF1805" w:rsidRDefault="00A1320F">
      <w:pPr>
        <w:autoSpaceDE w:val="0"/>
        <w:autoSpaceDN w:val="0"/>
        <w:adjustRightInd w:val="0"/>
        <w:snapToGrid w:val="0"/>
        <w:spacing w:line="200" w:lineRule="exact"/>
      </w:pPr>
    </w:p>
    <w:p w14:paraId="0EE1984B" w14:textId="77777777" w:rsidR="00A1320F" w:rsidRPr="00AF1805" w:rsidRDefault="00A1320F">
      <w:pPr>
        <w:autoSpaceDE w:val="0"/>
        <w:autoSpaceDN w:val="0"/>
        <w:adjustRightInd w:val="0"/>
        <w:snapToGrid w:val="0"/>
        <w:spacing w:line="200" w:lineRule="exact"/>
      </w:pPr>
    </w:p>
    <w:p w14:paraId="7F9C3468" w14:textId="77777777" w:rsidR="00A1320F" w:rsidRPr="00AF1805" w:rsidRDefault="00CF0728">
      <w:pPr>
        <w:autoSpaceDE w:val="0"/>
        <w:autoSpaceDN w:val="0"/>
        <w:adjustRightInd w:val="0"/>
        <w:snapToGrid w:val="0"/>
        <w:spacing w:line="200" w:lineRule="exact"/>
      </w:pPr>
      <w:r w:rsidRPr="00AF1805">
        <w:t>where:</w:t>
      </w:r>
    </w:p>
    <w:p w14:paraId="26937EB5" w14:textId="77777777" w:rsidR="00A1320F" w:rsidRPr="00AF1805" w:rsidRDefault="00CF0728">
      <w:pPr>
        <w:autoSpaceDE w:val="0"/>
        <w:autoSpaceDN w:val="0"/>
        <w:adjustRightInd w:val="0"/>
        <w:snapToGrid w:val="0"/>
        <w:spacing w:line="200" w:lineRule="exact"/>
      </w:pPr>
      <w:r w:rsidRPr="00AF1805">
        <w:rPr>
          <w:iCs/>
        </w:rPr>
        <w:t xml:space="preserve">Q </w:t>
      </w:r>
      <w:r w:rsidRPr="00AF1805">
        <w:t xml:space="preserve">is the total heat given out or absorbed, from time </w:t>
      </w:r>
      <w:r w:rsidRPr="00AF1805">
        <w:sym w:font="Symbol" w:char="F074"/>
      </w:r>
      <w:r w:rsidRPr="00AF1805">
        <w:rPr>
          <w:vertAlign w:val="subscript"/>
        </w:rPr>
        <w:t>0</w:t>
      </w:r>
      <w:r w:rsidRPr="00AF1805">
        <w:t xml:space="preserve"> to </w:t>
      </w:r>
      <w:r w:rsidRPr="00AF1805">
        <w:sym w:font="Symbol" w:char="F074"/>
      </w:r>
      <w:r w:rsidRPr="00AF1805">
        <w:rPr>
          <w:vertAlign w:val="subscript"/>
        </w:rPr>
        <w:t>1</w:t>
      </w:r>
      <w:r w:rsidRPr="00AF1805">
        <w:t xml:space="preserve">, [J] or [Wh] </w:t>
      </w:r>
    </w:p>
    <w:p w14:paraId="0370A23A" w14:textId="77777777" w:rsidR="00A1320F" w:rsidRPr="00AF1805" w:rsidRDefault="00CF0728">
      <w:pPr>
        <w:autoSpaceDE w:val="0"/>
        <w:autoSpaceDN w:val="0"/>
        <w:adjustRightInd w:val="0"/>
        <w:snapToGrid w:val="0"/>
        <w:spacing w:line="200" w:lineRule="exact"/>
      </w:pPr>
      <w:r w:rsidRPr="00AF1805">
        <w:sym w:font="Symbol" w:char="F072"/>
      </w:r>
      <w:r w:rsidRPr="00AF1805">
        <w:t>(Ts, Tr) is the density of the liquid passed[kg/m</w:t>
      </w:r>
      <w:r w:rsidRPr="00AF1805">
        <w:rPr>
          <w:vertAlign w:val="superscript"/>
        </w:rPr>
        <w:t>3</w:t>
      </w:r>
      <w:r w:rsidRPr="00AF1805">
        <w:t>]</w:t>
      </w:r>
    </w:p>
    <w:p w14:paraId="130C2E97" w14:textId="77777777" w:rsidR="00A1320F" w:rsidRPr="00AF1805" w:rsidRDefault="00CF0728">
      <w:pPr>
        <w:autoSpaceDE w:val="0"/>
        <w:autoSpaceDN w:val="0"/>
        <w:adjustRightInd w:val="0"/>
        <w:snapToGrid w:val="0"/>
        <w:spacing w:line="200" w:lineRule="exact"/>
      </w:pPr>
      <w:r w:rsidRPr="00AF1805">
        <w:sym w:font="Symbol" w:char="F044"/>
      </w:r>
      <w:r w:rsidRPr="00AF1805">
        <w:t>h(Ts, Tr) is the specific enthalpy difference, calculated from the supply and the return line temperatures, in [J/kg].</w:t>
      </w:r>
    </w:p>
    <w:p w14:paraId="55640E14" w14:textId="77777777" w:rsidR="00A1320F" w:rsidRPr="00AF1805" w:rsidRDefault="00A1320F">
      <w:pPr>
        <w:autoSpaceDE w:val="0"/>
        <w:autoSpaceDN w:val="0"/>
        <w:adjustRightInd w:val="0"/>
        <w:snapToGrid w:val="0"/>
        <w:spacing w:line="200" w:lineRule="exact"/>
      </w:pPr>
    </w:p>
    <w:p w14:paraId="7A7CEA15" w14:textId="77777777" w:rsidR="00A1320F" w:rsidRPr="00AF1805" w:rsidRDefault="00CF0728">
      <w:pPr>
        <w:autoSpaceDE w:val="0"/>
        <w:autoSpaceDN w:val="0"/>
        <w:adjustRightInd w:val="0"/>
        <w:snapToGrid w:val="0"/>
        <w:spacing w:line="200" w:lineRule="exact"/>
        <w:rPr>
          <w:bCs/>
        </w:rPr>
      </w:pPr>
      <w:r w:rsidRPr="00AF1805">
        <w:rPr>
          <w:bCs/>
        </w:rPr>
        <w:t>To calculate heat (Q) accurately, both flow and temperature measurements must be accurate. Of the two, measuring flow rate is more challenging, as all of the values in the integral on the right side of the equation below must be correctly measured, determined, or pre-calibrated.</w:t>
      </w:r>
    </w:p>
    <w:p w14:paraId="252D1926" w14:textId="77777777" w:rsidR="00A1320F" w:rsidRPr="00AF1805" w:rsidRDefault="00A1320F">
      <w:pPr>
        <w:autoSpaceDE w:val="0"/>
        <w:autoSpaceDN w:val="0"/>
        <w:adjustRightInd w:val="0"/>
        <w:snapToGrid w:val="0"/>
        <w:spacing w:line="200" w:lineRule="exact"/>
      </w:pPr>
    </w:p>
    <w:p w14:paraId="4E2A8179" w14:textId="77777777" w:rsidR="00A1320F" w:rsidRPr="00AF1805" w:rsidRDefault="00CF0728">
      <w:pPr>
        <w:autoSpaceDE w:val="0"/>
        <w:autoSpaceDN w:val="0"/>
        <w:adjustRightInd w:val="0"/>
        <w:snapToGrid w:val="0"/>
        <w:spacing w:line="200" w:lineRule="exact"/>
      </w:pPr>
      <w:r w:rsidRPr="00AF1805">
        <w:t xml:space="preserve">Here are the equations used to find </w:t>
      </w:r>
      <w:r w:rsidRPr="00AF1805">
        <w:rPr>
          <w:i/>
          <w:szCs w:val="15"/>
        </w:rPr>
        <w:t>q</w:t>
      </w:r>
      <w:r w:rsidRPr="00AF1805">
        <w:rPr>
          <w:i/>
          <w:szCs w:val="15"/>
          <w:vertAlign w:val="subscript"/>
        </w:rPr>
        <w:t>v</w:t>
      </w:r>
    </w:p>
    <w:p w14:paraId="4FB5E16A" w14:textId="77777777" w:rsidR="00A1320F" w:rsidRPr="00AF1805" w:rsidRDefault="00A1320F">
      <w:pPr>
        <w:autoSpaceDE w:val="0"/>
        <w:autoSpaceDN w:val="0"/>
        <w:adjustRightInd w:val="0"/>
        <w:snapToGrid w:val="0"/>
        <w:spacing w:line="200" w:lineRule="exact"/>
      </w:pPr>
    </w:p>
    <w:p w14:paraId="0F956CE9" w14:textId="77777777" w:rsidR="00A1320F" w:rsidRPr="00AF1805" w:rsidRDefault="00CF0728">
      <w:pPr>
        <w:autoSpaceDE w:val="0"/>
        <w:autoSpaceDN w:val="0"/>
        <w:adjustRightInd w:val="0"/>
        <w:snapToGrid w:val="0"/>
        <w:ind w:left="360"/>
        <w:rPr>
          <w:i/>
          <w:sz w:val="24"/>
        </w:rPr>
      </w:pPr>
      <w:r w:rsidRPr="00AF1805">
        <w:rPr>
          <w:i/>
          <w:sz w:val="24"/>
        </w:rPr>
        <w:t>T</w:t>
      </w:r>
      <w:r w:rsidRPr="00AF1805">
        <w:rPr>
          <w:i/>
          <w:sz w:val="24"/>
          <w:vertAlign w:val="subscript"/>
        </w:rPr>
        <w:t>up</w:t>
      </w:r>
      <w:r w:rsidRPr="00AF1805">
        <w:rPr>
          <w:i/>
          <w:sz w:val="24"/>
        </w:rPr>
        <w:t>= L / (C - V cosθ )</w:t>
      </w:r>
      <w:r w:rsidRPr="00AF1805">
        <w:rPr>
          <w:i/>
          <w:sz w:val="24"/>
        </w:rPr>
        <w:tab/>
      </w:r>
      <w:r w:rsidRPr="00AF1805">
        <w:rPr>
          <w:i/>
          <w:sz w:val="24"/>
        </w:rPr>
        <w:tab/>
        <w:t>T</w:t>
      </w:r>
      <w:r w:rsidRPr="00AF1805">
        <w:rPr>
          <w:i/>
          <w:sz w:val="24"/>
          <w:vertAlign w:val="subscript"/>
        </w:rPr>
        <w:t>down</w:t>
      </w:r>
      <w:r w:rsidRPr="00AF1805">
        <w:rPr>
          <w:i/>
          <w:sz w:val="24"/>
        </w:rPr>
        <w:t>= L / (C + V cosθ)</w:t>
      </w:r>
    </w:p>
    <w:p w14:paraId="727FF278" w14:textId="44DD37E9" w:rsidR="00A1320F" w:rsidRPr="00AF1805" w:rsidRDefault="00837205">
      <w:pPr>
        <w:autoSpaceDE w:val="0"/>
        <w:autoSpaceDN w:val="0"/>
        <w:adjustRightInd w:val="0"/>
        <w:snapToGrid w:val="0"/>
        <w:ind w:left="360"/>
        <w:rPr>
          <w:i/>
          <w:sz w:val="24"/>
        </w:rPr>
      </w:pPr>
      <w:r>
        <w:rPr>
          <w:b/>
          <w:spacing w:val="10"/>
          <w:sz w:val="21"/>
        </w:rPr>
        <w:object w:dxaOrig="1440" w:dyaOrig="1440" w14:anchorId="3BB6031C">
          <v:shape id="_x0000_s1177" type="#_x0000_t75" style="position:absolute;left:0;text-align:left;margin-left:70.65pt;margin-top:9.5pt;width:91.5pt;height:34pt;z-index:251700224" fillcolor="red">
            <v:imagedata r:id="rId56" o:title=""/>
          </v:shape>
          <o:OLEObject Type="Embed" ProgID="Equation.3" ShapeID="_x0000_s1177" DrawAspect="Content" ObjectID="_1565202253" r:id="rId57"/>
        </w:object>
      </w:r>
    </w:p>
    <w:p w14:paraId="3185DEE7" w14:textId="2889ADCC" w:rsidR="00A1320F" w:rsidRPr="00AF1805" w:rsidRDefault="00A1320F">
      <w:pPr>
        <w:autoSpaceDE w:val="0"/>
        <w:autoSpaceDN w:val="0"/>
        <w:adjustRightInd w:val="0"/>
        <w:snapToGrid w:val="0"/>
        <w:spacing w:line="200" w:lineRule="exact"/>
        <w:ind w:left="360"/>
      </w:pPr>
    </w:p>
    <w:p w14:paraId="3223714B" w14:textId="77777777" w:rsidR="00071185" w:rsidRDefault="00071185">
      <w:pPr>
        <w:autoSpaceDE w:val="0"/>
        <w:autoSpaceDN w:val="0"/>
        <w:adjustRightInd w:val="0"/>
        <w:snapToGrid w:val="0"/>
        <w:spacing w:line="200" w:lineRule="exact"/>
        <w:ind w:left="360"/>
      </w:pPr>
    </w:p>
    <w:p w14:paraId="14BE12B4" w14:textId="77777777" w:rsidR="00071185" w:rsidRDefault="00071185">
      <w:pPr>
        <w:autoSpaceDE w:val="0"/>
        <w:autoSpaceDN w:val="0"/>
        <w:adjustRightInd w:val="0"/>
        <w:snapToGrid w:val="0"/>
        <w:spacing w:line="200" w:lineRule="exact"/>
        <w:ind w:left="360"/>
      </w:pPr>
    </w:p>
    <w:p w14:paraId="5AE04FAB" w14:textId="77777777" w:rsidR="00071185" w:rsidRDefault="00071185">
      <w:pPr>
        <w:autoSpaceDE w:val="0"/>
        <w:autoSpaceDN w:val="0"/>
        <w:adjustRightInd w:val="0"/>
        <w:snapToGrid w:val="0"/>
        <w:spacing w:line="200" w:lineRule="exact"/>
        <w:ind w:left="360"/>
      </w:pPr>
    </w:p>
    <w:p w14:paraId="77C520C0" w14:textId="38A3B520" w:rsidR="00A1320F" w:rsidRPr="00AF1805" w:rsidRDefault="00071185">
      <w:pPr>
        <w:autoSpaceDE w:val="0"/>
        <w:autoSpaceDN w:val="0"/>
        <w:adjustRightInd w:val="0"/>
        <w:snapToGrid w:val="0"/>
        <w:spacing w:line="200" w:lineRule="exact"/>
        <w:ind w:left="360"/>
      </w:pPr>
      <w:r>
        <w:t>a</w:t>
      </w:r>
      <w:r w:rsidR="00102D78" w:rsidRPr="00AF1805">
        <w:t>nd</w:t>
      </w:r>
      <w:r>
        <w:t xml:space="preserve">     </w:t>
      </w:r>
      <w:r w:rsidR="00CF0728" w:rsidRPr="00AF1805">
        <w:rPr>
          <w:i/>
          <w:sz w:val="24"/>
        </w:rPr>
        <w:t>q</w:t>
      </w:r>
      <w:r w:rsidR="00CF0728" w:rsidRPr="00AF1805">
        <w:rPr>
          <w:i/>
          <w:sz w:val="24"/>
          <w:vertAlign w:val="subscript"/>
        </w:rPr>
        <w:t>v</w:t>
      </w:r>
      <w:r w:rsidR="00CF0728" w:rsidRPr="00AF1805">
        <w:rPr>
          <w:i/>
          <w:sz w:val="24"/>
        </w:rPr>
        <w:t xml:space="preserve"> = k S V</w:t>
      </w:r>
    </w:p>
    <w:p w14:paraId="1F4FAFF9" w14:textId="77777777" w:rsidR="00A1320F" w:rsidRPr="00AF1805" w:rsidRDefault="00A1320F">
      <w:pPr>
        <w:autoSpaceDE w:val="0"/>
        <w:autoSpaceDN w:val="0"/>
        <w:adjustRightInd w:val="0"/>
        <w:snapToGrid w:val="0"/>
        <w:spacing w:line="200" w:lineRule="exact"/>
      </w:pPr>
    </w:p>
    <w:p w14:paraId="4F1EA83E" w14:textId="77777777" w:rsidR="00A1320F" w:rsidRPr="00AF1805" w:rsidRDefault="00CF0728">
      <w:pPr>
        <w:autoSpaceDE w:val="0"/>
        <w:autoSpaceDN w:val="0"/>
        <w:adjustRightInd w:val="0"/>
        <w:snapToGrid w:val="0"/>
        <w:spacing w:line="200" w:lineRule="exact"/>
      </w:pPr>
      <w:r w:rsidRPr="00AF1805">
        <w:t>where:</w:t>
      </w:r>
    </w:p>
    <w:p w14:paraId="6629229F" w14:textId="77777777" w:rsidR="00A1320F" w:rsidRPr="00AF1805" w:rsidRDefault="00CF0728">
      <w:pPr>
        <w:autoSpaceDE w:val="0"/>
        <w:autoSpaceDN w:val="0"/>
        <w:adjustRightInd w:val="0"/>
        <w:snapToGrid w:val="0"/>
        <w:spacing w:line="200" w:lineRule="exact"/>
      </w:pPr>
      <w:r w:rsidRPr="00AF1805">
        <w:t>ϴ is the angle between the flow direction and the sound path</w:t>
      </w:r>
    </w:p>
    <w:p w14:paraId="53220E45" w14:textId="77777777" w:rsidR="00A1320F" w:rsidRPr="00AF1805" w:rsidRDefault="00CF0728">
      <w:pPr>
        <w:autoSpaceDE w:val="0"/>
        <w:autoSpaceDN w:val="0"/>
        <w:adjustRightInd w:val="0"/>
        <w:snapToGrid w:val="0"/>
        <w:spacing w:line="200" w:lineRule="exact"/>
      </w:pPr>
      <w:r w:rsidRPr="00AF1805">
        <w:t>L is the transducer separation</w:t>
      </w:r>
    </w:p>
    <w:p w14:paraId="5C8A451B" w14:textId="77777777" w:rsidR="00A1320F" w:rsidRPr="00AF1805" w:rsidRDefault="00CF0728">
      <w:pPr>
        <w:autoSpaceDE w:val="0"/>
        <w:autoSpaceDN w:val="0"/>
        <w:adjustRightInd w:val="0"/>
        <w:snapToGrid w:val="0"/>
        <w:spacing w:line="200" w:lineRule="exact"/>
      </w:pPr>
      <w:r w:rsidRPr="00AF1805">
        <w:t>T</w:t>
      </w:r>
      <w:r w:rsidRPr="00AF1805">
        <w:rPr>
          <w:vertAlign w:val="subscript"/>
        </w:rPr>
        <w:t>up</w:t>
      </w:r>
      <w:r w:rsidRPr="00AF1805">
        <w:t xml:space="preserve"> (T</w:t>
      </w:r>
      <w:r w:rsidRPr="00AF1805">
        <w:rPr>
          <w:vertAlign w:val="subscript"/>
        </w:rPr>
        <w:t>down</w:t>
      </w:r>
      <w:r w:rsidRPr="00AF1805">
        <w:t>) is the transit time upstream (downstream), and ΔT = T</w:t>
      </w:r>
      <w:r w:rsidRPr="00AF1805">
        <w:rPr>
          <w:vertAlign w:val="subscript"/>
        </w:rPr>
        <w:t>up</w:t>
      </w:r>
      <w:r w:rsidRPr="00AF1805">
        <w:t xml:space="preserve"> – T</w:t>
      </w:r>
      <w:r w:rsidRPr="00AF1805">
        <w:rPr>
          <w:vertAlign w:val="subscript"/>
        </w:rPr>
        <w:t>down</w:t>
      </w:r>
    </w:p>
    <w:p w14:paraId="3F8A070F" w14:textId="77777777" w:rsidR="00A1320F" w:rsidRPr="00AF1805" w:rsidRDefault="00CF0728">
      <w:pPr>
        <w:autoSpaceDE w:val="0"/>
        <w:autoSpaceDN w:val="0"/>
        <w:adjustRightInd w:val="0"/>
        <w:snapToGrid w:val="0"/>
        <w:spacing w:line="200" w:lineRule="exact"/>
      </w:pPr>
      <w:r w:rsidRPr="00AF1805">
        <w:t>k is a factory-calibrated scale factor, a function of the sensor structure and the fluid properties</w:t>
      </w:r>
    </w:p>
    <w:p w14:paraId="2D3D93A8" w14:textId="77777777" w:rsidR="00A1320F" w:rsidRPr="00AF1805" w:rsidRDefault="00CF0728">
      <w:pPr>
        <w:autoSpaceDE w:val="0"/>
        <w:autoSpaceDN w:val="0"/>
        <w:adjustRightInd w:val="0"/>
        <w:snapToGrid w:val="0"/>
        <w:spacing w:line="200" w:lineRule="exact"/>
      </w:pPr>
      <w:r w:rsidRPr="00AF1805">
        <w:t>S is the cross-sectional area of the flow at the sensor</w:t>
      </w:r>
    </w:p>
    <w:p w14:paraId="2E565944" w14:textId="0E398F5B" w:rsidR="00A1320F" w:rsidRPr="00AF1805" w:rsidRDefault="0053331B">
      <w:pPr>
        <w:autoSpaceDE w:val="0"/>
        <w:autoSpaceDN w:val="0"/>
        <w:adjustRightInd w:val="0"/>
        <w:snapToGrid w:val="0"/>
        <w:spacing w:line="200" w:lineRule="exact"/>
      </w:pPr>
      <w:r>
        <w:rPr>
          <w:i/>
          <w:noProof/>
        </w:rPr>
        <mc:AlternateContent>
          <mc:Choice Requires="wps">
            <w:drawing>
              <wp:anchor distT="0" distB="0" distL="114300" distR="114300" simplePos="0" relativeHeight="251674624" behindDoc="0" locked="0" layoutInCell="1" allowOverlap="1" wp14:anchorId="77231BE3" wp14:editId="0752CAC5">
                <wp:simplePos x="0" y="0"/>
                <wp:positionH relativeFrom="column">
                  <wp:posOffset>2797810</wp:posOffset>
                </wp:positionH>
                <wp:positionV relativeFrom="paragraph">
                  <wp:posOffset>38100</wp:posOffset>
                </wp:positionV>
                <wp:extent cx="920750" cy="160020"/>
                <wp:effectExtent l="635" t="0" r="2540" b="0"/>
                <wp:wrapNone/>
                <wp:docPr id="28"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2D5A" w14:textId="77777777" w:rsidR="005B7D00" w:rsidRDefault="005B7D00">
                            <w:pPr>
                              <w:spacing w:line="120" w:lineRule="exact"/>
                              <w:rPr>
                                <w:sz w:val="12"/>
                                <w:szCs w:val="12"/>
                              </w:rPr>
                            </w:pPr>
                            <w:r>
                              <w:rPr>
                                <w:sz w:val="12"/>
                                <w:szCs w:val="12"/>
                              </w:rPr>
                              <w:t>280T-S heat 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31BE3" id="Text Box 643" o:spid="_x0000_s1079" type="#_x0000_t202" style="position:absolute;left:0;text-align:left;margin-left:220.3pt;margin-top:3pt;width:72.5pt;height:1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V4hwIAABk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" stroked="f">
                <v:textbox>
                  <w:txbxContent>
                    <w:p w14:paraId="54AF2D5A" w14:textId="77777777" w:rsidR="005B7D00" w:rsidRDefault="005B7D00">
                      <w:pPr>
                        <w:spacing w:line="120" w:lineRule="exact"/>
                        <w:rPr>
                          <w:sz w:val="12"/>
                          <w:szCs w:val="12"/>
                        </w:rPr>
                      </w:pPr>
                      <w:r>
                        <w:rPr>
                          <w:sz w:val="12"/>
                          <w:szCs w:val="12"/>
                        </w:rPr>
                        <w:t>280T-S heat meter</w:t>
                      </w:r>
                    </w:p>
                  </w:txbxContent>
                </v:textbox>
              </v:shape>
            </w:pict>
          </mc:Fallback>
        </mc:AlternateContent>
      </w:r>
    </w:p>
    <w:p w14:paraId="41AB5940" w14:textId="77777777" w:rsidR="00A1320F" w:rsidRPr="00AF1805" w:rsidRDefault="00A1320F">
      <w:pPr>
        <w:autoSpaceDE w:val="0"/>
        <w:autoSpaceDN w:val="0"/>
        <w:adjustRightInd w:val="0"/>
        <w:snapToGrid w:val="0"/>
        <w:spacing w:line="200" w:lineRule="exact"/>
      </w:pPr>
    </w:p>
    <w:p w14:paraId="658BB408" w14:textId="6146C154" w:rsidR="00A1320F" w:rsidRPr="00AF1805" w:rsidRDefault="00CF0728">
      <w:pPr>
        <w:autoSpaceDE w:val="0"/>
        <w:autoSpaceDN w:val="0"/>
        <w:adjustRightInd w:val="0"/>
        <w:snapToGrid w:val="0"/>
        <w:spacing w:line="200" w:lineRule="exact"/>
      </w:pPr>
      <w:r w:rsidRPr="00AF1805">
        <w:t xml:space="preserve">The figure on the right illustrates a heat measurement system using the </w:t>
      </w:r>
      <w:r w:rsidR="00882F60" w:rsidRPr="00AF1805">
        <w:t>280T-S</w:t>
      </w:r>
      <w:r w:rsidRPr="00AF1805">
        <w:t xml:space="preserve"> meter. The temperature sensors measure the supply and the return lines, while flow rate is calculated as given above. The </w:t>
      </w:r>
      <w:r w:rsidR="00882F60" w:rsidRPr="00AF1805">
        <w:t>280T-S</w:t>
      </w:r>
      <w:r w:rsidRPr="00AF1805">
        <w:t xml:space="preserve"> calculates the heat transferred, Q, during a time interval, using the equations.</w:t>
      </w:r>
    </w:p>
    <w:p w14:paraId="7DE0AED8" w14:textId="205087DC" w:rsidR="00071185" w:rsidRDefault="00071185">
      <w:pPr>
        <w:autoSpaceDE w:val="0"/>
        <w:autoSpaceDN w:val="0"/>
        <w:adjustRightInd w:val="0"/>
        <w:snapToGrid w:val="0"/>
        <w:spacing w:line="200" w:lineRule="exact"/>
      </w:pPr>
    </w:p>
    <w:p w14:paraId="2FA09DF7" w14:textId="7C0E5DC2" w:rsidR="00071185" w:rsidRDefault="0053331B">
      <w:pPr>
        <w:autoSpaceDE w:val="0"/>
        <w:autoSpaceDN w:val="0"/>
        <w:adjustRightInd w:val="0"/>
        <w:snapToGrid w:val="0"/>
        <w:spacing w:line="200" w:lineRule="exact"/>
      </w:pPr>
      <w:r>
        <w:rPr>
          <w:noProof/>
        </w:rPr>
        <mc:AlternateContent>
          <mc:Choice Requires="wps">
            <w:drawing>
              <wp:anchor distT="0" distB="0" distL="114300" distR="114300" simplePos="0" relativeHeight="251698176" behindDoc="0" locked="0" layoutInCell="1" allowOverlap="1" wp14:anchorId="540841C7" wp14:editId="17B0FE09">
                <wp:simplePos x="0" y="0"/>
                <wp:positionH relativeFrom="column">
                  <wp:posOffset>1807210</wp:posOffset>
                </wp:positionH>
                <wp:positionV relativeFrom="paragraph">
                  <wp:posOffset>40640</wp:posOffset>
                </wp:positionV>
                <wp:extent cx="549910" cy="182880"/>
                <wp:effectExtent l="635" t="0" r="1905" b="0"/>
                <wp:wrapNone/>
                <wp:docPr id="27"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8C672" w14:textId="10078513" w:rsidR="005B7D00" w:rsidRDefault="005B7D00" w:rsidP="00FB4900">
                            <w:pPr>
                              <w:spacing w:line="120" w:lineRule="exact"/>
                              <w:jc w:val="left"/>
                              <w:rPr>
                                <w:sz w:val="12"/>
                                <w:szCs w:val="12"/>
                              </w:rPr>
                            </w:pPr>
                            <w:r>
                              <w:rPr>
                                <w:sz w:val="12"/>
                                <w:szCs w:val="12"/>
                              </w:rPr>
                              <w:t>Integrator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841C7" id="Text Box 881" o:spid="_x0000_s1080" type="#_x0000_t202" style="position:absolute;left:0;text-align:left;margin-left:142.3pt;margin-top:3.2pt;width:43.3pt;height:1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" stroked="f">
                <v:textbox>
                  <w:txbxContent>
                    <w:p w14:paraId="65A8C672" w14:textId="10078513" w:rsidR="005B7D00" w:rsidRDefault="005B7D00" w:rsidP="00FB4900">
                      <w:pPr>
                        <w:spacing w:line="120" w:lineRule="exact"/>
                        <w:jc w:val="left"/>
                        <w:rPr>
                          <w:sz w:val="12"/>
                          <w:szCs w:val="12"/>
                        </w:rPr>
                      </w:pPr>
                      <w:r>
                        <w:rPr>
                          <w:sz w:val="12"/>
                          <w:szCs w:val="12"/>
                        </w:rPr>
                        <w:t>Integrator</w:t>
                      </w:r>
                    </w:p>
                  </w:txbxContent>
                </v:textbox>
              </v:shape>
            </w:pict>
          </mc:Fallback>
        </mc:AlternateContent>
      </w:r>
      <w:r>
        <w:rPr>
          <w:i/>
          <w:noProof/>
        </w:rPr>
        <mc:AlternateContent>
          <mc:Choice Requires="wpg">
            <w:drawing>
              <wp:anchor distT="0" distB="0" distL="114300" distR="114300" simplePos="0" relativeHeight="251669504" behindDoc="0" locked="0" layoutInCell="1" allowOverlap="1" wp14:anchorId="50A222EF" wp14:editId="4DFEDFDA">
                <wp:simplePos x="0" y="0"/>
                <wp:positionH relativeFrom="column">
                  <wp:posOffset>348615</wp:posOffset>
                </wp:positionH>
                <wp:positionV relativeFrom="paragraph">
                  <wp:posOffset>40640</wp:posOffset>
                </wp:positionV>
                <wp:extent cx="2862580" cy="2470785"/>
                <wp:effectExtent l="0" t="0" r="0" b="0"/>
                <wp:wrapSquare wrapText="bothSides"/>
                <wp:docPr id="24" name="组合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2580" cy="2470785"/>
                          <a:chOff x="0" y="0"/>
                          <a:chExt cx="30290" cy="19809"/>
                        </a:xfrm>
                      </wpg:grpSpPr>
                      <pic:pic xmlns:pic="http://schemas.openxmlformats.org/drawingml/2006/picture">
                        <pic:nvPicPr>
                          <pic:cNvPr id="25"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71" cy="18805"/>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16"/>
                        <wps:cNvSpPr txBox="1">
                          <a:spLocks noChangeArrowheads="1"/>
                        </wps:cNvSpPr>
                        <wps:spPr bwMode="auto">
                          <a:xfrm>
                            <a:off x="1207" y="18719"/>
                            <a:ext cx="29083" cy="1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425E9" w14:textId="77777777" w:rsidR="005B7D00" w:rsidRDefault="005B7D00">
                              <w:pPr>
                                <w:pStyle w:val="a3"/>
                                <w:rPr>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A222EF" id="组合 1177" o:spid="_x0000_s1081" style="position:absolute;left:0;text-align:left;margin-left:27.45pt;margin-top:3.2pt;width:225.4pt;height:194.55pt;z-index:251669504" coordsize="30290,19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">
                <v:shape id="Picture 2" o:spid="_x0000_s1082" type="#_x0000_t75" style="position:absolute;width:29071;height:18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zvh/AAAAA2wAAAA8AAABkcnMvZG93bnJldi54bWxEj0GLwjAUhO+C/yE8YW82VVCWahQRRE+C&#10;uhdvz+a1KTYvtYna/fdGEDwOM/MNM192thYPan3lWMEoSUEQ505XXCr4O22GvyB8QNZYOyYF/+Rh&#10;uej35php9+QDPY6hFBHCPkMFJoQmk9Lnhiz6xDXE0StcazFE2ZZSt/iMcFvLcZpOpcWK44LBhtaG&#10;8uvxbhXY803j3t5ORXktgp9024spWKmfQbeagQjUhW/4095pBeMJvL/EHyA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XO+H8AAAADbAAAADwAAAAAAAAAAAAAAAACfAgAA&#10;ZHJzL2Rvd25yZXYueG1sUEsFBgAAAAAEAAQA9wAAAIwDAAAAAA==&#10;">
                  <v:imagedata r:id="rId59" o:title=""/>
                </v:shape>
                <v:shape id="Text Box 16" o:spid="_x0000_s1083" type="#_x0000_t202" style="position:absolute;left:1207;top:18719;width:29083;height:1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015425E9" w14:textId="77777777" w:rsidR="005B7D00" w:rsidRDefault="005B7D00">
                        <w:pPr>
                          <w:pStyle w:val="a3"/>
                          <w:rPr>
                            <w:sz w:val="24"/>
                          </w:rPr>
                        </w:pPr>
                      </w:p>
                    </w:txbxContent>
                  </v:textbox>
                </v:shape>
                <w10:wrap type="square"/>
              </v:group>
            </w:pict>
          </mc:Fallback>
        </mc:AlternateContent>
      </w:r>
    </w:p>
    <w:p w14:paraId="3FD8CC32" w14:textId="77777777" w:rsidR="00071185" w:rsidRDefault="00071185">
      <w:pPr>
        <w:autoSpaceDE w:val="0"/>
        <w:autoSpaceDN w:val="0"/>
        <w:adjustRightInd w:val="0"/>
        <w:snapToGrid w:val="0"/>
        <w:spacing w:line="200" w:lineRule="exact"/>
      </w:pPr>
    </w:p>
    <w:p w14:paraId="7B1E6E3B" w14:textId="77777777" w:rsidR="00071185" w:rsidRDefault="00071185">
      <w:pPr>
        <w:autoSpaceDE w:val="0"/>
        <w:autoSpaceDN w:val="0"/>
        <w:adjustRightInd w:val="0"/>
        <w:snapToGrid w:val="0"/>
        <w:spacing w:line="200" w:lineRule="exact"/>
      </w:pPr>
    </w:p>
    <w:p w14:paraId="5977C5FE" w14:textId="77777777" w:rsidR="00071185" w:rsidRDefault="00071185">
      <w:pPr>
        <w:autoSpaceDE w:val="0"/>
        <w:autoSpaceDN w:val="0"/>
        <w:adjustRightInd w:val="0"/>
        <w:snapToGrid w:val="0"/>
        <w:spacing w:line="200" w:lineRule="exact"/>
      </w:pPr>
    </w:p>
    <w:p w14:paraId="62F38527" w14:textId="77777777" w:rsidR="00071185" w:rsidRDefault="00071185">
      <w:pPr>
        <w:autoSpaceDE w:val="0"/>
        <w:autoSpaceDN w:val="0"/>
        <w:adjustRightInd w:val="0"/>
        <w:snapToGrid w:val="0"/>
        <w:spacing w:line="200" w:lineRule="exact"/>
      </w:pPr>
    </w:p>
    <w:p w14:paraId="3B867132" w14:textId="47657443" w:rsidR="00A1320F" w:rsidRPr="00AF1805" w:rsidRDefault="0053331B">
      <w:pPr>
        <w:autoSpaceDE w:val="0"/>
        <w:autoSpaceDN w:val="0"/>
        <w:adjustRightInd w:val="0"/>
        <w:snapToGrid w:val="0"/>
        <w:spacing w:line="200" w:lineRule="exact"/>
      </w:pPr>
      <w:r>
        <w:rPr>
          <w:i/>
          <w:noProof/>
        </w:rPr>
        <mc:AlternateContent>
          <mc:Choice Requires="wps">
            <w:drawing>
              <wp:anchor distT="0" distB="0" distL="114300" distR="114300" simplePos="0" relativeHeight="251670528" behindDoc="0" locked="0" layoutInCell="1" allowOverlap="1" wp14:anchorId="18F1D757" wp14:editId="550F4F63">
                <wp:simplePos x="0" y="0"/>
                <wp:positionH relativeFrom="column">
                  <wp:posOffset>140970</wp:posOffset>
                </wp:positionH>
                <wp:positionV relativeFrom="paragraph">
                  <wp:posOffset>36830</wp:posOffset>
                </wp:positionV>
                <wp:extent cx="429895" cy="213360"/>
                <wp:effectExtent l="1270" t="1905" r="0" b="3810"/>
                <wp:wrapNone/>
                <wp:docPr id="2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13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03821" w14:textId="77777777" w:rsidR="005B7D00" w:rsidRDefault="005B7D00" w:rsidP="00071185">
                            <w:pPr>
                              <w:spacing w:line="120" w:lineRule="exact"/>
                              <w:jc w:val="right"/>
                              <w:rPr>
                                <w:sz w:val="12"/>
                                <w:szCs w:val="12"/>
                              </w:rPr>
                            </w:pPr>
                            <w:r>
                              <w:rPr>
                                <w:sz w:val="12"/>
                                <w:szCs w:val="12"/>
                              </w:rPr>
                              <w:t>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1D757" id="Text Box 639" o:spid="_x0000_s1084" type="#_x0000_t202" style="position:absolute;left:0;text-align:left;margin-left:11.1pt;margin-top:2.9pt;width:33.85pt;height:1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" stroked="f">
                <v:textbox>
                  <w:txbxContent>
                    <w:p w14:paraId="44603821" w14:textId="77777777" w:rsidR="005B7D00" w:rsidRDefault="005B7D00" w:rsidP="00071185">
                      <w:pPr>
                        <w:spacing w:line="120" w:lineRule="exact"/>
                        <w:jc w:val="right"/>
                        <w:rPr>
                          <w:sz w:val="12"/>
                          <w:szCs w:val="12"/>
                        </w:rPr>
                      </w:pPr>
                      <w:r>
                        <w:rPr>
                          <w:sz w:val="12"/>
                          <w:szCs w:val="12"/>
                        </w:rPr>
                        <w:t>Supply</w:t>
                      </w:r>
                    </w:p>
                  </w:txbxContent>
                </v:textbox>
              </v:shape>
            </w:pict>
          </mc:Fallback>
        </mc:AlternateContent>
      </w:r>
    </w:p>
    <w:p w14:paraId="2FB16049" w14:textId="05745FE4" w:rsidR="00A1320F" w:rsidRPr="00AF1805" w:rsidRDefault="00A1320F">
      <w:pPr>
        <w:autoSpaceDE w:val="0"/>
        <w:autoSpaceDN w:val="0"/>
        <w:adjustRightInd w:val="0"/>
        <w:snapToGrid w:val="0"/>
        <w:spacing w:line="200" w:lineRule="exact"/>
      </w:pPr>
    </w:p>
    <w:p w14:paraId="42C7912F" w14:textId="1EE686F9" w:rsidR="00A1320F" w:rsidRPr="00AF1805" w:rsidRDefault="0053331B">
      <w:pPr>
        <w:autoSpaceDE w:val="0"/>
        <w:autoSpaceDN w:val="0"/>
        <w:adjustRightInd w:val="0"/>
        <w:snapToGrid w:val="0"/>
        <w:spacing w:line="200" w:lineRule="exact"/>
      </w:pPr>
      <w:r>
        <w:rPr>
          <w:i/>
          <w:noProof/>
        </w:rPr>
        <mc:AlternateContent>
          <mc:Choice Requires="wps">
            <w:drawing>
              <wp:anchor distT="0" distB="0" distL="114300" distR="114300" simplePos="0" relativeHeight="251672576" behindDoc="0" locked="0" layoutInCell="1" allowOverlap="1" wp14:anchorId="10DEF276" wp14:editId="10FEED69">
                <wp:simplePos x="0" y="0"/>
                <wp:positionH relativeFrom="column">
                  <wp:posOffset>635635</wp:posOffset>
                </wp:positionH>
                <wp:positionV relativeFrom="paragraph">
                  <wp:posOffset>106680</wp:posOffset>
                </wp:positionV>
                <wp:extent cx="848360" cy="269240"/>
                <wp:effectExtent l="635" t="1905" r="0" b="0"/>
                <wp:wrapNone/>
                <wp:docPr id="22" name="Text 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6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05D36" w14:textId="5E9FDCA8" w:rsidR="005B7D00" w:rsidRDefault="005B7D00" w:rsidP="00071185">
                            <w:pPr>
                              <w:spacing w:line="120" w:lineRule="exact"/>
                              <w:jc w:val="right"/>
                              <w:rPr>
                                <w:sz w:val="12"/>
                                <w:szCs w:val="12"/>
                              </w:rPr>
                            </w:pPr>
                            <w:r>
                              <w:rPr>
                                <w:sz w:val="12"/>
                                <w:szCs w:val="12"/>
                              </w:rPr>
                              <w:t>Temperature sensor for supply (red tag)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EF276" id="Text Box 641" o:spid="_x0000_s1085" type="#_x0000_t202" style="position:absolute;left:0;text-align:left;margin-left:50.05pt;margin-top:8.4pt;width:66.8pt;height:2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" stroked="f">
                <v:textbox>
                  <w:txbxContent>
                    <w:p w14:paraId="14505D36" w14:textId="5E9FDCA8" w:rsidR="005B7D00" w:rsidRDefault="005B7D00" w:rsidP="00071185">
                      <w:pPr>
                        <w:spacing w:line="120" w:lineRule="exact"/>
                        <w:jc w:val="right"/>
                        <w:rPr>
                          <w:sz w:val="12"/>
                          <w:szCs w:val="12"/>
                        </w:rPr>
                      </w:pPr>
                      <w:r>
                        <w:rPr>
                          <w:sz w:val="12"/>
                          <w:szCs w:val="12"/>
                        </w:rPr>
                        <w:t>Temperature sensor for supply (red tag)</w:t>
                      </w:r>
                    </w:p>
                  </w:txbxContent>
                </v:textbox>
              </v:shape>
            </w:pict>
          </mc:Fallback>
        </mc:AlternateContent>
      </w:r>
    </w:p>
    <w:p w14:paraId="7D19888B" w14:textId="7EC01418" w:rsidR="00A1320F" w:rsidRPr="00AF1805" w:rsidRDefault="00A1320F">
      <w:pPr>
        <w:autoSpaceDE w:val="0"/>
        <w:autoSpaceDN w:val="0"/>
        <w:adjustRightInd w:val="0"/>
        <w:snapToGrid w:val="0"/>
        <w:spacing w:line="200" w:lineRule="exact"/>
      </w:pPr>
    </w:p>
    <w:p w14:paraId="57983FD8" w14:textId="77777777" w:rsidR="00A1320F" w:rsidRPr="00AF1805" w:rsidRDefault="00A1320F">
      <w:pPr>
        <w:autoSpaceDE w:val="0"/>
        <w:autoSpaceDN w:val="0"/>
        <w:adjustRightInd w:val="0"/>
        <w:snapToGrid w:val="0"/>
        <w:spacing w:line="200" w:lineRule="exact"/>
      </w:pPr>
    </w:p>
    <w:p w14:paraId="06D62B59" w14:textId="3ADEC5E2" w:rsidR="00A1320F" w:rsidRPr="00AF1805" w:rsidRDefault="00A1320F">
      <w:pPr>
        <w:spacing w:line="200" w:lineRule="exact"/>
      </w:pPr>
    </w:p>
    <w:p w14:paraId="61499BB2" w14:textId="77777777" w:rsidR="00A1320F" w:rsidRPr="00AF1805" w:rsidRDefault="00A1320F">
      <w:pPr>
        <w:spacing w:line="200" w:lineRule="exact"/>
      </w:pPr>
    </w:p>
    <w:p w14:paraId="5FE6D580" w14:textId="33D133FE" w:rsidR="00A1320F" w:rsidRPr="00AF1805" w:rsidRDefault="0053331B">
      <w:pPr>
        <w:spacing w:line="200" w:lineRule="exact"/>
      </w:pPr>
      <w:r>
        <w:rPr>
          <w:i/>
          <w:noProof/>
        </w:rPr>
        <mc:AlternateContent>
          <mc:Choice Requires="wps">
            <w:drawing>
              <wp:anchor distT="0" distB="0" distL="114300" distR="114300" simplePos="0" relativeHeight="251673600" behindDoc="0" locked="0" layoutInCell="1" allowOverlap="1" wp14:anchorId="540841C7" wp14:editId="185FF1F0">
                <wp:simplePos x="0" y="0"/>
                <wp:positionH relativeFrom="column">
                  <wp:posOffset>1575435</wp:posOffset>
                </wp:positionH>
                <wp:positionV relativeFrom="paragraph">
                  <wp:posOffset>5080</wp:posOffset>
                </wp:positionV>
                <wp:extent cx="812165" cy="248920"/>
                <wp:effectExtent l="0" t="1905" r="0" b="0"/>
                <wp:wrapNone/>
                <wp:docPr id="21"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 cy="24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CFF669" w14:textId="40A31998" w:rsidR="005B7D00" w:rsidRDefault="005B7D00">
                            <w:pPr>
                              <w:spacing w:line="120" w:lineRule="exact"/>
                              <w:rPr>
                                <w:sz w:val="12"/>
                                <w:szCs w:val="12"/>
                              </w:rPr>
                            </w:pPr>
                            <w:r>
                              <w:rPr>
                                <w:sz w:val="12"/>
                                <w:szCs w:val="12"/>
                              </w:rPr>
                              <w:t>Temperature sensor for return (blue tag)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841C7" id="Text Box 642" o:spid="_x0000_s1086" type="#_x0000_t202" style="position:absolute;left:0;text-align:left;margin-left:124.05pt;margin-top:.4pt;width:63.9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" stroked="f">
                <v:textbox>
                  <w:txbxContent>
                    <w:p w14:paraId="31CFF669" w14:textId="40A31998" w:rsidR="005B7D00" w:rsidRDefault="005B7D00">
                      <w:pPr>
                        <w:spacing w:line="120" w:lineRule="exact"/>
                        <w:rPr>
                          <w:sz w:val="12"/>
                          <w:szCs w:val="12"/>
                        </w:rPr>
                      </w:pPr>
                      <w:r>
                        <w:rPr>
                          <w:sz w:val="12"/>
                          <w:szCs w:val="12"/>
                        </w:rPr>
                        <w:t>Temperature sensor for return (blue tag)</w:t>
                      </w:r>
                    </w:p>
                  </w:txbxContent>
                </v:textbox>
              </v:shape>
            </w:pict>
          </mc:Fallback>
        </mc:AlternateContent>
      </w:r>
    </w:p>
    <w:p w14:paraId="35998789" w14:textId="77777777" w:rsidR="00A1320F" w:rsidRPr="00AF1805" w:rsidRDefault="00A1320F">
      <w:pPr>
        <w:spacing w:line="200" w:lineRule="exact"/>
      </w:pPr>
    </w:p>
    <w:p w14:paraId="334807E1" w14:textId="77777777" w:rsidR="00071185" w:rsidRDefault="00071185">
      <w:pPr>
        <w:spacing w:line="200" w:lineRule="exact"/>
      </w:pPr>
    </w:p>
    <w:p w14:paraId="6D630CFD" w14:textId="77777777" w:rsidR="00071185" w:rsidRDefault="00071185">
      <w:pPr>
        <w:spacing w:line="200" w:lineRule="exact"/>
      </w:pPr>
    </w:p>
    <w:p w14:paraId="0BF64657" w14:textId="77777777" w:rsidR="00071185" w:rsidRDefault="00071185">
      <w:pPr>
        <w:spacing w:line="200" w:lineRule="exact"/>
      </w:pPr>
    </w:p>
    <w:p w14:paraId="01F537D3" w14:textId="72D91C0C" w:rsidR="00071185" w:rsidRDefault="0053331B">
      <w:pPr>
        <w:spacing w:line="200" w:lineRule="exact"/>
      </w:pPr>
      <w:r>
        <w:rPr>
          <w:i/>
          <w:noProof/>
        </w:rPr>
        <mc:AlternateContent>
          <mc:Choice Requires="wps">
            <w:drawing>
              <wp:anchor distT="0" distB="0" distL="114300" distR="114300" simplePos="0" relativeHeight="251671552" behindDoc="0" locked="0" layoutInCell="1" allowOverlap="1" wp14:anchorId="5BD04FE0" wp14:editId="28698326">
                <wp:simplePos x="0" y="0"/>
                <wp:positionH relativeFrom="column">
                  <wp:posOffset>140970</wp:posOffset>
                </wp:positionH>
                <wp:positionV relativeFrom="paragraph">
                  <wp:posOffset>0</wp:posOffset>
                </wp:positionV>
                <wp:extent cx="423545" cy="185420"/>
                <wp:effectExtent l="1270" t="3175" r="3810" b="1905"/>
                <wp:wrapNone/>
                <wp:docPr id="19" name="Text Box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185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93737F" w14:textId="77777777" w:rsidR="005B7D00" w:rsidRDefault="005B7D00" w:rsidP="00071185">
                            <w:pPr>
                              <w:spacing w:line="120" w:lineRule="exact"/>
                              <w:jc w:val="right"/>
                              <w:rPr>
                                <w:sz w:val="12"/>
                                <w:szCs w:val="12"/>
                              </w:rPr>
                            </w:pPr>
                            <w:r>
                              <w:rPr>
                                <w:sz w:val="12"/>
                                <w:szCs w:val="12"/>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04FE0" id="Text Box 640" o:spid="_x0000_s1087" type="#_x0000_t202" style="position:absolute;left:0;text-align:left;margin-left:11.1pt;margin-top:0;width:33.35pt;height:1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" stroked="f">
                <v:textbox>
                  <w:txbxContent>
                    <w:p w14:paraId="5F93737F" w14:textId="77777777" w:rsidR="005B7D00" w:rsidRDefault="005B7D00" w:rsidP="00071185">
                      <w:pPr>
                        <w:spacing w:line="120" w:lineRule="exact"/>
                        <w:jc w:val="right"/>
                        <w:rPr>
                          <w:sz w:val="12"/>
                          <w:szCs w:val="12"/>
                        </w:rPr>
                      </w:pPr>
                      <w:r>
                        <w:rPr>
                          <w:sz w:val="12"/>
                          <w:szCs w:val="12"/>
                        </w:rPr>
                        <w:t>Return</w:t>
                      </w:r>
                    </w:p>
                  </w:txbxContent>
                </v:textbox>
              </v:shape>
            </w:pict>
          </mc:Fallback>
        </mc:AlternateContent>
      </w:r>
    </w:p>
    <w:p w14:paraId="376B4051" w14:textId="77777777" w:rsidR="00071185" w:rsidRDefault="00071185">
      <w:pPr>
        <w:spacing w:line="200" w:lineRule="exact"/>
      </w:pPr>
    </w:p>
    <w:p w14:paraId="288F32C7" w14:textId="77777777" w:rsidR="00071185" w:rsidRDefault="00071185">
      <w:pPr>
        <w:spacing w:line="200" w:lineRule="exact"/>
      </w:pPr>
    </w:p>
    <w:p w14:paraId="5E234C56" w14:textId="77777777" w:rsidR="00071185" w:rsidRDefault="00071185">
      <w:pPr>
        <w:spacing w:line="200" w:lineRule="exact"/>
      </w:pPr>
    </w:p>
    <w:p w14:paraId="5DF16C28" w14:textId="77777777" w:rsidR="00A1320F" w:rsidRPr="00AF1805" w:rsidRDefault="00CF0728">
      <w:pPr>
        <w:spacing w:line="200" w:lineRule="exact"/>
      </w:pPr>
      <w:r w:rsidRPr="00AF1805">
        <w:t xml:space="preserve">Depending on the pipe size, there are two kinds of transducer arrangements. For large pipes, a straight-through design is recommended. However, for small pipes, the straight-through does not provide enough sound path to obtain good accuracy. To increase the sound path, our competitors put a sound reflector in the pipe to get a V-shaped path or even put two sound reflectors to get a U-shaped path. The problem with the reflector occurs when the liquid in the pipe gets dirty, which is quite common in real heating/cooling loops. After many years in operation, the reflector surface is not smooth anymore, and its reflecting efficiency becomes very poor. This could cause the heat meter accuracy to be largely degraded, or even cause the meter to fail to register. With expertise on flow dynamics, Spire Metering Technology has designed a unique flow guide which allows the sound path to be more than 5 times longer than the straight-through design. This design significantly increases the measurement accuracy. Since there is no reflector, the sensor is very robust and reliable. </w:t>
      </w:r>
    </w:p>
    <w:p w14:paraId="11CF2F1F" w14:textId="77777777" w:rsidR="000C0E1C" w:rsidRPr="00AF1805" w:rsidRDefault="00C02BE7" w:rsidP="00F11712">
      <w:pPr>
        <w:spacing w:line="200" w:lineRule="exact"/>
      </w:pPr>
      <w:r>
        <w:br w:type="page"/>
      </w:r>
    </w:p>
    <w:p w14:paraId="544F8403" w14:textId="77777777" w:rsidR="00A1320F" w:rsidRPr="00095EB0" w:rsidRDefault="00CF0728">
      <w:pPr>
        <w:pStyle w:val="2"/>
        <w:ind w:left="150" w:right="150"/>
        <w:rPr>
          <w:rFonts w:ascii="Times New Roman" w:hAnsi="Times New Roman"/>
          <w:color w:val="000000"/>
          <w:szCs w:val="21"/>
        </w:rPr>
      </w:pPr>
      <w:bookmarkStart w:id="151" w:name="_Toc488770842"/>
      <w:r w:rsidRPr="00A96594">
        <w:rPr>
          <w:rFonts w:ascii="Times New Roman" w:hAnsi="Times New Roman"/>
          <w:szCs w:val="21"/>
        </w:rPr>
        <w:t>§8.4</w:t>
      </w:r>
      <w:r w:rsidRPr="00095EB0">
        <w:rPr>
          <w:rFonts w:ascii="Times New Roman" w:hAnsi="Times New Roman"/>
          <w:color w:val="000000"/>
          <w:szCs w:val="21"/>
        </w:rPr>
        <w:t xml:space="preserve"> Water Density and Specific Enthalpy Tables</w:t>
      </w:r>
      <w:bookmarkEnd w:id="151"/>
    </w:p>
    <w:p w14:paraId="0988596F" w14:textId="484750BF" w:rsidR="00A1320F" w:rsidRPr="00AF1805" w:rsidRDefault="00413519">
      <w:r w:rsidRPr="00AF1805">
        <w:t>A1</w:t>
      </w:r>
      <w:r w:rsidR="00766083">
        <w:t>.</w:t>
      </w:r>
      <w:r w:rsidRPr="00AF1805">
        <w:t xml:space="preserve"> </w:t>
      </w:r>
      <w:r w:rsidR="00CF0728" w:rsidRPr="00AF1805">
        <w:t>When pressure is less or equal 1.0MPa:</w:t>
      </w:r>
    </w:p>
    <w:p w14:paraId="4EDBB1D8" w14:textId="77777777" w:rsidR="00A1320F" w:rsidRPr="00AF1805" w:rsidRDefault="00CF0728">
      <w:pPr>
        <w:jc w:val="center"/>
      </w:pPr>
      <w:r w:rsidRPr="00AF1805">
        <w:t xml:space="preserve">Table 1  </w:t>
      </w:r>
      <w:r w:rsidRPr="00AF1805">
        <w:rPr>
          <w:i/>
        </w:rPr>
        <w:t xml:space="preserve">P </w:t>
      </w:r>
      <w:r w:rsidRPr="00AF1805">
        <w:t>=0.6MPa</w:t>
      </w:r>
      <w:r w:rsidRPr="00AF1805">
        <w:t>，</w:t>
      </w:r>
      <w:r w:rsidRPr="00AF1805">
        <w:t>Temperature 1</w:t>
      </w:r>
      <w:r w:rsidRPr="00AF1805">
        <w:rPr>
          <w:rFonts w:ascii="宋体" w:hAnsi="宋体" w:cs="宋体" w:hint="eastAsia"/>
        </w:rPr>
        <w:t>℃</w:t>
      </w:r>
      <w:r w:rsidRPr="00AF1805">
        <w:t>～</w:t>
      </w:r>
      <w:r w:rsidRPr="00AF1805">
        <w:t>150</w:t>
      </w:r>
      <w:r w:rsidRPr="00AF1805">
        <w:rPr>
          <w:rFonts w:ascii="宋体" w:hAnsi="宋体" w:cs="宋体" w:hint="eastAsia"/>
        </w:rPr>
        <w:t>℃</w:t>
      </w:r>
    </w:p>
    <w:tbl>
      <w:tblPr>
        <w:tblW w:w="6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1"/>
        <w:gridCol w:w="692"/>
        <w:gridCol w:w="692"/>
        <w:gridCol w:w="692"/>
        <w:gridCol w:w="692"/>
        <w:gridCol w:w="692"/>
        <w:gridCol w:w="692"/>
        <w:gridCol w:w="692"/>
        <w:gridCol w:w="692"/>
      </w:tblGrid>
      <w:tr w:rsidR="00A1320F" w:rsidRPr="00AF1805" w14:paraId="6A5DBB66" w14:textId="77777777">
        <w:tc>
          <w:tcPr>
            <w:tcW w:w="691" w:type="dxa"/>
          </w:tcPr>
          <w:p w14:paraId="5D427FFD" w14:textId="77777777" w:rsidR="00A1320F" w:rsidRPr="00AF1805" w:rsidRDefault="00CF0728">
            <w:pPr>
              <w:spacing w:line="170" w:lineRule="exact"/>
              <w:jc w:val="center"/>
              <w:rPr>
                <w:sz w:val="12"/>
                <w:szCs w:val="12"/>
              </w:rPr>
            </w:pPr>
            <w:r w:rsidRPr="00AF1805">
              <w:rPr>
                <w:sz w:val="12"/>
                <w:szCs w:val="12"/>
              </w:rPr>
              <w:t>Temp</w:t>
            </w:r>
          </w:p>
          <w:p w14:paraId="5B34E28D" w14:textId="77777777" w:rsidR="00A1320F" w:rsidRPr="00AF1805" w:rsidRDefault="00CF0728">
            <w:pPr>
              <w:spacing w:line="170" w:lineRule="exact"/>
              <w:jc w:val="center"/>
              <w:rPr>
                <w:sz w:val="12"/>
                <w:szCs w:val="12"/>
              </w:rPr>
            </w:pPr>
            <w:r w:rsidRPr="00AF1805">
              <w:rPr>
                <w:sz w:val="12"/>
                <w:szCs w:val="12"/>
              </w:rPr>
              <w:t>(°C)</w:t>
            </w:r>
          </w:p>
        </w:tc>
        <w:tc>
          <w:tcPr>
            <w:tcW w:w="692" w:type="dxa"/>
          </w:tcPr>
          <w:p w14:paraId="16E42CAB" w14:textId="77777777" w:rsidR="00A1320F" w:rsidRPr="00AF1805" w:rsidRDefault="00CF0728">
            <w:pPr>
              <w:spacing w:line="170" w:lineRule="exact"/>
              <w:jc w:val="center"/>
              <w:rPr>
                <w:sz w:val="12"/>
                <w:szCs w:val="12"/>
              </w:rPr>
            </w:pPr>
            <w:r w:rsidRPr="00AF1805">
              <w:rPr>
                <w:sz w:val="12"/>
                <w:szCs w:val="12"/>
              </w:rPr>
              <w:t>Density</w:t>
            </w:r>
          </w:p>
          <w:p w14:paraId="4A924FBF"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692" w:type="dxa"/>
          </w:tcPr>
          <w:p w14:paraId="6A0A31FE" w14:textId="77777777" w:rsidR="00A1320F" w:rsidRPr="00AF1805" w:rsidRDefault="00CF0728">
            <w:pPr>
              <w:spacing w:line="170" w:lineRule="exact"/>
              <w:jc w:val="center"/>
              <w:rPr>
                <w:sz w:val="12"/>
                <w:szCs w:val="12"/>
              </w:rPr>
            </w:pPr>
            <w:r w:rsidRPr="00AF1805">
              <w:rPr>
                <w:sz w:val="12"/>
                <w:szCs w:val="12"/>
              </w:rPr>
              <w:t>Enthalpy</w:t>
            </w:r>
          </w:p>
          <w:p w14:paraId="242CD4C9" w14:textId="77777777" w:rsidR="00A1320F" w:rsidRPr="00AF1805" w:rsidRDefault="00CF0728">
            <w:pPr>
              <w:spacing w:line="170" w:lineRule="exact"/>
              <w:jc w:val="center"/>
              <w:rPr>
                <w:sz w:val="12"/>
                <w:szCs w:val="12"/>
              </w:rPr>
            </w:pPr>
            <w:r w:rsidRPr="00AF1805">
              <w:rPr>
                <w:sz w:val="12"/>
                <w:szCs w:val="12"/>
              </w:rPr>
              <w:t>(kJ/kg)</w:t>
            </w:r>
          </w:p>
        </w:tc>
        <w:tc>
          <w:tcPr>
            <w:tcW w:w="692" w:type="dxa"/>
          </w:tcPr>
          <w:p w14:paraId="66EBF1FE" w14:textId="77777777" w:rsidR="00A1320F" w:rsidRPr="00AF1805" w:rsidRDefault="00CF0728">
            <w:pPr>
              <w:spacing w:line="170" w:lineRule="exact"/>
              <w:jc w:val="center"/>
              <w:rPr>
                <w:sz w:val="12"/>
                <w:szCs w:val="12"/>
              </w:rPr>
            </w:pPr>
            <w:r w:rsidRPr="00AF1805">
              <w:rPr>
                <w:sz w:val="12"/>
                <w:szCs w:val="12"/>
              </w:rPr>
              <w:t>Temp</w:t>
            </w:r>
          </w:p>
          <w:p w14:paraId="04AF885A" w14:textId="77777777" w:rsidR="00A1320F" w:rsidRPr="00AF1805" w:rsidRDefault="00CF0728">
            <w:pPr>
              <w:spacing w:line="170" w:lineRule="exact"/>
              <w:jc w:val="center"/>
              <w:rPr>
                <w:sz w:val="12"/>
                <w:szCs w:val="12"/>
              </w:rPr>
            </w:pPr>
            <w:r w:rsidRPr="00AF1805">
              <w:rPr>
                <w:sz w:val="12"/>
                <w:szCs w:val="12"/>
              </w:rPr>
              <w:t>(°C)</w:t>
            </w:r>
          </w:p>
        </w:tc>
        <w:tc>
          <w:tcPr>
            <w:tcW w:w="692" w:type="dxa"/>
          </w:tcPr>
          <w:p w14:paraId="5D0E8776" w14:textId="77777777" w:rsidR="00A1320F" w:rsidRPr="00AF1805" w:rsidRDefault="00CF0728">
            <w:pPr>
              <w:spacing w:line="170" w:lineRule="exact"/>
              <w:jc w:val="center"/>
              <w:rPr>
                <w:sz w:val="12"/>
                <w:szCs w:val="12"/>
              </w:rPr>
            </w:pPr>
            <w:r w:rsidRPr="00AF1805">
              <w:rPr>
                <w:sz w:val="12"/>
                <w:szCs w:val="12"/>
              </w:rPr>
              <w:t>Density</w:t>
            </w:r>
          </w:p>
          <w:p w14:paraId="116F9E80"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692" w:type="dxa"/>
          </w:tcPr>
          <w:p w14:paraId="022045CF" w14:textId="77777777" w:rsidR="00A1320F" w:rsidRPr="00AF1805" w:rsidRDefault="00CF0728">
            <w:pPr>
              <w:spacing w:line="170" w:lineRule="exact"/>
              <w:jc w:val="center"/>
              <w:rPr>
                <w:sz w:val="12"/>
                <w:szCs w:val="12"/>
              </w:rPr>
            </w:pPr>
            <w:r w:rsidRPr="00AF1805">
              <w:rPr>
                <w:sz w:val="12"/>
                <w:szCs w:val="12"/>
              </w:rPr>
              <w:t>Enthalpy</w:t>
            </w:r>
          </w:p>
          <w:p w14:paraId="2B22B73F" w14:textId="77777777" w:rsidR="00A1320F" w:rsidRPr="00AF1805" w:rsidRDefault="00CF0728">
            <w:pPr>
              <w:spacing w:line="170" w:lineRule="exact"/>
              <w:jc w:val="center"/>
              <w:rPr>
                <w:sz w:val="12"/>
                <w:szCs w:val="12"/>
              </w:rPr>
            </w:pPr>
            <w:r w:rsidRPr="00AF1805">
              <w:rPr>
                <w:sz w:val="12"/>
                <w:szCs w:val="12"/>
              </w:rPr>
              <w:t>(kJ/kg)</w:t>
            </w:r>
          </w:p>
        </w:tc>
        <w:tc>
          <w:tcPr>
            <w:tcW w:w="692" w:type="dxa"/>
          </w:tcPr>
          <w:p w14:paraId="6DDCA355" w14:textId="77777777" w:rsidR="00A1320F" w:rsidRPr="00AF1805" w:rsidRDefault="00CF0728">
            <w:pPr>
              <w:spacing w:line="170" w:lineRule="exact"/>
              <w:jc w:val="center"/>
              <w:rPr>
                <w:sz w:val="12"/>
                <w:szCs w:val="12"/>
              </w:rPr>
            </w:pPr>
            <w:r w:rsidRPr="00AF1805">
              <w:rPr>
                <w:sz w:val="12"/>
                <w:szCs w:val="12"/>
              </w:rPr>
              <w:t>Temp</w:t>
            </w:r>
          </w:p>
          <w:p w14:paraId="4472F49B" w14:textId="77777777" w:rsidR="00A1320F" w:rsidRPr="00AF1805" w:rsidRDefault="00CF0728">
            <w:pPr>
              <w:spacing w:line="170" w:lineRule="exact"/>
              <w:jc w:val="center"/>
              <w:rPr>
                <w:sz w:val="12"/>
                <w:szCs w:val="12"/>
              </w:rPr>
            </w:pPr>
            <w:r w:rsidRPr="00AF1805">
              <w:rPr>
                <w:sz w:val="12"/>
                <w:szCs w:val="12"/>
              </w:rPr>
              <w:t>(°C)</w:t>
            </w:r>
          </w:p>
        </w:tc>
        <w:tc>
          <w:tcPr>
            <w:tcW w:w="692" w:type="dxa"/>
          </w:tcPr>
          <w:p w14:paraId="091EBA8D" w14:textId="77777777" w:rsidR="00A1320F" w:rsidRPr="00AF1805" w:rsidRDefault="00CF0728">
            <w:pPr>
              <w:spacing w:line="170" w:lineRule="exact"/>
              <w:jc w:val="center"/>
              <w:rPr>
                <w:sz w:val="12"/>
                <w:szCs w:val="12"/>
              </w:rPr>
            </w:pPr>
            <w:r w:rsidRPr="00AF1805">
              <w:rPr>
                <w:sz w:val="12"/>
                <w:szCs w:val="12"/>
              </w:rPr>
              <w:t>Density</w:t>
            </w:r>
          </w:p>
          <w:p w14:paraId="7AE75756"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692" w:type="dxa"/>
          </w:tcPr>
          <w:p w14:paraId="180E6D37" w14:textId="77777777" w:rsidR="00A1320F" w:rsidRPr="00AF1805" w:rsidRDefault="00CF0728">
            <w:pPr>
              <w:spacing w:line="170" w:lineRule="exact"/>
              <w:jc w:val="center"/>
              <w:rPr>
                <w:sz w:val="12"/>
                <w:szCs w:val="12"/>
              </w:rPr>
            </w:pPr>
            <w:r w:rsidRPr="00AF1805">
              <w:rPr>
                <w:sz w:val="12"/>
                <w:szCs w:val="12"/>
              </w:rPr>
              <w:t>Enthalpy</w:t>
            </w:r>
          </w:p>
          <w:p w14:paraId="7C808AE7" w14:textId="77777777" w:rsidR="00A1320F" w:rsidRPr="00AF1805" w:rsidRDefault="00CF0728">
            <w:pPr>
              <w:spacing w:line="170" w:lineRule="exact"/>
              <w:jc w:val="center"/>
              <w:rPr>
                <w:sz w:val="12"/>
                <w:szCs w:val="12"/>
              </w:rPr>
            </w:pPr>
            <w:r w:rsidRPr="00AF1805">
              <w:rPr>
                <w:sz w:val="12"/>
                <w:szCs w:val="12"/>
              </w:rPr>
              <w:t>(kJ/kg)</w:t>
            </w:r>
          </w:p>
        </w:tc>
      </w:tr>
      <w:tr w:rsidR="00A1320F" w:rsidRPr="00AF1805" w14:paraId="7E80070D" w14:textId="77777777">
        <w:tc>
          <w:tcPr>
            <w:tcW w:w="691" w:type="dxa"/>
          </w:tcPr>
          <w:p w14:paraId="28EB1F15" w14:textId="77777777" w:rsidR="00A1320F" w:rsidRPr="00AF1805" w:rsidRDefault="00CF0728">
            <w:pPr>
              <w:spacing w:line="170" w:lineRule="exact"/>
              <w:jc w:val="center"/>
              <w:rPr>
                <w:sz w:val="12"/>
                <w:szCs w:val="12"/>
              </w:rPr>
            </w:pPr>
            <w:r w:rsidRPr="00AF1805">
              <w:rPr>
                <w:sz w:val="12"/>
                <w:szCs w:val="12"/>
              </w:rPr>
              <w:t>1</w:t>
            </w:r>
          </w:p>
        </w:tc>
        <w:tc>
          <w:tcPr>
            <w:tcW w:w="692" w:type="dxa"/>
          </w:tcPr>
          <w:p w14:paraId="5F14391A"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25DF776F" w14:textId="77777777" w:rsidR="00A1320F" w:rsidRPr="00AF1805" w:rsidRDefault="00CF0728">
            <w:pPr>
              <w:spacing w:line="170" w:lineRule="exact"/>
              <w:jc w:val="center"/>
              <w:rPr>
                <w:sz w:val="12"/>
                <w:szCs w:val="12"/>
              </w:rPr>
            </w:pPr>
            <w:r w:rsidRPr="00AF1805">
              <w:rPr>
                <w:sz w:val="12"/>
                <w:szCs w:val="12"/>
              </w:rPr>
              <w:t>4.7841</w:t>
            </w:r>
          </w:p>
        </w:tc>
        <w:tc>
          <w:tcPr>
            <w:tcW w:w="692" w:type="dxa"/>
          </w:tcPr>
          <w:p w14:paraId="08F5A0C3" w14:textId="77777777" w:rsidR="00A1320F" w:rsidRPr="00AF1805" w:rsidRDefault="00CF0728">
            <w:pPr>
              <w:spacing w:line="170" w:lineRule="exact"/>
              <w:jc w:val="center"/>
              <w:rPr>
                <w:sz w:val="12"/>
                <w:szCs w:val="12"/>
              </w:rPr>
            </w:pPr>
            <w:r w:rsidRPr="00AF1805">
              <w:rPr>
                <w:sz w:val="12"/>
                <w:szCs w:val="12"/>
              </w:rPr>
              <w:t>51</w:t>
            </w:r>
          </w:p>
        </w:tc>
        <w:tc>
          <w:tcPr>
            <w:tcW w:w="692" w:type="dxa"/>
          </w:tcPr>
          <w:p w14:paraId="52251E99" w14:textId="77777777" w:rsidR="00A1320F" w:rsidRPr="00AF1805" w:rsidRDefault="00CF0728">
            <w:pPr>
              <w:spacing w:line="170" w:lineRule="exact"/>
              <w:jc w:val="center"/>
              <w:rPr>
                <w:sz w:val="12"/>
                <w:szCs w:val="12"/>
              </w:rPr>
            </w:pPr>
            <w:r w:rsidRPr="00AF1805">
              <w:rPr>
                <w:sz w:val="12"/>
                <w:szCs w:val="12"/>
              </w:rPr>
              <w:t>987.80</w:t>
            </w:r>
          </w:p>
        </w:tc>
        <w:tc>
          <w:tcPr>
            <w:tcW w:w="692" w:type="dxa"/>
          </w:tcPr>
          <w:p w14:paraId="7513B18A" w14:textId="77777777" w:rsidR="00A1320F" w:rsidRPr="00AF1805" w:rsidRDefault="00CF0728">
            <w:pPr>
              <w:spacing w:line="170" w:lineRule="exact"/>
              <w:jc w:val="center"/>
              <w:rPr>
                <w:sz w:val="12"/>
                <w:szCs w:val="12"/>
              </w:rPr>
            </w:pPr>
            <w:r w:rsidRPr="00AF1805">
              <w:rPr>
                <w:sz w:val="12"/>
                <w:szCs w:val="12"/>
              </w:rPr>
              <w:t>214.03</w:t>
            </w:r>
          </w:p>
        </w:tc>
        <w:tc>
          <w:tcPr>
            <w:tcW w:w="692" w:type="dxa"/>
          </w:tcPr>
          <w:p w14:paraId="0F8EF2CC" w14:textId="77777777" w:rsidR="00A1320F" w:rsidRPr="00AF1805" w:rsidRDefault="00CF0728">
            <w:pPr>
              <w:spacing w:line="170" w:lineRule="exact"/>
              <w:jc w:val="center"/>
              <w:rPr>
                <w:sz w:val="12"/>
                <w:szCs w:val="12"/>
              </w:rPr>
            </w:pPr>
            <w:r w:rsidRPr="00AF1805">
              <w:rPr>
                <w:sz w:val="12"/>
                <w:szCs w:val="12"/>
              </w:rPr>
              <w:t>101</w:t>
            </w:r>
          </w:p>
        </w:tc>
        <w:tc>
          <w:tcPr>
            <w:tcW w:w="692" w:type="dxa"/>
          </w:tcPr>
          <w:p w14:paraId="7A0532BB" w14:textId="77777777" w:rsidR="00A1320F" w:rsidRPr="00AF1805" w:rsidRDefault="00CF0728">
            <w:pPr>
              <w:spacing w:line="170" w:lineRule="exact"/>
              <w:jc w:val="center"/>
              <w:rPr>
                <w:sz w:val="12"/>
                <w:szCs w:val="12"/>
              </w:rPr>
            </w:pPr>
            <w:r w:rsidRPr="00AF1805">
              <w:rPr>
                <w:sz w:val="12"/>
                <w:szCs w:val="12"/>
              </w:rPr>
              <w:t>957.86</w:t>
            </w:r>
          </w:p>
        </w:tc>
        <w:tc>
          <w:tcPr>
            <w:tcW w:w="692" w:type="dxa"/>
          </w:tcPr>
          <w:p w14:paraId="347819BC" w14:textId="77777777" w:rsidR="00A1320F" w:rsidRPr="00AF1805" w:rsidRDefault="00CF0728">
            <w:pPr>
              <w:spacing w:line="170" w:lineRule="exact"/>
              <w:jc w:val="center"/>
              <w:rPr>
                <w:sz w:val="12"/>
                <w:szCs w:val="12"/>
              </w:rPr>
            </w:pPr>
            <w:r w:rsidRPr="00AF1805">
              <w:rPr>
                <w:sz w:val="12"/>
                <w:szCs w:val="12"/>
              </w:rPr>
              <w:t>423.76</w:t>
            </w:r>
          </w:p>
        </w:tc>
      </w:tr>
      <w:tr w:rsidR="00A1320F" w:rsidRPr="00AF1805" w14:paraId="6A17860C" w14:textId="77777777">
        <w:tc>
          <w:tcPr>
            <w:tcW w:w="691" w:type="dxa"/>
          </w:tcPr>
          <w:p w14:paraId="109B820D" w14:textId="77777777" w:rsidR="00A1320F" w:rsidRPr="00AF1805" w:rsidRDefault="00CF0728">
            <w:pPr>
              <w:spacing w:line="170" w:lineRule="exact"/>
              <w:jc w:val="center"/>
              <w:rPr>
                <w:sz w:val="12"/>
                <w:szCs w:val="12"/>
              </w:rPr>
            </w:pPr>
            <w:r w:rsidRPr="00AF1805">
              <w:rPr>
                <w:sz w:val="12"/>
                <w:szCs w:val="12"/>
              </w:rPr>
              <w:t>2</w:t>
            </w:r>
          </w:p>
        </w:tc>
        <w:tc>
          <w:tcPr>
            <w:tcW w:w="692" w:type="dxa"/>
          </w:tcPr>
          <w:p w14:paraId="38D8D7CF"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71DBE4AE" w14:textId="77777777" w:rsidR="00A1320F" w:rsidRPr="00AF1805" w:rsidRDefault="00CF0728">
            <w:pPr>
              <w:spacing w:line="170" w:lineRule="exact"/>
              <w:jc w:val="center"/>
              <w:rPr>
                <w:sz w:val="12"/>
                <w:szCs w:val="12"/>
              </w:rPr>
            </w:pPr>
            <w:r w:rsidRPr="00AF1805">
              <w:rPr>
                <w:sz w:val="12"/>
                <w:szCs w:val="12"/>
              </w:rPr>
              <w:t>8.9963</w:t>
            </w:r>
          </w:p>
        </w:tc>
        <w:tc>
          <w:tcPr>
            <w:tcW w:w="692" w:type="dxa"/>
          </w:tcPr>
          <w:p w14:paraId="1BE0E82A" w14:textId="77777777" w:rsidR="00A1320F" w:rsidRPr="00AF1805" w:rsidRDefault="00CF0728">
            <w:pPr>
              <w:spacing w:line="170" w:lineRule="exact"/>
              <w:jc w:val="center"/>
              <w:rPr>
                <w:sz w:val="12"/>
                <w:szCs w:val="12"/>
              </w:rPr>
            </w:pPr>
            <w:r w:rsidRPr="00AF1805">
              <w:rPr>
                <w:sz w:val="12"/>
                <w:szCs w:val="12"/>
              </w:rPr>
              <w:t>52</w:t>
            </w:r>
          </w:p>
        </w:tc>
        <w:tc>
          <w:tcPr>
            <w:tcW w:w="692" w:type="dxa"/>
          </w:tcPr>
          <w:p w14:paraId="1E375DF7" w14:textId="77777777" w:rsidR="00A1320F" w:rsidRPr="00AF1805" w:rsidRDefault="00CF0728">
            <w:pPr>
              <w:spacing w:line="170" w:lineRule="exact"/>
              <w:jc w:val="center"/>
              <w:rPr>
                <w:sz w:val="12"/>
                <w:szCs w:val="12"/>
              </w:rPr>
            </w:pPr>
            <w:r w:rsidRPr="00AF1805">
              <w:rPr>
                <w:sz w:val="12"/>
                <w:szCs w:val="12"/>
              </w:rPr>
              <w:t>987.33</w:t>
            </w:r>
          </w:p>
        </w:tc>
        <w:tc>
          <w:tcPr>
            <w:tcW w:w="692" w:type="dxa"/>
          </w:tcPr>
          <w:p w14:paraId="4D1C83E1" w14:textId="77777777" w:rsidR="00A1320F" w:rsidRPr="00AF1805" w:rsidRDefault="00CF0728">
            <w:pPr>
              <w:spacing w:line="170" w:lineRule="exact"/>
              <w:jc w:val="center"/>
              <w:rPr>
                <w:sz w:val="12"/>
                <w:szCs w:val="12"/>
              </w:rPr>
            </w:pPr>
            <w:r w:rsidRPr="00AF1805">
              <w:rPr>
                <w:sz w:val="12"/>
                <w:szCs w:val="12"/>
              </w:rPr>
              <w:t>218.21</w:t>
            </w:r>
          </w:p>
        </w:tc>
        <w:tc>
          <w:tcPr>
            <w:tcW w:w="692" w:type="dxa"/>
          </w:tcPr>
          <w:p w14:paraId="59FC1C96" w14:textId="77777777" w:rsidR="00A1320F" w:rsidRPr="00AF1805" w:rsidRDefault="00CF0728">
            <w:pPr>
              <w:spacing w:line="170" w:lineRule="exact"/>
              <w:jc w:val="center"/>
              <w:rPr>
                <w:sz w:val="12"/>
                <w:szCs w:val="12"/>
              </w:rPr>
            </w:pPr>
            <w:r w:rsidRPr="00AF1805">
              <w:rPr>
                <w:sz w:val="12"/>
                <w:szCs w:val="12"/>
              </w:rPr>
              <w:t>102</w:t>
            </w:r>
          </w:p>
        </w:tc>
        <w:tc>
          <w:tcPr>
            <w:tcW w:w="692" w:type="dxa"/>
          </w:tcPr>
          <w:p w14:paraId="37E19C21" w14:textId="77777777" w:rsidR="00A1320F" w:rsidRPr="00AF1805" w:rsidRDefault="00CF0728">
            <w:pPr>
              <w:spacing w:line="170" w:lineRule="exact"/>
              <w:jc w:val="center"/>
              <w:rPr>
                <w:sz w:val="12"/>
                <w:szCs w:val="12"/>
              </w:rPr>
            </w:pPr>
            <w:r w:rsidRPr="00AF1805">
              <w:rPr>
                <w:sz w:val="12"/>
                <w:szCs w:val="12"/>
              </w:rPr>
              <w:t>957.14</w:t>
            </w:r>
          </w:p>
        </w:tc>
        <w:tc>
          <w:tcPr>
            <w:tcW w:w="692" w:type="dxa"/>
          </w:tcPr>
          <w:p w14:paraId="652F7E92" w14:textId="77777777" w:rsidR="00A1320F" w:rsidRPr="00AF1805" w:rsidRDefault="00CF0728">
            <w:pPr>
              <w:spacing w:line="170" w:lineRule="exact"/>
              <w:jc w:val="center"/>
              <w:rPr>
                <w:sz w:val="12"/>
                <w:szCs w:val="12"/>
              </w:rPr>
            </w:pPr>
            <w:r w:rsidRPr="00AF1805">
              <w:rPr>
                <w:sz w:val="12"/>
                <w:szCs w:val="12"/>
              </w:rPr>
              <w:t>427.97</w:t>
            </w:r>
          </w:p>
        </w:tc>
      </w:tr>
      <w:tr w:rsidR="00A1320F" w:rsidRPr="00AF1805" w14:paraId="1D0BB78C" w14:textId="77777777">
        <w:tc>
          <w:tcPr>
            <w:tcW w:w="691" w:type="dxa"/>
          </w:tcPr>
          <w:p w14:paraId="237E607D" w14:textId="77777777" w:rsidR="00A1320F" w:rsidRPr="00AF1805" w:rsidRDefault="00CF0728">
            <w:pPr>
              <w:spacing w:line="170" w:lineRule="exact"/>
              <w:jc w:val="center"/>
              <w:rPr>
                <w:sz w:val="12"/>
                <w:szCs w:val="12"/>
              </w:rPr>
            </w:pPr>
            <w:r w:rsidRPr="00AF1805">
              <w:rPr>
                <w:sz w:val="12"/>
                <w:szCs w:val="12"/>
              </w:rPr>
              <w:t>3</w:t>
            </w:r>
          </w:p>
        </w:tc>
        <w:tc>
          <w:tcPr>
            <w:tcW w:w="692" w:type="dxa"/>
          </w:tcPr>
          <w:p w14:paraId="424864FD"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6E5725FC" w14:textId="77777777" w:rsidR="00A1320F" w:rsidRPr="00AF1805" w:rsidRDefault="00CF0728">
            <w:pPr>
              <w:spacing w:line="170" w:lineRule="exact"/>
              <w:jc w:val="center"/>
              <w:rPr>
                <w:sz w:val="12"/>
                <w:szCs w:val="12"/>
              </w:rPr>
            </w:pPr>
            <w:r w:rsidRPr="00AF1805">
              <w:rPr>
                <w:sz w:val="12"/>
                <w:szCs w:val="12"/>
              </w:rPr>
              <w:t>13.206</w:t>
            </w:r>
          </w:p>
        </w:tc>
        <w:tc>
          <w:tcPr>
            <w:tcW w:w="692" w:type="dxa"/>
          </w:tcPr>
          <w:p w14:paraId="205919DA" w14:textId="77777777" w:rsidR="00A1320F" w:rsidRPr="00AF1805" w:rsidRDefault="00CF0728">
            <w:pPr>
              <w:spacing w:line="170" w:lineRule="exact"/>
              <w:jc w:val="center"/>
              <w:rPr>
                <w:sz w:val="12"/>
                <w:szCs w:val="12"/>
              </w:rPr>
            </w:pPr>
            <w:r w:rsidRPr="00AF1805">
              <w:rPr>
                <w:sz w:val="12"/>
                <w:szCs w:val="12"/>
              </w:rPr>
              <w:t>53</w:t>
            </w:r>
          </w:p>
        </w:tc>
        <w:tc>
          <w:tcPr>
            <w:tcW w:w="692" w:type="dxa"/>
          </w:tcPr>
          <w:p w14:paraId="154189DA" w14:textId="77777777" w:rsidR="00A1320F" w:rsidRPr="00AF1805" w:rsidRDefault="00CF0728">
            <w:pPr>
              <w:spacing w:line="170" w:lineRule="exact"/>
              <w:jc w:val="center"/>
              <w:rPr>
                <w:sz w:val="12"/>
                <w:szCs w:val="12"/>
              </w:rPr>
            </w:pPr>
            <w:r w:rsidRPr="00AF1805">
              <w:rPr>
                <w:sz w:val="12"/>
                <w:szCs w:val="12"/>
              </w:rPr>
              <w:t>986.87</w:t>
            </w:r>
          </w:p>
        </w:tc>
        <w:tc>
          <w:tcPr>
            <w:tcW w:w="692" w:type="dxa"/>
          </w:tcPr>
          <w:p w14:paraId="0E5238E1" w14:textId="77777777" w:rsidR="00A1320F" w:rsidRPr="00AF1805" w:rsidRDefault="00CF0728">
            <w:pPr>
              <w:spacing w:line="170" w:lineRule="exact"/>
              <w:jc w:val="center"/>
              <w:rPr>
                <w:sz w:val="12"/>
                <w:szCs w:val="12"/>
              </w:rPr>
            </w:pPr>
            <w:r w:rsidRPr="00AF1805">
              <w:rPr>
                <w:sz w:val="12"/>
                <w:szCs w:val="12"/>
              </w:rPr>
              <w:t>222.39</w:t>
            </w:r>
          </w:p>
        </w:tc>
        <w:tc>
          <w:tcPr>
            <w:tcW w:w="692" w:type="dxa"/>
          </w:tcPr>
          <w:p w14:paraId="035CCA90" w14:textId="77777777" w:rsidR="00A1320F" w:rsidRPr="00AF1805" w:rsidRDefault="00CF0728">
            <w:pPr>
              <w:spacing w:line="170" w:lineRule="exact"/>
              <w:jc w:val="center"/>
              <w:rPr>
                <w:sz w:val="12"/>
                <w:szCs w:val="12"/>
              </w:rPr>
            </w:pPr>
            <w:r w:rsidRPr="00AF1805">
              <w:rPr>
                <w:sz w:val="12"/>
                <w:szCs w:val="12"/>
              </w:rPr>
              <w:t>103</w:t>
            </w:r>
          </w:p>
        </w:tc>
        <w:tc>
          <w:tcPr>
            <w:tcW w:w="692" w:type="dxa"/>
          </w:tcPr>
          <w:p w14:paraId="19D399FB" w14:textId="77777777" w:rsidR="00A1320F" w:rsidRPr="00AF1805" w:rsidRDefault="00CF0728">
            <w:pPr>
              <w:spacing w:line="170" w:lineRule="exact"/>
              <w:jc w:val="center"/>
              <w:rPr>
                <w:sz w:val="12"/>
                <w:szCs w:val="12"/>
              </w:rPr>
            </w:pPr>
            <w:r w:rsidRPr="00AF1805">
              <w:rPr>
                <w:sz w:val="12"/>
                <w:szCs w:val="12"/>
              </w:rPr>
              <w:t>956.41</w:t>
            </w:r>
          </w:p>
        </w:tc>
        <w:tc>
          <w:tcPr>
            <w:tcW w:w="692" w:type="dxa"/>
          </w:tcPr>
          <w:p w14:paraId="65C6F757" w14:textId="77777777" w:rsidR="00A1320F" w:rsidRPr="00AF1805" w:rsidRDefault="00CF0728">
            <w:pPr>
              <w:spacing w:line="170" w:lineRule="exact"/>
              <w:jc w:val="center"/>
              <w:rPr>
                <w:sz w:val="12"/>
                <w:szCs w:val="12"/>
              </w:rPr>
            </w:pPr>
            <w:r w:rsidRPr="00AF1805">
              <w:rPr>
                <w:sz w:val="12"/>
                <w:szCs w:val="12"/>
              </w:rPr>
              <w:t>432.19</w:t>
            </w:r>
          </w:p>
        </w:tc>
      </w:tr>
      <w:tr w:rsidR="00A1320F" w:rsidRPr="00AF1805" w14:paraId="26C3B6CF" w14:textId="77777777">
        <w:tc>
          <w:tcPr>
            <w:tcW w:w="691" w:type="dxa"/>
          </w:tcPr>
          <w:p w14:paraId="658D41C3" w14:textId="77777777" w:rsidR="00A1320F" w:rsidRPr="00AF1805" w:rsidRDefault="00CF0728">
            <w:pPr>
              <w:spacing w:line="170" w:lineRule="exact"/>
              <w:jc w:val="center"/>
              <w:rPr>
                <w:sz w:val="12"/>
                <w:szCs w:val="12"/>
              </w:rPr>
            </w:pPr>
            <w:r w:rsidRPr="00AF1805">
              <w:rPr>
                <w:sz w:val="12"/>
                <w:szCs w:val="12"/>
              </w:rPr>
              <w:t>4</w:t>
            </w:r>
          </w:p>
        </w:tc>
        <w:tc>
          <w:tcPr>
            <w:tcW w:w="692" w:type="dxa"/>
          </w:tcPr>
          <w:p w14:paraId="7720AFC0"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3C0357C1" w14:textId="77777777" w:rsidR="00A1320F" w:rsidRPr="00AF1805" w:rsidRDefault="00CF0728">
            <w:pPr>
              <w:spacing w:line="170" w:lineRule="exact"/>
              <w:jc w:val="center"/>
              <w:rPr>
                <w:sz w:val="12"/>
                <w:szCs w:val="12"/>
              </w:rPr>
            </w:pPr>
            <w:r w:rsidRPr="00AF1805">
              <w:rPr>
                <w:sz w:val="12"/>
                <w:szCs w:val="12"/>
              </w:rPr>
              <w:t>17.412</w:t>
            </w:r>
          </w:p>
        </w:tc>
        <w:tc>
          <w:tcPr>
            <w:tcW w:w="692" w:type="dxa"/>
          </w:tcPr>
          <w:p w14:paraId="674A5C74" w14:textId="77777777" w:rsidR="00A1320F" w:rsidRPr="00AF1805" w:rsidRDefault="00CF0728">
            <w:pPr>
              <w:spacing w:line="170" w:lineRule="exact"/>
              <w:jc w:val="center"/>
              <w:rPr>
                <w:sz w:val="12"/>
                <w:szCs w:val="12"/>
              </w:rPr>
            </w:pPr>
            <w:r w:rsidRPr="00AF1805">
              <w:rPr>
                <w:sz w:val="12"/>
                <w:szCs w:val="12"/>
              </w:rPr>
              <w:t>54</w:t>
            </w:r>
          </w:p>
        </w:tc>
        <w:tc>
          <w:tcPr>
            <w:tcW w:w="692" w:type="dxa"/>
          </w:tcPr>
          <w:p w14:paraId="2AC9CA13" w14:textId="77777777" w:rsidR="00A1320F" w:rsidRPr="00AF1805" w:rsidRDefault="00CF0728">
            <w:pPr>
              <w:spacing w:line="170" w:lineRule="exact"/>
              <w:jc w:val="center"/>
              <w:rPr>
                <w:sz w:val="12"/>
                <w:szCs w:val="12"/>
              </w:rPr>
            </w:pPr>
            <w:r w:rsidRPr="00AF1805">
              <w:rPr>
                <w:sz w:val="12"/>
                <w:szCs w:val="12"/>
              </w:rPr>
              <w:t>986.39</w:t>
            </w:r>
          </w:p>
        </w:tc>
        <w:tc>
          <w:tcPr>
            <w:tcW w:w="692" w:type="dxa"/>
          </w:tcPr>
          <w:p w14:paraId="1A59FF04" w14:textId="77777777" w:rsidR="00A1320F" w:rsidRPr="00AF1805" w:rsidRDefault="00CF0728">
            <w:pPr>
              <w:spacing w:line="170" w:lineRule="exact"/>
              <w:jc w:val="center"/>
              <w:rPr>
                <w:sz w:val="12"/>
                <w:szCs w:val="12"/>
              </w:rPr>
            </w:pPr>
            <w:r w:rsidRPr="00AF1805">
              <w:rPr>
                <w:sz w:val="12"/>
                <w:szCs w:val="12"/>
              </w:rPr>
              <w:t>226.57</w:t>
            </w:r>
          </w:p>
        </w:tc>
        <w:tc>
          <w:tcPr>
            <w:tcW w:w="692" w:type="dxa"/>
          </w:tcPr>
          <w:p w14:paraId="0998F434" w14:textId="77777777" w:rsidR="00A1320F" w:rsidRPr="00AF1805" w:rsidRDefault="00CF0728">
            <w:pPr>
              <w:spacing w:line="170" w:lineRule="exact"/>
              <w:jc w:val="center"/>
              <w:rPr>
                <w:sz w:val="12"/>
                <w:szCs w:val="12"/>
              </w:rPr>
            </w:pPr>
            <w:r w:rsidRPr="00AF1805">
              <w:rPr>
                <w:sz w:val="12"/>
                <w:szCs w:val="12"/>
              </w:rPr>
              <w:t>104</w:t>
            </w:r>
          </w:p>
        </w:tc>
        <w:tc>
          <w:tcPr>
            <w:tcW w:w="692" w:type="dxa"/>
          </w:tcPr>
          <w:p w14:paraId="4BDD27C3" w14:textId="77777777" w:rsidR="00A1320F" w:rsidRPr="00AF1805" w:rsidRDefault="00CF0728">
            <w:pPr>
              <w:spacing w:line="170" w:lineRule="exact"/>
              <w:jc w:val="center"/>
              <w:rPr>
                <w:sz w:val="12"/>
                <w:szCs w:val="12"/>
              </w:rPr>
            </w:pPr>
            <w:r w:rsidRPr="00AF1805">
              <w:rPr>
                <w:sz w:val="12"/>
                <w:szCs w:val="12"/>
              </w:rPr>
              <w:t>955.67</w:t>
            </w:r>
          </w:p>
        </w:tc>
        <w:tc>
          <w:tcPr>
            <w:tcW w:w="692" w:type="dxa"/>
          </w:tcPr>
          <w:p w14:paraId="7E4B3881" w14:textId="77777777" w:rsidR="00A1320F" w:rsidRPr="00AF1805" w:rsidRDefault="00CF0728">
            <w:pPr>
              <w:spacing w:line="170" w:lineRule="exact"/>
              <w:jc w:val="center"/>
              <w:rPr>
                <w:sz w:val="12"/>
                <w:szCs w:val="12"/>
              </w:rPr>
            </w:pPr>
            <w:r w:rsidRPr="00AF1805">
              <w:rPr>
                <w:sz w:val="12"/>
                <w:szCs w:val="12"/>
              </w:rPr>
              <w:t>436.41</w:t>
            </w:r>
          </w:p>
        </w:tc>
      </w:tr>
      <w:tr w:rsidR="00A1320F" w:rsidRPr="00AF1805" w14:paraId="6815AF5D" w14:textId="77777777">
        <w:tc>
          <w:tcPr>
            <w:tcW w:w="691" w:type="dxa"/>
          </w:tcPr>
          <w:p w14:paraId="3D48E61C" w14:textId="77777777" w:rsidR="00A1320F" w:rsidRPr="00AF1805" w:rsidRDefault="00CF0728">
            <w:pPr>
              <w:spacing w:line="170" w:lineRule="exact"/>
              <w:jc w:val="center"/>
              <w:rPr>
                <w:sz w:val="12"/>
                <w:szCs w:val="12"/>
              </w:rPr>
            </w:pPr>
            <w:r w:rsidRPr="00AF1805">
              <w:rPr>
                <w:sz w:val="12"/>
                <w:szCs w:val="12"/>
              </w:rPr>
              <w:t>5</w:t>
            </w:r>
          </w:p>
        </w:tc>
        <w:tc>
          <w:tcPr>
            <w:tcW w:w="692" w:type="dxa"/>
          </w:tcPr>
          <w:p w14:paraId="30B0A1E1"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033F0930" w14:textId="77777777" w:rsidR="00A1320F" w:rsidRPr="00AF1805" w:rsidRDefault="00CF0728">
            <w:pPr>
              <w:spacing w:line="170" w:lineRule="exact"/>
              <w:jc w:val="center"/>
              <w:rPr>
                <w:sz w:val="12"/>
                <w:szCs w:val="12"/>
              </w:rPr>
            </w:pPr>
            <w:r w:rsidRPr="00AF1805">
              <w:rPr>
                <w:sz w:val="12"/>
                <w:szCs w:val="12"/>
              </w:rPr>
              <w:t>21.616</w:t>
            </w:r>
          </w:p>
        </w:tc>
        <w:tc>
          <w:tcPr>
            <w:tcW w:w="692" w:type="dxa"/>
          </w:tcPr>
          <w:p w14:paraId="24501EC0" w14:textId="77777777" w:rsidR="00A1320F" w:rsidRPr="00AF1805" w:rsidRDefault="00CF0728">
            <w:pPr>
              <w:spacing w:line="170" w:lineRule="exact"/>
              <w:jc w:val="center"/>
              <w:rPr>
                <w:sz w:val="12"/>
                <w:szCs w:val="12"/>
              </w:rPr>
            </w:pPr>
            <w:r w:rsidRPr="00AF1805">
              <w:rPr>
                <w:sz w:val="12"/>
                <w:szCs w:val="12"/>
              </w:rPr>
              <w:t>55</w:t>
            </w:r>
          </w:p>
        </w:tc>
        <w:tc>
          <w:tcPr>
            <w:tcW w:w="692" w:type="dxa"/>
          </w:tcPr>
          <w:p w14:paraId="30B87AF4" w14:textId="77777777" w:rsidR="00A1320F" w:rsidRPr="00AF1805" w:rsidRDefault="00CF0728">
            <w:pPr>
              <w:spacing w:line="170" w:lineRule="exact"/>
              <w:jc w:val="center"/>
              <w:rPr>
                <w:sz w:val="12"/>
                <w:szCs w:val="12"/>
              </w:rPr>
            </w:pPr>
            <w:r w:rsidRPr="00AF1805">
              <w:rPr>
                <w:sz w:val="12"/>
                <w:szCs w:val="12"/>
              </w:rPr>
              <w:t>985.91</w:t>
            </w:r>
          </w:p>
        </w:tc>
        <w:tc>
          <w:tcPr>
            <w:tcW w:w="692" w:type="dxa"/>
          </w:tcPr>
          <w:p w14:paraId="3051ACE5" w14:textId="77777777" w:rsidR="00A1320F" w:rsidRPr="00AF1805" w:rsidRDefault="00CF0728">
            <w:pPr>
              <w:spacing w:line="170" w:lineRule="exact"/>
              <w:jc w:val="center"/>
              <w:rPr>
                <w:sz w:val="12"/>
                <w:szCs w:val="12"/>
              </w:rPr>
            </w:pPr>
            <w:r w:rsidRPr="00AF1805">
              <w:rPr>
                <w:sz w:val="12"/>
                <w:szCs w:val="12"/>
              </w:rPr>
              <w:t>230.75</w:t>
            </w:r>
          </w:p>
        </w:tc>
        <w:tc>
          <w:tcPr>
            <w:tcW w:w="692" w:type="dxa"/>
          </w:tcPr>
          <w:p w14:paraId="4862A741" w14:textId="77777777" w:rsidR="00A1320F" w:rsidRPr="00AF1805" w:rsidRDefault="00CF0728">
            <w:pPr>
              <w:spacing w:line="170" w:lineRule="exact"/>
              <w:jc w:val="center"/>
              <w:rPr>
                <w:sz w:val="12"/>
                <w:szCs w:val="12"/>
              </w:rPr>
            </w:pPr>
            <w:r w:rsidRPr="00AF1805">
              <w:rPr>
                <w:sz w:val="12"/>
                <w:szCs w:val="12"/>
              </w:rPr>
              <w:t>105</w:t>
            </w:r>
          </w:p>
        </w:tc>
        <w:tc>
          <w:tcPr>
            <w:tcW w:w="692" w:type="dxa"/>
          </w:tcPr>
          <w:p w14:paraId="0BB74F32" w14:textId="77777777" w:rsidR="00A1320F" w:rsidRPr="00AF1805" w:rsidRDefault="00CF0728">
            <w:pPr>
              <w:spacing w:line="170" w:lineRule="exact"/>
              <w:jc w:val="center"/>
              <w:rPr>
                <w:sz w:val="12"/>
                <w:szCs w:val="12"/>
              </w:rPr>
            </w:pPr>
            <w:r w:rsidRPr="00AF1805">
              <w:rPr>
                <w:sz w:val="12"/>
                <w:szCs w:val="12"/>
              </w:rPr>
              <w:t>954.93</w:t>
            </w:r>
          </w:p>
        </w:tc>
        <w:tc>
          <w:tcPr>
            <w:tcW w:w="692" w:type="dxa"/>
          </w:tcPr>
          <w:p w14:paraId="1265D7D5" w14:textId="77777777" w:rsidR="00A1320F" w:rsidRPr="00AF1805" w:rsidRDefault="00CF0728">
            <w:pPr>
              <w:spacing w:line="170" w:lineRule="exact"/>
              <w:jc w:val="center"/>
              <w:rPr>
                <w:sz w:val="12"/>
                <w:szCs w:val="12"/>
              </w:rPr>
            </w:pPr>
            <w:r w:rsidRPr="00AF1805">
              <w:rPr>
                <w:sz w:val="12"/>
                <w:szCs w:val="12"/>
              </w:rPr>
              <w:t>440.63</w:t>
            </w:r>
          </w:p>
        </w:tc>
      </w:tr>
      <w:tr w:rsidR="00A1320F" w:rsidRPr="00AF1805" w14:paraId="6C50FCB4" w14:textId="77777777">
        <w:tc>
          <w:tcPr>
            <w:tcW w:w="691" w:type="dxa"/>
          </w:tcPr>
          <w:p w14:paraId="22F56A57" w14:textId="77777777" w:rsidR="00A1320F" w:rsidRPr="00AF1805" w:rsidRDefault="00CF0728">
            <w:pPr>
              <w:spacing w:line="170" w:lineRule="exact"/>
              <w:jc w:val="center"/>
              <w:rPr>
                <w:sz w:val="12"/>
                <w:szCs w:val="12"/>
              </w:rPr>
            </w:pPr>
            <w:r w:rsidRPr="00AF1805">
              <w:rPr>
                <w:sz w:val="12"/>
                <w:szCs w:val="12"/>
              </w:rPr>
              <w:t>6</w:t>
            </w:r>
          </w:p>
        </w:tc>
        <w:tc>
          <w:tcPr>
            <w:tcW w:w="692" w:type="dxa"/>
          </w:tcPr>
          <w:p w14:paraId="3BFD4021"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7D92187D" w14:textId="77777777" w:rsidR="00A1320F" w:rsidRPr="00AF1805" w:rsidRDefault="00CF0728">
            <w:pPr>
              <w:spacing w:line="170" w:lineRule="exact"/>
              <w:jc w:val="center"/>
              <w:rPr>
                <w:sz w:val="12"/>
                <w:szCs w:val="12"/>
              </w:rPr>
            </w:pPr>
            <w:r w:rsidRPr="00AF1805">
              <w:rPr>
                <w:sz w:val="12"/>
                <w:szCs w:val="12"/>
              </w:rPr>
              <w:t>25.818</w:t>
            </w:r>
          </w:p>
        </w:tc>
        <w:tc>
          <w:tcPr>
            <w:tcW w:w="692" w:type="dxa"/>
          </w:tcPr>
          <w:p w14:paraId="68C25FD4" w14:textId="77777777" w:rsidR="00A1320F" w:rsidRPr="00AF1805" w:rsidRDefault="00CF0728">
            <w:pPr>
              <w:spacing w:line="170" w:lineRule="exact"/>
              <w:jc w:val="center"/>
              <w:rPr>
                <w:sz w:val="12"/>
                <w:szCs w:val="12"/>
              </w:rPr>
            </w:pPr>
            <w:r w:rsidRPr="00AF1805">
              <w:rPr>
                <w:sz w:val="12"/>
                <w:szCs w:val="12"/>
              </w:rPr>
              <w:t>56</w:t>
            </w:r>
          </w:p>
        </w:tc>
        <w:tc>
          <w:tcPr>
            <w:tcW w:w="692" w:type="dxa"/>
          </w:tcPr>
          <w:p w14:paraId="03E341EE" w14:textId="77777777" w:rsidR="00A1320F" w:rsidRPr="00AF1805" w:rsidRDefault="00CF0728">
            <w:pPr>
              <w:spacing w:line="170" w:lineRule="exact"/>
              <w:jc w:val="center"/>
              <w:rPr>
                <w:sz w:val="12"/>
                <w:szCs w:val="12"/>
              </w:rPr>
            </w:pPr>
            <w:r w:rsidRPr="00AF1805">
              <w:rPr>
                <w:sz w:val="12"/>
                <w:szCs w:val="12"/>
              </w:rPr>
              <w:t>985.42</w:t>
            </w:r>
          </w:p>
        </w:tc>
        <w:tc>
          <w:tcPr>
            <w:tcW w:w="692" w:type="dxa"/>
          </w:tcPr>
          <w:p w14:paraId="4064E8E1" w14:textId="77777777" w:rsidR="00A1320F" w:rsidRPr="00AF1805" w:rsidRDefault="00CF0728">
            <w:pPr>
              <w:spacing w:line="170" w:lineRule="exact"/>
              <w:jc w:val="center"/>
              <w:rPr>
                <w:sz w:val="12"/>
                <w:szCs w:val="12"/>
              </w:rPr>
            </w:pPr>
            <w:r w:rsidRPr="00AF1805">
              <w:rPr>
                <w:sz w:val="12"/>
                <w:szCs w:val="12"/>
              </w:rPr>
              <w:t>234.94</w:t>
            </w:r>
          </w:p>
        </w:tc>
        <w:tc>
          <w:tcPr>
            <w:tcW w:w="692" w:type="dxa"/>
          </w:tcPr>
          <w:p w14:paraId="7A46DA06" w14:textId="77777777" w:rsidR="00A1320F" w:rsidRPr="00AF1805" w:rsidRDefault="00CF0728">
            <w:pPr>
              <w:spacing w:line="170" w:lineRule="exact"/>
              <w:jc w:val="center"/>
              <w:rPr>
                <w:sz w:val="12"/>
                <w:szCs w:val="12"/>
              </w:rPr>
            </w:pPr>
            <w:r w:rsidRPr="00AF1805">
              <w:rPr>
                <w:sz w:val="12"/>
                <w:szCs w:val="12"/>
              </w:rPr>
              <w:t>106</w:t>
            </w:r>
          </w:p>
        </w:tc>
        <w:tc>
          <w:tcPr>
            <w:tcW w:w="692" w:type="dxa"/>
          </w:tcPr>
          <w:p w14:paraId="0B2713AA" w14:textId="77777777" w:rsidR="00A1320F" w:rsidRPr="00AF1805" w:rsidRDefault="00CF0728">
            <w:pPr>
              <w:spacing w:line="170" w:lineRule="exact"/>
              <w:jc w:val="center"/>
              <w:rPr>
                <w:sz w:val="12"/>
                <w:szCs w:val="12"/>
              </w:rPr>
            </w:pPr>
            <w:r w:rsidRPr="00AF1805">
              <w:rPr>
                <w:sz w:val="12"/>
                <w:szCs w:val="12"/>
              </w:rPr>
              <w:t>954.19</w:t>
            </w:r>
          </w:p>
        </w:tc>
        <w:tc>
          <w:tcPr>
            <w:tcW w:w="692" w:type="dxa"/>
          </w:tcPr>
          <w:p w14:paraId="752A216B" w14:textId="77777777" w:rsidR="00A1320F" w:rsidRPr="00AF1805" w:rsidRDefault="00CF0728">
            <w:pPr>
              <w:spacing w:line="170" w:lineRule="exact"/>
              <w:jc w:val="center"/>
              <w:rPr>
                <w:sz w:val="12"/>
                <w:szCs w:val="12"/>
              </w:rPr>
            </w:pPr>
            <w:r w:rsidRPr="00AF1805">
              <w:rPr>
                <w:sz w:val="12"/>
                <w:szCs w:val="12"/>
              </w:rPr>
              <w:t>444.85</w:t>
            </w:r>
          </w:p>
        </w:tc>
      </w:tr>
      <w:tr w:rsidR="00A1320F" w:rsidRPr="00AF1805" w14:paraId="70A03EC5" w14:textId="77777777">
        <w:tc>
          <w:tcPr>
            <w:tcW w:w="691" w:type="dxa"/>
          </w:tcPr>
          <w:p w14:paraId="79FB88E3" w14:textId="77777777" w:rsidR="00A1320F" w:rsidRPr="00AF1805" w:rsidRDefault="00CF0728">
            <w:pPr>
              <w:spacing w:line="170" w:lineRule="exact"/>
              <w:jc w:val="center"/>
              <w:rPr>
                <w:sz w:val="12"/>
                <w:szCs w:val="12"/>
              </w:rPr>
            </w:pPr>
            <w:r w:rsidRPr="00AF1805">
              <w:rPr>
                <w:sz w:val="12"/>
                <w:szCs w:val="12"/>
              </w:rPr>
              <w:t>7</w:t>
            </w:r>
          </w:p>
        </w:tc>
        <w:tc>
          <w:tcPr>
            <w:tcW w:w="692" w:type="dxa"/>
          </w:tcPr>
          <w:p w14:paraId="41BF6447" w14:textId="77777777" w:rsidR="00A1320F" w:rsidRPr="00AF1805" w:rsidRDefault="00CF0728">
            <w:pPr>
              <w:spacing w:line="170" w:lineRule="exact"/>
              <w:jc w:val="center"/>
              <w:rPr>
                <w:sz w:val="12"/>
                <w:szCs w:val="12"/>
              </w:rPr>
            </w:pPr>
            <w:r w:rsidRPr="00AF1805">
              <w:rPr>
                <w:sz w:val="12"/>
                <w:szCs w:val="12"/>
              </w:rPr>
              <w:t>1000.1</w:t>
            </w:r>
          </w:p>
        </w:tc>
        <w:tc>
          <w:tcPr>
            <w:tcW w:w="692" w:type="dxa"/>
          </w:tcPr>
          <w:p w14:paraId="6676BC5A" w14:textId="77777777" w:rsidR="00A1320F" w:rsidRPr="00AF1805" w:rsidRDefault="00CF0728">
            <w:pPr>
              <w:spacing w:line="170" w:lineRule="exact"/>
              <w:jc w:val="center"/>
              <w:rPr>
                <w:sz w:val="12"/>
                <w:szCs w:val="12"/>
              </w:rPr>
            </w:pPr>
            <w:r w:rsidRPr="00AF1805">
              <w:rPr>
                <w:sz w:val="12"/>
                <w:szCs w:val="12"/>
              </w:rPr>
              <w:t>30.018</w:t>
            </w:r>
          </w:p>
        </w:tc>
        <w:tc>
          <w:tcPr>
            <w:tcW w:w="692" w:type="dxa"/>
          </w:tcPr>
          <w:p w14:paraId="7424AA40" w14:textId="77777777" w:rsidR="00A1320F" w:rsidRPr="00AF1805" w:rsidRDefault="00CF0728">
            <w:pPr>
              <w:spacing w:line="170" w:lineRule="exact"/>
              <w:jc w:val="center"/>
              <w:rPr>
                <w:sz w:val="12"/>
                <w:szCs w:val="12"/>
              </w:rPr>
            </w:pPr>
            <w:r w:rsidRPr="00AF1805">
              <w:rPr>
                <w:sz w:val="12"/>
                <w:szCs w:val="12"/>
              </w:rPr>
              <w:t>57</w:t>
            </w:r>
          </w:p>
        </w:tc>
        <w:tc>
          <w:tcPr>
            <w:tcW w:w="692" w:type="dxa"/>
          </w:tcPr>
          <w:p w14:paraId="3DA4461F" w14:textId="77777777" w:rsidR="00A1320F" w:rsidRPr="00AF1805" w:rsidRDefault="00CF0728">
            <w:pPr>
              <w:spacing w:line="170" w:lineRule="exact"/>
              <w:jc w:val="center"/>
              <w:rPr>
                <w:sz w:val="12"/>
                <w:szCs w:val="12"/>
              </w:rPr>
            </w:pPr>
            <w:r w:rsidRPr="00AF1805">
              <w:rPr>
                <w:sz w:val="12"/>
                <w:szCs w:val="12"/>
              </w:rPr>
              <w:t>984.93</w:t>
            </w:r>
          </w:p>
        </w:tc>
        <w:tc>
          <w:tcPr>
            <w:tcW w:w="692" w:type="dxa"/>
          </w:tcPr>
          <w:p w14:paraId="6222EA40" w14:textId="77777777" w:rsidR="00A1320F" w:rsidRPr="00AF1805" w:rsidRDefault="00CF0728">
            <w:pPr>
              <w:spacing w:line="170" w:lineRule="exact"/>
              <w:jc w:val="center"/>
              <w:rPr>
                <w:sz w:val="12"/>
                <w:szCs w:val="12"/>
              </w:rPr>
            </w:pPr>
            <w:r w:rsidRPr="00AF1805">
              <w:rPr>
                <w:sz w:val="12"/>
                <w:szCs w:val="12"/>
              </w:rPr>
              <w:t>239.12</w:t>
            </w:r>
          </w:p>
        </w:tc>
        <w:tc>
          <w:tcPr>
            <w:tcW w:w="692" w:type="dxa"/>
          </w:tcPr>
          <w:p w14:paraId="70819507" w14:textId="77777777" w:rsidR="00A1320F" w:rsidRPr="00AF1805" w:rsidRDefault="00CF0728">
            <w:pPr>
              <w:spacing w:line="170" w:lineRule="exact"/>
              <w:jc w:val="center"/>
              <w:rPr>
                <w:sz w:val="12"/>
                <w:szCs w:val="12"/>
              </w:rPr>
            </w:pPr>
            <w:r w:rsidRPr="00AF1805">
              <w:rPr>
                <w:sz w:val="12"/>
                <w:szCs w:val="12"/>
              </w:rPr>
              <w:t>107</w:t>
            </w:r>
          </w:p>
        </w:tc>
        <w:tc>
          <w:tcPr>
            <w:tcW w:w="692" w:type="dxa"/>
          </w:tcPr>
          <w:p w14:paraId="363F3072" w14:textId="77777777" w:rsidR="00A1320F" w:rsidRPr="00AF1805" w:rsidRDefault="00CF0728">
            <w:pPr>
              <w:spacing w:line="170" w:lineRule="exact"/>
              <w:jc w:val="center"/>
              <w:rPr>
                <w:sz w:val="12"/>
                <w:szCs w:val="12"/>
              </w:rPr>
            </w:pPr>
            <w:r w:rsidRPr="00AF1805">
              <w:rPr>
                <w:sz w:val="12"/>
                <w:szCs w:val="12"/>
              </w:rPr>
              <w:t>953.44</w:t>
            </w:r>
          </w:p>
        </w:tc>
        <w:tc>
          <w:tcPr>
            <w:tcW w:w="692" w:type="dxa"/>
          </w:tcPr>
          <w:p w14:paraId="3132457B" w14:textId="77777777" w:rsidR="00A1320F" w:rsidRPr="00AF1805" w:rsidRDefault="00CF0728">
            <w:pPr>
              <w:spacing w:line="170" w:lineRule="exact"/>
              <w:jc w:val="center"/>
              <w:rPr>
                <w:sz w:val="12"/>
                <w:szCs w:val="12"/>
              </w:rPr>
            </w:pPr>
            <w:r w:rsidRPr="00AF1805">
              <w:rPr>
                <w:sz w:val="12"/>
                <w:szCs w:val="12"/>
              </w:rPr>
              <w:t>449.07</w:t>
            </w:r>
          </w:p>
        </w:tc>
      </w:tr>
      <w:tr w:rsidR="00A1320F" w:rsidRPr="00AF1805" w14:paraId="22B3FB68" w14:textId="77777777">
        <w:tc>
          <w:tcPr>
            <w:tcW w:w="691" w:type="dxa"/>
          </w:tcPr>
          <w:p w14:paraId="4E950985" w14:textId="77777777" w:rsidR="00A1320F" w:rsidRPr="00AF1805" w:rsidRDefault="00CF0728">
            <w:pPr>
              <w:spacing w:line="170" w:lineRule="exact"/>
              <w:jc w:val="center"/>
              <w:rPr>
                <w:sz w:val="12"/>
                <w:szCs w:val="12"/>
              </w:rPr>
            </w:pPr>
            <w:r w:rsidRPr="00AF1805">
              <w:rPr>
                <w:sz w:val="12"/>
                <w:szCs w:val="12"/>
              </w:rPr>
              <w:t>8</w:t>
            </w:r>
          </w:p>
        </w:tc>
        <w:tc>
          <w:tcPr>
            <w:tcW w:w="692" w:type="dxa"/>
          </w:tcPr>
          <w:p w14:paraId="469B1A31" w14:textId="77777777" w:rsidR="00A1320F" w:rsidRPr="00AF1805" w:rsidRDefault="00CF0728">
            <w:pPr>
              <w:spacing w:line="170" w:lineRule="exact"/>
              <w:jc w:val="center"/>
              <w:rPr>
                <w:sz w:val="12"/>
                <w:szCs w:val="12"/>
              </w:rPr>
            </w:pPr>
            <w:r w:rsidRPr="00AF1805">
              <w:rPr>
                <w:sz w:val="12"/>
                <w:szCs w:val="12"/>
              </w:rPr>
              <w:t>1000.1</w:t>
            </w:r>
          </w:p>
        </w:tc>
        <w:tc>
          <w:tcPr>
            <w:tcW w:w="692" w:type="dxa"/>
          </w:tcPr>
          <w:p w14:paraId="4748B2B3" w14:textId="77777777" w:rsidR="00A1320F" w:rsidRPr="00AF1805" w:rsidRDefault="00CF0728">
            <w:pPr>
              <w:spacing w:line="170" w:lineRule="exact"/>
              <w:jc w:val="center"/>
              <w:rPr>
                <w:sz w:val="12"/>
                <w:szCs w:val="12"/>
              </w:rPr>
            </w:pPr>
            <w:r w:rsidRPr="00AF1805">
              <w:rPr>
                <w:sz w:val="12"/>
                <w:szCs w:val="12"/>
              </w:rPr>
              <w:t>34.215</w:t>
            </w:r>
          </w:p>
        </w:tc>
        <w:tc>
          <w:tcPr>
            <w:tcW w:w="692" w:type="dxa"/>
          </w:tcPr>
          <w:p w14:paraId="4AFC6241" w14:textId="77777777" w:rsidR="00A1320F" w:rsidRPr="00AF1805" w:rsidRDefault="00CF0728">
            <w:pPr>
              <w:spacing w:line="170" w:lineRule="exact"/>
              <w:jc w:val="center"/>
              <w:rPr>
                <w:sz w:val="12"/>
                <w:szCs w:val="12"/>
              </w:rPr>
            </w:pPr>
            <w:r w:rsidRPr="00AF1805">
              <w:rPr>
                <w:sz w:val="12"/>
                <w:szCs w:val="12"/>
              </w:rPr>
              <w:t>58</w:t>
            </w:r>
          </w:p>
        </w:tc>
        <w:tc>
          <w:tcPr>
            <w:tcW w:w="692" w:type="dxa"/>
          </w:tcPr>
          <w:p w14:paraId="4F5240AA" w14:textId="77777777" w:rsidR="00A1320F" w:rsidRPr="00AF1805" w:rsidRDefault="00CF0728">
            <w:pPr>
              <w:spacing w:line="170" w:lineRule="exact"/>
              <w:jc w:val="center"/>
              <w:rPr>
                <w:sz w:val="12"/>
                <w:szCs w:val="12"/>
              </w:rPr>
            </w:pPr>
            <w:r w:rsidRPr="00AF1805">
              <w:rPr>
                <w:sz w:val="12"/>
                <w:szCs w:val="12"/>
              </w:rPr>
              <w:t>984.43</w:t>
            </w:r>
          </w:p>
        </w:tc>
        <w:tc>
          <w:tcPr>
            <w:tcW w:w="692" w:type="dxa"/>
          </w:tcPr>
          <w:p w14:paraId="21878690" w14:textId="77777777" w:rsidR="00A1320F" w:rsidRPr="00AF1805" w:rsidRDefault="00CF0728">
            <w:pPr>
              <w:spacing w:line="170" w:lineRule="exact"/>
              <w:jc w:val="center"/>
              <w:rPr>
                <w:sz w:val="12"/>
                <w:szCs w:val="12"/>
              </w:rPr>
            </w:pPr>
            <w:r w:rsidRPr="00AF1805">
              <w:rPr>
                <w:sz w:val="12"/>
                <w:szCs w:val="12"/>
              </w:rPr>
              <w:t>243.30</w:t>
            </w:r>
          </w:p>
        </w:tc>
        <w:tc>
          <w:tcPr>
            <w:tcW w:w="692" w:type="dxa"/>
          </w:tcPr>
          <w:p w14:paraId="6741FCC1" w14:textId="77777777" w:rsidR="00A1320F" w:rsidRPr="00AF1805" w:rsidRDefault="00CF0728">
            <w:pPr>
              <w:spacing w:line="170" w:lineRule="exact"/>
              <w:jc w:val="center"/>
              <w:rPr>
                <w:sz w:val="12"/>
                <w:szCs w:val="12"/>
              </w:rPr>
            </w:pPr>
            <w:r w:rsidRPr="00AF1805">
              <w:rPr>
                <w:sz w:val="12"/>
                <w:szCs w:val="12"/>
              </w:rPr>
              <w:t>108</w:t>
            </w:r>
          </w:p>
        </w:tc>
        <w:tc>
          <w:tcPr>
            <w:tcW w:w="692" w:type="dxa"/>
          </w:tcPr>
          <w:p w14:paraId="698A6C06" w14:textId="77777777" w:rsidR="00A1320F" w:rsidRPr="00AF1805" w:rsidRDefault="00CF0728">
            <w:pPr>
              <w:spacing w:line="170" w:lineRule="exact"/>
              <w:jc w:val="center"/>
              <w:rPr>
                <w:sz w:val="12"/>
                <w:szCs w:val="12"/>
              </w:rPr>
            </w:pPr>
            <w:r w:rsidRPr="00AF1805">
              <w:rPr>
                <w:sz w:val="12"/>
                <w:szCs w:val="12"/>
              </w:rPr>
              <w:t>952.69</w:t>
            </w:r>
          </w:p>
        </w:tc>
        <w:tc>
          <w:tcPr>
            <w:tcW w:w="692" w:type="dxa"/>
          </w:tcPr>
          <w:p w14:paraId="7E5F224E" w14:textId="77777777" w:rsidR="00A1320F" w:rsidRPr="00AF1805" w:rsidRDefault="00CF0728">
            <w:pPr>
              <w:spacing w:line="170" w:lineRule="exact"/>
              <w:jc w:val="center"/>
              <w:rPr>
                <w:sz w:val="12"/>
                <w:szCs w:val="12"/>
              </w:rPr>
            </w:pPr>
            <w:r w:rsidRPr="00AF1805">
              <w:rPr>
                <w:sz w:val="12"/>
                <w:szCs w:val="12"/>
              </w:rPr>
              <w:t>453.30</w:t>
            </w:r>
          </w:p>
        </w:tc>
      </w:tr>
      <w:tr w:rsidR="00A1320F" w:rsidRPr="00AF1805" w14:paraId="0A0A9691" w14:textId="77777777">
        <w:tc>
          <w:tcPr>
            <w:tcW w:w="691" w:type="dxa"/>
          </w:tcPr>
          <w:p w14:paraId="6DC07C00" w14:textId="77777777" w:rsidR="00A1320F" w:rsidRPr="00AF1805" w:rsidRDefault="00CF0728">
            <w:pPr>
              <w:spacing w:line="170" w:lineRule="exact"/>
              <w:jc w:val="center"/>
              <w:rPr>
                <w:sz w:val="12"/>
                <w:szCs w:val="12"/>
              </w:rPr>
            </w:pPr>
            <w:r w:rsidRPr="00AF1805">
              <w:rPr>
                <w:sz w:val="12"/>
                <w:szCs w:val="12"/>
              </w:rPr>
              <w:t>9</w:t>
            </w:r>
          </w:p>
        </w:tc>
        <w:tc>
          <w:tcPr>
            <w:tcW w:w="692" w:type="dxa"/>
          </w:tcPr>
          <w:p w14:paraId="0C620730" w14:textId="77777777" w:rsidR="00A1320F" w:rsidRPr="00AF1805" w:rsidRDefault="00CF0728">
            <w:pPr>
              <w:spacing w:line="170" w:lineRule="exact"/>
              <w:jc w:val="center"/>
              <w:rPr>
                <w:sz w:val="12"/>
                <w:szCs w:val="12"/>
              </w:rPr>
            </w:pPr>
            <w:r w:rsidRPr="00AF1805">
              <w:rPr>
                <w:sz w:val="12"/>
                <w:szCs w:val="12"/>
              </w:rPr>
              <w:t>1000.0</w:t>
            </w:r>
          </w:p>
        </w:tc>
        <w:tc>
          <w:tcPr>
            <w:tcW w:w="692" w:type="dxa"/>
          </w:tcPr>
          <w:p w14:paraId="27BA613B" w14:textId="77777777" w:rsidR="00A1320F" w:rsidRPr="00AF1805" w:rsidRDefault="00CF0728">
            <w:pPr>
              <w:spacing w:line="170" w:lineRule="exact"/>
              <w:jc w:val="center"/>
              <w:rPr>
                <w:sz w:val="12"/>
                <w:szCs w:val="12"/>
              </w:rPr>
            </w:pPr>
            <w:r w:rsidRPr="00AF1805">
              <w:rPr>
                <w:sz w:val="12"/>
                <w:szCs w:val="12"/>
              </w:rPr>
              <w:t>38.411</w:t>
            </w:r>
          </w:p>
        </w:tc>
        <w:tc>
          <w:tcPr>
            <w:tcW w:w="692" w:type="dxa"/>
          </w:tcPr>
          <w:p w14:paraId="3430CF07" w14:textId="77777777" w:rsidR="00A1320F" w:rsidRPr="00AF1805" w:rsidRDefault="00CF0728">
            <w:pPr>
              <w:spacing w:line="170" w:lineRule="exact"/>
              <w:jc w:val="center"/>
              <w:rPr>
                <w:sz w:val="12"/>
                <w:szCs w:val="12"/>
              </w:rPr>
            </w:pPr>
            <w:r w:rsidRPr="00AF1805">
              <w:rPr>
                <w:sz w:val="12"/>
                <w:szCs w:val="12"/>
              </w:rPr>
              <w:t>59</w:t>
            </w:r>
          </w:p>
        </w:tc>
        <w:tc>
          <w:tcPr>
            <w:tcW w:w="692" w:type="dxa"/>
          </w:tcPr>
          <w:p w14:paraId="4F831B08" w14:textId="77777777" w:rsidR="00A1320F" w:rsidRPr="00AF1805" w:rsidRDefault="00CF0728">
            <w:pPr>
              <w:spacing w:line="170" w:lineRule="exact"/>
              <w:jc w:val="center"/>
              <w:rPr>
                <w:sz w:val="12"/>
                <w:szCs w:val="12"/>
              </w:rPr>
            </w:pPr>
            <w:r w:rsidRPr="00AF1805">
              <w:rPr>
                <w:sz w:val="12"/>
                <w:szCs w:val="12"/>
              </w:rPr>
              <w:t>983.93</w:t>
            </w:r>
          </w:p>
        </w:tc>
        <w:tc>
          <w:tcPr>
            <w:tcW w:w="692" w:type="dxa"/>
          </w:tcPr>
          <w:p w14:paraId="73B0D36D" w14:textId="77777777" w:rsidR="00A1320F" w:rsidRPr="00AF1805" w:rsidRDefault="00CF0728">
            <w:pPr>
              <w:spacing w:line="170" w:lineRule="exact"/>
              <w:jc w:val="center"/>
              <w:rPr>
                <w:sz w:val="12"/>
                <w:szCs w:val="12"/>
              </w:rPr>
            </w:pPr>
            <w:r w:rsidRPr="00AF1805">
              <w:rPr>
                <w:sz w:val="12"/>
                <w:szCs w:val="12"/>
              </w:rPr>
              <w:t>247.48</w:t>
            </w:r>
          </w:p>
        </w:tc>
        <w:tc>
          <w:tcPr>
            <w:tcW w:w="692" w:type="dxa"/>
          </w:tcPr>
          <w:p w14:paraId="61ABEE69" w14:textId="77777777" w:rsidR="00A1320F" w:rsidRPr="00AF1805" w:rsidRDefault="00CF0728">
            <w:pPr>
              <w:spacing w:line="170" w:lineRule="exact"/>
              <w:jc w:val="center"/>
              <w:rPr>
                <w:sz w:val="12"/>
                <w:szCs w:val="12"/>
              </w:rPr>
            </w:pPr>
            <w:r w:rsidRPr="00AF1805">
              <w:rPr>
                <w:sz w:val="12"/>
                <w:szCs w:val="12"/>
              </w:rPr>
              <w:t>109</w:t>
            </w:r>
          </w:p>
        </w:tc>
        <w:tc>
          <w:tcPr>
            <w:tcW w:w="692" w:type="dxa"/>
          </w:tcPr>
          <w:p w14:paraId="1BE62F0D" w14:textId="77777777" w:rsidR="00A1320F" w:rsidRPr="00AF1805" w:rsidRDefault="00CF0728">
            <w:pPr>
              <w:spacing w:line="170" w:lineRule="exact"/>
              <w:jc w:val="center"/>
              <w:rPr>
                <w:sz w:val="12"/>
                <w:szCs w:val="12"/>
              </w:rPr>
            </w:pPr>
            <w:r w:rsidRPr="00AF1805">
              <w:rPr>
                <w:sz w:val="12"/>
                <w:szCs w:val="12"/>
              </w:rPr>
              <w:t>951.93</w:t>
            </w:r>
          </w:p>
        </w:tc>
        <w:tc>
          <w:tcPr>
            <w:tcW w:w="692" w:type="dxa"/>
          </w:tcPr>
          <w:p w14:paraId="68A7D7B1" w14:textId="77777777" w:rsidR="00A1320F" w:rsidRPr="00AF1805" w:rsidRDefault="00CF0728">
            <w:pPr>
              <w:spacing w:line="170" w:lineRule="exact"/>
              <w:jc w:val="center"/>
              <w:rPr>
                <w:sz w:val="12"/>
                <w:szCs w:val="12"/>
              </w:rPr>
            </w:pPr>
            <w:r w:rsidRPr="00AF1805">
              <w:rPr>
                <w:sz w:val="12"/>
                <w:szCs w:val="12"/>
              </w:rPr>
              <w:t>457.52</w:t>
            </w:r>
          </w:p>
        </w:tc>
      </w:tr>
      <w:tr w:rsidR="00A1320F" w:rsidRPr="00AF1805" w14:paraId="529C38D9" w14:textId="77777777">
        <w:tc>
          <w:tcPr>
            <w:tcW w:w="691" w:type="dxa"/>
          </w:tcPr>
          <w:p w14:paraId="533EF66A" w14:textId="77777777" w:rsidR="00A1320F" w:rsidRPr="00AF1805" w:rsidRDefault="00CF0728">
            <w:pPr>
              <w:spacing w:line="170" w:lineRule="exact"/>
              <w:jc w:val="center"/>
              <w:rPr>
                <w:sz w:val="12"/>
                <w:szCs w:val="12"/>
              </w:rPr>
            </w:pPr>
            <w:r w:rsidRPr="00AF1805">
              <w:rPr>
                <w:sz w:val="12"/>
                <w:szCs w:val="12"/>
              </w:rPr>
              <w:t>10</w:t>
            </w:r>
          </w:p>
        </w:tc>
        <w:tc>
          <w:tcPr>
            <w:tcW w:w="692" w:type="dxa"/>
          </w:tcPr>
          <w:p w14:paraId="31803420" w14:textId="77777777" w:rsidR="00A1320F" w:rsidRPr="00AF1805" w:rsidRDefault="00CF0728">
            <w:pPr>
              <w:spacing w:line="170" w:lineRule="exact"/>
              <w:jc w:val="center"/>
              <w:rPr>
                <w:sz w:val="12"/>
                <w:szCs w:val="12"/>
              </w:rPr>
            </w:pPr>
            <w:r w:rsidRPr="00AF1805">
              <w:rPr>
                <w:sz w:val="12"/>
                <w:szCs w:val="12"/>
              </w:rPr>
              <w:t>999.94</w:t>
            </w:r>
          </w:p>
        </w:tc>
        <w:tc>
          <w:tcPr>
            <w:tcW w:w="692" w:type="dxa"/>
          </w:tcPr>
          <w:p w14:paraId="1E5C6D85" w14:textId="77777777" w:rsidR="00A1320F" w:rsidRPr="00AF1805" w:rsidRDefault="00CF0728">
            <w:pPr>
              <w:spacing w:line="170" w:lineRule="exact"/>
              <w:jc w:val="center"/>
              <w:rPr>
                <w:sz w:val="12"/>
                <w:szCs w:val="12"/>
              </w:rPr>
            </w:pPr>
            <w:r w:rsidRPr="00AF1805">
              <w:rPr>
                <w:sz w:val="12"/>
                <w:szCs w:val="12"/>
              </w:rPr>
              <w:t>42.605</w:t>
            </w:r>
          </w:p>
        </w:tc>
        <w:tc>
          <w:tcPr>
            <w:tcW w:w="692" w:type="dxa"/>
          </w:tcPr>
          <w:p w14:paraId="5AE23C24" w14:textId="77777777" w:rsidR="00A1320F" w:rsidRPr="00AF1805" w:rsidRDefault="00CF0728">
            <w:pPr>
              <w:spacing w:line="170" w:lineRule="exact"/>
              <w:jc w:val="center"/>
              <w:rPr>
                <w:sz w:val="12"/>
                <w:szCs w:val="12"/>
              </w:rPr>
            </w:pPr>
            <w:r w:rsidRPr="00AF1805">
              <w:rPr>
                <w:sz w:val="12"/>
                <w:szCs w:val="12"/>
              </w:rPr>
              <w:t>60</w:t>
            </w:r>
          </w:p>
        </w:tc>
        <w:tc>
          <w:tcPr>
            <w:tcW w:w="692" w:type="dxa"/>
          </w:tcPr>
          <w:p w14:paraId="342A0D17" w14:textId="77777777" w:rsidR="00A1320F" w:rsidRPr="00AF1805" w:rsidRDefault="00CF0728">
            <w:pPr>
              <w:spacing w:line="170" w:lineRule="exact"/>
              <w:jc w:val="center"/>
              <w:rPr>
                <w:sz w:val="12"/>
                <w:szCs w:val="12"/>
              </w:rPr>
            </w:pPr>
            <w:r w:rsidRPr="00AF1805">
              <w:rPr>
                <w:sz w:val="12"/>
                <w:szCs w:val="12"/>
              </w:rPr>
              <w:t>983.41</w:t>
            </w:r>
          </w:p>
        </w:tc>
        <w:tc>
          <w:tcPr>
            <w:tcW w:w="692" w:type="dxa"/>
          </w:tcPr>
          <w:p w14:paraId="4C45074B" w14:textId="77777777" w:rsidR="00A1320F" w:rsidRPr="00AF1805" w:rsidRDefault="00CF0728">
            <w:pPr>
              <w:spacing w:line="170" w:lineRule="exact"/>
              <w:jc w:val="center"/>
              <w:rPr>
                <w:sz w:val="12"/>
                <w:szCs w:val="12"/>
              </w:rPr>
            </w:pPr>
            <w:r w:rsidRPr="00AF1805">
              <w:rPr>
                <w:sz w:val="12"/>
                <w:szCs w:val="12"/>
              </w:rPr>
              <w:t>251.67</w:t>
            </w:r>
          </w:p>
        </w:tc>
        <w:tc>
          <w:tcPr>
            <w:tcW w:w="692" w:type="dxa"/>
          </w:tcPr>
          <w:p w14:paraId="0F359D38" w14:textId="77777777" w:rsidR="00A1320F" w:rsidRPr="00AF1805" w:rsidRDefault="00CF0728">
            <w:pPr>
              <w:spacing w:line="170" w:lineRule="exact"/>
              <w:jc w:val="center"/>
              <w:rPr>
                <w:sz w:val="12"/>
                <w:szCs w:val="12"/>
              </w:rPr>
            </w:pPr>
            <w:r w:rsidRPr="00AF1805">
              <w:rPr>
                <w:sz w:val="12"/>
                <w:szCs w:val="12"/>
              </w:rPr>
              <w:t>110</w:t>
            </w:r>
          </w:p>
        </w:tc>
        <w:tc>
          <w:tcPr>
            <w:tcW w:w="692" w:type="dxa"/>
          </w:tcPr>
          <w:p w14:paraId="16DD2013" w14:textId="77777777" w:rsidR="00A1320F" w:rsidRPr="00AF1805" w:rsidRDefault="00CF0728">
            <w:pPr>
              <w:spacing w:line="170" w:lineRule="exact"/>
              <w:jc w:val="center"/>
              <w:rPr>
                <w:sz w:val="12"/>
                <w:szCs w:val="12"/>
              </w:rPr>
            </w:pPr>
            <w:r w:rsidRPr="00AF1805">
              <w:rPr>
                <w:sz w:val="12"/>
                <w:szCs w:val="12"/>
              </w:rPr>
              <w:t>951.17</w:t>
            </w:r>
          </w:p>
        </w:tc>
        <w:tc>
          <w:tcPr>
            <w:tcW w:w="692" w:type="dxa"/>
          </w:tcPr>
          <w:p w14:paraId="3C242B41" w14:textId="77777777" w:rsidR="00A1320F" w:rsidRPr="00AF1805" w:rsidRDefault="00CF0728">
            <w:pPr>
              <w:spacing w:line="170" w:lineRule="exact"/>
              <w:jc w:val="center"/>
              <w:rPr>
                <w:sz w:val="12"/>
                <w:szCs w:val="12"/>
              </w:rPr>
            </w:pPr>
            <w:r w:rsidRPr="00AF1805">
              <w:rPr>
                <w:sz w:val="12"/>
                <w:szCs w:val="12"/>
              </w:rPr>
              <w:t>461.75</w:t>
            </w:r>
          </w:p>
        </w:tc>
      </w:tr>
      <w:tr w:rsidR="00A1320F" w:rsidRPr="00AF1805" w14:paraId="2DB0DC9D" w14:textId="77777777">
        <w:tc>
          <w:tcPr>
            <w:tcW w:w="691" w:type="dxa"/>
          </w:tcPr>
          <w:p w14:paraId="4E3DCDAC" w14:textId="77777777" w:rsidR="00A1320F" w:rsidRPr="00AF1805" w:rsidRDefault="00CF0728">
            <w:pPr>
              <w:spacing w:line="170" w:lineRule="exact"/>
              <w:jc w:val="center"/>
              <w:rPr>
                <w:sz w:val="12"/>
                <w:szCs w:val="12"/>
              </w:rPr>
            </w:pPr>
            <w:r w:rsidRPr="00AF1805">
              <w:rPr>
                <w:sz w:val="12"/>
                <w:szCs w:val="12"/>
              </w:rPr>
              <w:t>11</w:t>
            </w:r>
          </w:p>
        </w:tc>
        <w:tc>
          <w:tcPr>
            <w:tcW w:w="692" w:type="dxa"/>
          </w:tcPr>
          <w:p w14:paraId="34082E74" w14:textId="77777777" w:rsidR="00A1320F" w:rsidRPr="00AF1805" w:rsidRDefault="00CF0728">
            <w:pPr>
              <w:spacing w:line="170" w:lineRule="exact"/>
              <w:jc w:val="center"/>
              <w:rPr>
                <w:sz w:val="12"/>
                <w:szCs w:val="12"/>
              </w:rPr>
            </w:pPr>
            <w:r w:rsidRPr="00AF1805">
              <w:rPr>
                <w:sz w:val="12"/>
                <w:szCs w:val="12"/>
              </w:rPr>
              <w:t>999.84</w:t>
            </w:r>
          </w:p>
        </w:tc>
        <w:tc>
          <w:tcPr>
            <w:tcW w:w="692" w:type="dxa"/>
          </w:tcPr>
          <w:p w14:paraId="38EAF25B" w14:textId="77777777" w:rsidR="00A1320F" w:rsidRPr="00AF1805" w:rsidRDefault="00CF0728">
            <w:pPr>
              <w:spacing w:line="170" w:lineRule="exact"/>
              <w:jc w:val="center"/>
              <w:rPr>
                <w:sz w:val="12"/>
                <w:szCs w:val="12"/>
              </w:rPr>
            </w:pPr>
            <w:r w:rsidRPr="00AF1805">
              <w:rPr>
                <w:sz w:val="12"/>
                <w:szCs w:val="12"/>
              </w:rPr>
              <w:t>46.798</w:t>
            </w:r>
          </w:p>
        </w:tc>
        <w:tc>
          <w:tcPr>
            <w:tcW w:w="692" w:type="dxa"/>
          </w:tcPr>
          <w:p w14:paraId="28605B36" w14:textId="77777777" w:rsidR="00A1320F" w:rsidRPr="00AF1805" w:rsidRDefault="00CF0728">
            <w:pPr>
              <w:spacing w:line="170" w:lineRule="exact"/>
              <w:jc w:val="center"/>
              <w:rPr>
                <w:sz w:val="12"/>
                <w:szCs w:val="12"/>
              </w:rPr>
            </w:pPr>
            <w:r w:rsidRPr="00AF1805">
              <w:rPr>
                <w:sz w:val="12"/>
                <w:szCs w:val="12"/>
              </w:rPr>
              <w:t>61</w:t>
            </w:r>
          </w:p>
        </w:tc>
        <w:tc>
          <w:tcPr>
            <w:tcW w:w="692" w:type="dxa"/>
          </w:tcPr>
          <w:p w14:paraId="1397EB68" w14:textId="77777777" w:rsidR="00A1320F" w:rsidRPr="00AF1805" w:rsidRDefault="00CF0728">
            <w:pPr>
              <w:spacing w:line="170" w:lineRule="exact"/>
              <w:jc w:val="center"/>
              <w:rPr>
                <w:sz w:val="12"/>
                <w:szCs w:val="12"/>
              </w:rPr>
            </w:pPr>
            <w:r w:rsidRPr="00AF1805">
              <w:rPr>
                <w:sz w:val="12"/>
                <w:szCs w:val="12"/>
              </w:rPr>
              <w:t>982.90</w:t>
            </w:r>
          </w:p>
        </w:tc>
        <w:tc>
          <w:tcPr>
            <w:tcW w:w="692" w:type="dxa"/>
          </w:tcPr>
          <w:p w14:paraId="462E9E84" w14:textId="77777777" w:rsidR="00A1320F" w:rsidRPr="00AF1805" w:rsidRDefault="00CF0728">
            <w:pPr>
              <w:spacing w:line="170" w:lineRule="exact"/>
              <w:jc w:val="center"/>
              <w:rPr>
                <w:sz w:val="12"/>
                <w:szCs w:val="12"/>
              </w:rPr>
            </w:pPr>
            <w:r w:rsidRPr="00AF1805">
              <w:rPr>
                <w:sz w:val="12"/>
                <w:szCs w:val="12"/>
              </w:rPr>
              <w:t>255.85</w:t>
            </w:r>
          </w:p>
        </w:tc>
        <w:tc>
          <w:tcPr>
            <w:tcW w:w="692" w:type="dxa"/>
          </w:tcPr>
          <w:p w14:paraId="05840E77" w14:textId="77777777" w:rsidR="00A1320F" w:rsidRPr="00AF1805" w:rsidRDefault="00CF0728">
            <w:pPr>
              <w:spacing w:line="170" w:lineRule="exact"/>
              <w:jc w:val="center"/>
              <w:rPr>
                <w:sz w:val="12"/>
                <w:szCs w:val="12"/>
              </w:rPr>
            </w:pPr>
            <w:r w:rsidRPr="00AF1805">
              <w:rPr>
                <w:sz w:val="12"/>
                <w:szCs w:val="12"/>
              </w:rPr>
              <w:t>111</w:t>
            </w:r>
          </w:p>
        </w:tc>
        <w:tc>
          <w:tcPr>
            <w:tcW w:w="692" w:type="dxa"/>
          </w:tcPr>
          <w:p w14:paraId="362B9CE9" w14:textId="77777777" w:rsidR="00A1320F" w:rsidRPr="00AF1805" w:rsidRDefault="00CF0728">
            <w:pPr>
              <w:spacing w:line="170" w:lineRule="exact"/>
              <w:jc w:val="center"/>
              <w:rPr>
                <w:sz w:val="12"/>
                <w:szCs w:val="12"/>
              </w:rPr>
            </w:pPr>
            <w:r w:rsidRPr="00AF1805">
              <w:rPr>
                <w:sz w:val="12"/>
                <w:szCs w:val="12"/>
              </w:rPr>
              <w:t>950.40</w:t>
            </w:r>
          </w:p>
        </w:tc>
        <w:tc>
          <w:tcPr>
            <w:tcW w:w="692" w:type="dxa"/>
          </w:tcPr>
          <w:p w14:paraId="422F5A88" w14:textId="77777777" w:rsidR="00A1320F" w:rsidRPr="00AF1805" w:rsidRDefault="00CF0728">
            <w:pPr>
              <w:spacing w:line="170" w:lineRule="exact"/>
              <w:jc w:val="center"/>
              <w:rPr>
                <w:sz w:val="12"/>
                <w:szCs w:val="12"/>
              </w:rPr>
            </w:pPr>
            <w:r w:rsidRPr="00AF1805">
              <w:rPr>
                <w:sz w:val="12"/>
                <w:szCs w:val="12"/>
              </w:rPr>
              <w:t>465.98</w:t>
            </w:r>
          </w:p>
        </w:tc>
      </w:tr>
      <w:tr w:rsidR="00A1320F" w:rsidRPr="00AF1805" w14:paraId="3CB8F498" w14:textId="77777777">
        <w:tc>
          <w:tcPr>
            <w:tcW w:w="691" w:type="dxa"/>
          </w:tcPr>
          <w:p w14:paraId="750C3844" w14:textId="77777777" w:rsidR="00A1320F" w:rsidRPr="00AF1805" w:rsidRDefault="00CF0728">
            <w:pPr>
              <w:spacing w:line="170" w:lineRule="exact"/>
              <w:jc w:val="center"/>
              <w:rPr>
                <w:sz w:val="12"/>
                <w:szCs w:val="12"/>
              </w:rPr>
            </w:pPr>
            <w:r w:rsidRPr="00AF1805">
              <w:rPr>
                <w:sz w:val="12"/>
                <w:szCs w:val="12"/>
              </w:rPr>
              <w:t>12</w:t>
            </w:r>
          </w:p>
        </w:tc>
        <w:tc>
          <w:tcPr>
            <w:tcW w:w="692" w:type="dxa"/>
          </w:tcPr>
          <w:p w14:paraId="70D7829C" w14:textId="77777777" w:rsidR="00A1320F" w:rsidRPr="00AF1805" w:rsidRDefault="00CF0728">
            <w:pPr>
              <w:spacing w:line="170" w:lineRule="exact"/>
              <w:jc w:val="center"/>
              <w:rPr>
                <w:sz w:val="12"/>
                <w:szCs w:val="12"/>
              </w:rPr>
            </w:pPr>
            <w:r w:rsidRPr="00AF1805">
              <w:rPr>
                <w:sz w:val="12"/>
                <w:szCs w:val="12"/>
              </w:rPr>
              <w:t>999.74</w:t>
            </w:r>
          </w:p>
        </w:tc>
        <w:tc>
          <w:tcPr>
            <w:tcW w:w="692" w:type="dxa"/>
          </w:tcPr>
          <w:p w14:paraId="16BA88E5" w14:textId="77777777" w:rsidR="00A1320F" w:rsidRPr="00AF1805" w:rsidRDefault="00CF0728">
            <w:pPr>
              <w:spacing w:line="170" w:lineRule="exact"/>
              <w:jc w:val="center"/>
              <w:rPr>
                <w:sz w:val="12"/>
                <w:szCs w:val="12"/>
              </w:rPr>
            </w:pPr>
            <w:r w:rsidRPr="00AF1805">
              <w:rPr>
                <w:sz w:val="12"/>
                <w:szCs w:val="12"/>
              </w:rPr>
              <w:t>50.989</w:t>
            </w:r>
          </w:p>
        </w:tc>
        <w:tc>
          <w:tcPr>
            <w:tcW w:w="692" w:type="dxa"/>
          </w:tcPr>
          <w:p w14:paraId="0D22742A" w14:textId="77777777" w:rsidR="00A1320F" w:rsidRPr="00AF1805" w:rsidRDefault="00CF0728">
            <w:pPr>
              <w:spacing w:line="170" w:lineRule="exact"/>
              <w:jc w:val="center"/>
              <w:rPr>
                <w:sz w:val="12"/>
                <w:szCs w:val="12"/>
              </w:rPr>
            </w:pPr>
            <w:r w:rsidRPr="00AF1805">
              <w:rPr>
                <w:sz w:val="12"/>
                <w:szCs w:val="12"/>
              </w:rPr>
              <w:t>62</w:t>
            </w:r>
          </w:p>
        </w:tc>
        <w:tc>
          <w:tcPr>
            <w:tcW w:w="692" w:type="dxa"/>
          </w:tcPr>
          <w:p w14:paraId="7DCF20DB" w14:textId="77777777" w:rsidR="00A1320F" w:rsidRPr="00AF1805" w:rsidRDefault="00CF0728">
            <w:pPr>
              <w:spacing w:line="170" w:lineRule="exact"/>
              <w:jc w:val="center"/>
              <w:rPr>
                <w:sz w:val="12"/>
                <w:szCs w:val="12"/>
              </w:rPr>
            </w:pPr>
            <w:r w:rsidRPr="00AF1805">
              <w:rPr>
                <w:sz w:val="12"/>
                <w:szCs w:val="12"/>
              </w:rPr>
              <w:t>982.37</w:t>
            </w:r>
          </w:p>
        </w:tc>
        <w:tc>
          <w:tcPr>
            <w:tcW w:w="692" w:type="dxa"/>
          </w:tcPr>
          <w:p w14:paraId="0E2C7B35" w14:textId="77777777" w:rsidR="00A1320F" w:rsidRPr="00AF1805" w:rsidRDefault="00CF0728">
            <w:pPr>
              <w:spacing w:line="170" w:lineRule="exact"/>
              <w:jc w:val="center"/>
              <w:rPr>
                <w:sz w:val="12"/>
                <w:szCs w:val="12"/>
              </w:rPr>
            </w:pPr>
            <w:r w:rsidRPr="00AF1805">
              <w:rPr>
                <w:sz w:val="12"/>
                <w:szCs w:val="12"/>
              </w:rPr>
              <w:t>260.04</w:t>
            </w:r>
          </w:p>
        </w:tc>
        <w:tc>
          <w:tcPr>
            <w:tcW w:w="692" w:type="dxa"/>
          </w:tcPr>
          <w:p w14:paraId="5B7F474A" w14:textId="77777777" w:rsidR="00A1320F" w:rsidRPr="00AF1805" w:rsidRDefault="00CF0728">
            <w:pPr>
              <w:spacing w:line="170" w:lineRule="exact"/>
              <w:jc w:val="center"/>
              <w:rPr>
                <w:sz w:val="12"/>
                <w:szCs w:val="12"/>
              </w:rPr>
            </w:pPr>
            <w:r w:rsidRPr="00AF1805">
              <w:rPr>
                <w:sz w:val="12"/>
                <w:szCs w:val="12"/>
              </w:rPr>
              <w:t>112</w:t>
            </w:r>
          </w:p>
        </w:tc>
        <w:tc>
          <w:tcPr>
            <w:tcW w:w="692" w:type="dxa"/>
          </w:tcPr>
          <w:p w14:paraId="3CDED413" w14:textId="77777777" w:rsidR="00A1320F" w:rsidRPr="00AF1805" w:rsidRDefault="00CF0728">
            <w:pPr>
              <w:spacing w:line="170" w:lineRule="exact"/>
              <w:jc w:val="center"/>
              <w:rPr>
                <w:sz w:val="12"/>
                <w:szCs w:val="12"/>
              </w:rPr>
            </w:pPr>
            <w:r w:rsidRPr="00AF1805">
              <w:rPr>
                <w:sz w:val="12"/>
                <w:szCs w:val="12"/>
              </w:rPr>
              <w:t>949.63</w:t>
            </w:r>
          </w:p>
        </w:tc>
        <w:tc>
          <w:tcPr>
            <w:tcW w:w="692" w:type="dxa"/>
          </w:tcPr>
          <w:p w14:paraId="4B7AAFD9" w14:textId="77777777" w:rsidR="00A1320F" w:rsidRPr="00AF1805" w:rsidRDefault="00CF0728">
            <w:pPr>
              <w:spacing w:line="170" w:lineRule="exact"/>
              <w:jc w:val="center"/>
              <w:rPr>
                <w:sz w:val="12"/>
                <w:szCs w:val="12"/>
              </w:rPr>
            </w:pPr>
            <w:r w:rsidRPr="00AF1805">
              <w:rPr>
                <w:sz w:val="12"/>
                <w:szCs w:val="12"/>
              </w:rPr>
              <w:t>470.20</w:t>
            </w:r>
          </w:p>
        </w:tc>
      </w:tr>
      <w:tr w:rsidR="00A1320F" w:rsidRPr="00AF1805" w14:paraId="3CD73DA0" w14:textId="77777777">
        <w:tc>
          <w:tcPr>
            <w:tcW w:w="691" w:type="dxa"/>
          </w:tcPr>
          <w:p w14:paraId="1E8C401D" w14:textId="77777777" w:rsidR="00A1320F" w:rsidRPr="00AF1805" w:rsidRDefault="00CF0728">
            <w:pPr>
              <w:spacing w:line="170" w:lineRule="exact"/>
              <w:jc w:val="center"/>
              <w:rPr>
                <w:sz w:val="12"/>
                <w:szCs w:val="12"/>
              </w:rPr>
            </w:pPr>
            <w:r w:rsidRPr="00AF1805">
              <w:rPr>
                <w:sz w:val="12"/>
                <w:szCs w:val="12"/>
              </w:rPr>
              <w:t>13</w:t>
            </w:r>
          </w:p>
        </w:tc>
        <w:tc>
          <w:tcPr>
            <w:tcW w:w="692" w:type="dxa"/>
          </w:tcPr>
          <w:p w14:paraId="05846AA9" w14:textId="77777777" w:rsidR="00A1320F" w:rsidRPr="00AF1805" w:rsidRDefault="00CF0728">
            <w:pPr>
              <w:spacing w:line="170" w:lineRule="exact"/>
              <w:jc w:val="center"/>
              <w:rPr>
                <w:sz w:val="12"/>
                <w:szCs w:val="12"/>
              </w:rPr>
            </w:pPr>
            <w:r w:rsidRPr="00AF1805">
              <w:rPr>
                <w:sz w:val="12"/>
                <w:szCs w:val="12"/>
              </w:rPr>
              <w:t>999.61</w:t>
            </w:r>
          </w:p>
        </w:tc>
        <w:tc>
          <w:tcPr>
            <w:tcW w:w="692" w:type="dxa"/>
          </w:tcPr>
          <w:p w14:paraId="43FC8BDE" w14:textId="77777777" w:rsidR="00A1320F" w:rsidRPr="00AF1805" w:rsidRDefault="00CF0728">
            <w:pPr>
              <w:spacing w:line="170" w:lineRule="exact"/>
              <w:jc w:val="center"/>
              <w:rPr>
                <w:sz w:val="12"/>
                <w:szCs w:val="12"/>
              </w:rPr>
            </w:pPr>
            <w:r w:rsidRPr="00AF1805">
              <w:rPr>
                <w:sz w:val="12"/>
                <w:szCs w:val="12"/>
              </w:rPr>
              <w:t>55.178</w:t>
            </w:r>
          </w:p>
        </w:tc>
        <w:tc>
          <w:tcPr>
            <w:tcW w:w="692" w:type="dxa"/>
          </w:tcPr>
          <w:p w14:paraId="4A8E9F83" w14:textId="77777777" w:rsidR="00A1320F" w:rsidRPr="00AF1805" w:rsidRDefault="00CF0728">
            <w:pPr>
              <w:spacing w:line="170" w:lineRule="exact"/>
              <w:jc w:val="center"/>
              <w:rPr>
                <w:sz w:val="12"/>
                <w:szCs w:val="12"/>
              </w:rPr>
            </w:pPr>
            <w:r w:rsidRPr="00AF1805">
              <w:rPr>
                <w:sz w:val="12"/>
                <w:szCs w:val="12"/>
              </w:rPr>
              <w:t>63</w:t>
            </w:r>
          </w:p>
        </w:tc>
        <w:tc>
          <w:tcPr>
            <w:tcW w:w="692" w:type="dxa"/>
          </w:tcPr>
          <w:p w14:paraId="5C8A3297" w14:textId="77777777" w:rsidR="00A1320F" w:rsidRPr="00AF1805" w:rsidRDefault="00CF0728">
            <w:pPr>
              <w:spacing w:line="170" w:lineRule="exact"/>
              <w:jc w:val="center"/>
              <w:rPr>
                <w:sz w:val="12"/>
                <w:szCs w:val="12"/>
              </w:rPr>
            </w:pPr>
            <w:r w:rsidRPr="00AF1805">
              <w:rPr>
                <w:sz w:val="12"/>
                <w:szCs w:val="12"/>
              </w:rPr>
              <w:t>981.84</w:t>
            </w:r>
          </w:p>
        </w:tc>
        <w:tc>
          <w:tcPr>
            <w:tcW w:w="692" w:type="dxa"/>
          </w:tcPr>
          <w:p w14:paraId="3CC3A811" w14:textId="77777777" w:rsidR="00A1320F" w:rsidRPr="00AF1805" w:rsidRDefault="00CF0728">
            <w:pPr>
              <w:spacing w:line="170" w:lineRule="exact"/>
              <w:jc w:val="center"/>
              <w:rPr>
                <w:sz w:val="12"/>
                <w:szCs w:val="12"/>
              </w:rPr>
            </w:pPr>
            <w:r w:rsidRPr="00AF1805">
              <w:rPr>
                <w:sz w:val="12"/>
                <w:szCs w:val="12"/>
              </w:rPr>
              <w:t>264.22</w:t>
            </w:r>
          </w:p>
        </w:tc>
        <w:tc>
          <w:tcPr>
            <w:tcW w:w="692" w:type="dxa"/>
          </w:tcPr>
          <w:p w14:paraId="39136C84" w14:textId="77777777" w:rsidR="00A1320F" w:rsidRPr="00AF1805" w:rsidRDefault="00CF0728">
            <w:pPr>
              <w:spacing w:line="170" w:lineRule="exact"/>
              <w:jc w:val="center"/>
              <w:rPr>
                <w:sz w:val="12"/>
                <w:szCs w:val="12"/>
              </w:rPr>
            </w:pPr>
            <w:r w:rsidRPr="00AF1805">
              <w:rPr>
                <w:sz w:val="12"/>
                <w:szCs w:val="12"/>
              </w:rPr>
              <w:t>113</w:t>
            </w:r>
          </w:p>
        </w:tc>
        <w:tc>
          <w:tcPr>
            <w:tcW w:w="692" w:type="dxa"/>
          </w:tcPr>
          <w:p w14:paraId="3936E3B6" w14:textId="77777777" w:rsidR="00A1320F" w:rsidRPr="00AF1805" w:rsidRDefault="00CF0728">
            <w:pPr>
              <w:spacing w:line="170" w:lineRule="exact"/>
              <w:jc w:val="center"/>
              <w:rPr>
                <w:sz w:val="12"/>
                <w:szCs w:val="12"/>
              </w:rPr>
            </w:pPr>
            <w:r w:rsidRPr="00AF1805">
              <w:rPr>
                <w:sz w:val="12"/>
                <w:szCs w:val="12"/>
              </w:rPr>
              <w:t>948.86</w:t>
            </w:r>
          </w:p>
        </w:tc>
        <w:tc>
          <w:tcPr>
            <w:tcW w:w="692" w:type="dxa"/>
          </w:tcPr>
          <w:p w14:paraId="09CA9C34" w14:textId="77777777" w:rsidR="00A1320F" w:rsidRPr="00AF1805" w:rsidRDefault="00CF0728">
            <w:pPr>
              <w:spacing w:line="170" w:lineRule="exact"/>
              <w:jc w:val="center"/>
              <w:rPr>
                <w:sz w:val="12"/>
                <w:szCs w:val="12"/>
              </w:rPr>
            </w:pPr>
            <w:r w:rsidRPr="00AF1805">
              <w:rPr>
                <w:sz w:val="12"/>
                <w:szCs w:val="12"/>
              </w:rPr>
              <w:t>474.44</w:t>
            </w:r>
          </w:p>
        </w:tc>
      </w:tr>
      <w:tr w:rsidR="00A1320F" w:rsidRPr="00AF1805" w14:paraId="42773FF8" w14:textId="77777777">
        <w:tc>
          <w:tcPr>
            <w:tcW w:w="691" w:type="dxa"/>
          </w:tcPr>
          <w:p w14:paraId="2863E896" w14:textId="77777777" w:rsidR="00A1320F" w:rsidRPr="00AF1805" w:rsidRDefault="00CF0728">
            <w:pPr>
              <w:spacing w:line="170" w:lineRule="exact"/>
              <w:jc w:val="center"/>
              <w:rPr>
                <w:sz w:val="12"/>
                <w:szCs w:val="12"/>
              </w:rPr>
            </w:pPr>
            <w:r w:rsidRPr="00AF1805">
              <w:rPr>
                <w:sz w:val="12"/>
                <w:szCs w:val="12"/>
              </w:rPr>
              <w:t>14</w:t>
            </w:r>
          </w:p>
        </w:tc>
        <w:tc>
          <w:tcPr>
            <w:tcW w:w="692" w:type="dxa"/>
          </w:tcPr>
          <w:p w14:paraId="1BDE8495" w14:textId="77777777" w:rsidR="00A1320F" w:rsidRPr="00AF1805" w:rsidRDefault="00CF0728">
            <w:pPr>
              <w:spacing w:line="170" w:lineRule="exact"/>
              <w:jc w:val="center"/>
              <w:rPr>
                <w:sz w:val="12"/>
                <w:szCs w:val="12"/>
              </w:rPr>
            </w:pPr>
            <w:r w:rsidRPr="00AF1805">
              <w:rPr>
                <w:sz w:val="12"/>
                <w:szCs w:val="12"/>
              </w:rPr>
              <w:t>999.48</w:t>
            </w:r>
          </w:p>
        </w:tc>
        <w:tc>
          <w:tcPr>
            <w:tcW w:w="692" w:type="dxa"/>
          </w:tcPr>
          <w:p w14:paraId="4291038C" w14:textId="77777777" w:rsidR="00A1320F" w:rsidRPr="00AF1805" w:rsidRDefault="00CF0728">
            <w:pPr>
              <w:spacing w:line="170" w:lineRule="exact"/>
              <w:jc w:val="center"/>
              <w:rPr>
                <w:sz w:val="12"/>
                <w:szCs w:val="12"/>
              </w:rPr>
            </w:pPr>
            <w:r w:rsidRPr="00AF1805">
              <w:rPr>
                <w:sz w:val="12"/>
                <w:szCs w:val="12"/>
              </w:rPr>
              <w:t>59.367</w:t>
            </w:r>
          </w:p>
        </w:tc>
        <w:tc>
          <w:tcPr>
            <w:tcW w:w="692" w:type="dxa"/>
          </w:tcPr>
          <w:p w14:paraId="5041ED45" w14:textId="77777777" w:rsidR="00A1320F" w:rsidRPr="00AF1805" w:rsidRDefault="00CF0728">
            <w:pPr>
              <w:spacing w:line="170" w:lineRule="exact"/>
              <w:jc w:val="center"/>
              <w:rPr>
                <w:sz w:val="12"/>
                <w:szCs w:val="12"/>
              </w:rPr>
            </w:pPr>
            <w:r w:rsidRPr="00AF1805">
              <w:rPr>
                <w:sz w:val="12"/>
                <w:szCs w:val="12"/>
              </w:rPr>
              <w:t>64</w:t>
            </w:r>
          </w:p>
        </w:tc>
        <w:tc>
          <w:tcPr>
            <w:tcW w:w="692" w:type="dxa"/>
          </w:tcPr>
          <w:p w14:paraId="0C3860FD" w14:textId="77777777" w:rsidR="00A1320F" w:rsidRPr="00AF1805" w:rsidRDefault="00CF0728">
            <w:pPr>
              <w:spacing w:line="170" w:lineRule="exact"/>
              <w:jc w:val="center"/>
              <w:rPr>
                <w:sz w:val="12"/>
                <w:szCs w:val="12"/>
              </w:rPr>
            </w:pPr>
            <w:r w:rsidRPr="00AF1805">
              <w:rPr>
                <w:sz w:val="12"/>
                <w:szCs w:val="12"/>
              </w:rPr>
              <w:t>981.31</w:t>
            </w:r>
          </w:p>
        </w:tc>
        <w:tc>
          <w:tcPr>
            <w:tcW w:w="692" w:type="dxa"/>
          </w:tcPr>
          <w:p w14:paraId="69ED731E" w14:textId="77777777" w:rsidR="00A1320F" w:rsidRPr="00AF1805" w:rsidRDefault="00CF0728">
            <w:pPr>
              <w:spacing w:line="170" w:lineRule="exact"/>
              <w:jc w:val="center"/>
              <w:rPr>
                <w:sz w:val="12"/>
                <w:szCs w:val="12"/>
              </w:rPr>
            </w:pPr>
            <w:r w:rsidRPr="00AF1805">
              <w:rPr>
                <w:sz w:val="12"/>
                <w:szCs w:val="12"/>
              </w:rPr>
              <w:t>268.41</w:t>
            </w:r>
          </w:p>
        </w:tc>
        <w:tc>
          <w:tcPr>
            <w:tcW w:w="692" w:type="dxa"/>
          </w:tcPr>
          <w:p w14:paraId="5566425A" w14:textId="77777777" w:rsidR="00A1320F" w:rsidRPr="00AF1805" w:rsidRDefault="00CF0728">
            <w:pPr>
              <w:spacing w:line="170" w:lineRule="exact"/>
              <w:jc w:val="center"/>
              <w:rPr>
                <w:sz w:val="12"/>
                <w:szCs w:val="12"/>
              </w:rPr>
            </w:pPr>
            <w:r w:rsidRPr="00AF1805">
              <w:rPr>
                <w:sz w:val="12"/>
                <w:szCs w:val="12"/>
              </w:rPr>
              <w:t>114</w:t>
            </w:r>
          </w:p>
        </w:tc>
        <w:tc>
          <w:tcPr>
            <w:tcW w:w="692" w:type="dxa"/>
          </w:tcPr>
          <w:p w14:paraId="4F0C6B95" w14:textId="77777777" w:rsidR="00A1320F" w:rsidRPr="00AF1805" w:rsidRDefault="00CF0728">
            <w:pPr>
              <w:spacing w:line="170" w:lineRule="exact"/>
              <w:jc w:val="center"/>
              <w:rPr>
                <w:sz w:val="12"/>
                <w:szCs w:val="12"/>
              </w:rPr>
            </w:pPr>
            <w:r w:rsidRPr="00AF1805">
              <w:rPr>
                <w:sz w:val="12"/>
                <w:szCs w:val="12"/>
              </w:rPr>
              <w:t>948.08</w:t>
            </w:r>
          </w:p>
        </w:tc>
        <w:tc>
          <w:tcPr>
            <w:tcW w:w="692" w:type="dxa"/>
          </w:tcPr>
          <w:p w14:paraId="2A881AC2" w14:textId="77777777" w:rsidR="00A1320F" w:rsidRPr="00AF1805" w:rsidRDefault="00CF0728">
            <w:pPr>
              <w:spacing w:line="170" w:lineRule="exact"/>
              <w:jc w:val="center"/>
              <w:rPr>
                <w:sz w:val="12"/>
                <w:szCs w:val="12"/>
              </w:rPr>
            </w:pPr>
            <w:r w:rsidRPr="00AF1805">
              <w:rPr>
                <w:sz w:val="12"/>
                <w:szCs w:val="12"/>
              </w:rPr>
              <w:t>478.67</w:t>
            </w:r>
          </w:p>
        </w:tc>
      </w:tr>
      <w:tr w:rsidR="00A1320F" w:rsidRPr="00AF1805" w14:paraId="579CE517" w14:textId="77777777">
        <w:tc>
          <w:tcPr>
            <w:tcW w:w="691" w:type="dxa"/>
          </w:tcPr>
          <w:p w14:paraId="73DDEF79" w14:textId="77777777" w:rsidR="00A1320F" w:rsidRPr="00AF1805" w:rsidRDefault="00CF0728">
            <w:pPr>
              <w:spacing w:line="170" w:lineRule="exact"/>
              <w:jc w:val="center"/>
              <w:rPr>
                <w:sz w:val="12"/>
                <w:szCs w:val="12"/>
              </w:rPr>
            </w:pPr>
            <w:r w:rsidRPr="00AF1805">
              <w:rPr>
                <w:sz w:val="12"/>
                <w:szCs w:val="12"/>
              </w:rPr>
              <w:t>15</w:t>
            </w:r>
          </w:p>
        </w:tc>
        <w:tc>
          <w:tcPr>
            <w:tcW w:w="692" w:type="dxa"/>
          </w:tcPr>
          <w:p w14:paraId="2438E1C1" w14:textId="77777777" w:rsidR="00A1320F" w:rsidRPr="00AF1805" w:rsidRDefault="00CF0728">
            <w:pPr>
              <w:spacing w:line="170" w:lineRule="exact"/>
              <w:jc w:val="center"/>
              <w:rPr>
                <w:sz w:val="12"/>
                <w:szCs w:val="12"/>
              </w:rPr>
            </w:pPr>
            <w:r w:rsidRPr="00AF1805">
              <w:rPr>
                <w:sz w:val="12"/>
                <w:szCs w:val="12"/>
              </w:rPr>
              <w:t>999.34</w:t>
            </w:r>
          </w:p>
        </w:tc>
        <w:tc>
          <w:tcPr>
            <w:tcW w:w="692" w:type="dxa"/>
          </w:tcPr>
          <w:p w14:paraId="35397910" w14:textId="77777777" w:rsidR="00A1320F" w:rsidRPr="00AF1805" w:rsidRDefault="00CF0728">
            <w:pPr>
              <w:spacing w:line="170" w:lineRule="exact"/>
              <w:jc w:val="center"/>
              <w:rPr>
                <w:sz w:val="12"/>
                <w:szCs w:val="12"/>
              </w:rPr>
            </w:pPr>
            <w:r w:rsidRPr="00AF1805">
              <w:rPr>
                <w:sz w:val="12"/>
                <w:szCs w:val="12"/>
              </w:rPr>
              <w:t>63.554</w:t>
            </w:r>
          </w:p>
        </w:tc>
        <w:tc>
          <w:tcPr>
            <w:tcW w:w="692" w:type="dxa"/>
          </w:tcPr>
          <w:p w14:paraId="78E62D61" w14:textId="77777777" w:rsidR="00A1320F" w:rsidRPr="00AF1805" w:rsidRDefault="00CF0728">
            <w:pPr>
              <w:spacing w:line="170" w:lineRule="exact"/>
              <w:jc w:val="center"/>
              <w:rPr>
                <w:sz w:val="12"/>
                <w:szCs w:val="12"/>
              </w:rPr>
            </w:pPr>
            <w:r w:rsidRPr="00AF1805">
              <w:rPr>
                <w:sz w:val="12"/>
                <w:szCs w:val="12"/>
              </w:rPr>
              <w:t>65</w:t>
            </w:r>
          </w:p>
        </w:tc>
        <w:tc>
          <w:tcPr>
            <w:tcW w:w="692" w:type="dxa"/>
          </w:tcPr>
          <w:p w14:paraId="3167E8E3" w14:textId="77777777" w:rsidR="00A1320F" w:rsidRPr="00AF1805" w:rsidRDefault="00CF0728">
            <w:pPr>
              <w:spacing w:line="170" w:lineRule="exact"/>
              <w:jc w:val="center"/>
              <w:rPr>
                <w:sz w:val="12"/>
                <w:szCs w:val="12"/>
              </w:rPr>
            </w:pPr>
            <w:r w:rsidRPr="00AF1805">
              <w:rPr>
                <w:sz w:val="12"/>
                <w:szCs w:val="12"/>
              </w:rPr>
              <w:t>980.77</w:t>
            </w:r>
          </w:p>
        </w:tc>
        <w:tc>
          <w:tcPr>
            <w:tcW w:w="692" w:type="dxa"/>
          </w:tcPr>
          <w:p w14:paraId="7A5E0FAC" w14:textId="77777777" w:rsidR="00A1320F" w:rsidRPr="00AF1805" w:rsidRDefault="00CF0728">
            <w:pPr>
              <w:spacing w:line="170" w:lineRule="exact"/>
              <w:jc w:val="center"/>
              <w:rPr>
                <w:sz w:val="12"/>
                <w:szCs w:val="12"/>
              </w:rPr>
            </w:pPr>
            <w:r w:rsidRPr="00AF1805">
              <w:rPr>
                <w:sz w:val="12"/>
                <w:szCs w:val="12"/>
              </w:rPr>
              <w:t>272.59</w:t>
            </w:r>
          </w:p>
        </w:tc>
        <w:tc>
          <w:tcPr>
            <w:tcW w:w="692" w:type="dxa"/>
          </w:tcPr>
          <w:p w14:paraId="058C3711" w14:textId="77777777" w:rsidR="00A1320F" w:rsidRPr="00AF1805" w:rsidRDefault="00CF0728">
            <w:pPr>
              <w:spacing w:line="170" w:lineRule="exact"/>
              <w:jc w:val="center"/>
              <w:rPr>
                <w:sz w:val="12"/>
                <w:szCs w:val="12"/>
              </w:rPr>
            </w:pPr>
            <w:r w:rsidRPr="00AF1805">
              <w:rPr>
                <w:sz w:val="12"/>
                <w:szCs w:val="12"/>
              </w:rPr>
              <w:t>115</w:t>
            </w:r>
          </w:p>
        </w:tc>
        <w:tc>
          <w:tcPr>
            <w:tcW w:w="692" w:type="dxa"/>
          </w:tcPr>
          <w:p w14:paraId="6F294B22" w14:textId="77777777" w:rsidR="00A1320F" w:rsidRPr="00AF1805" w:rsidRDefault="00CF0728">
            <w:pPr>
              <w:spacing w:line="170" w:lineRule="exact"/>
              <w:jc w:val="center"/>
              <w:rPr>
                <w:sz w:val="12"/>
                <w:szCs w:val="12"/>
              </w:rPr>
            </w:pPr>
            <w:r w:rsidRPr="00AF1805">
              <w:rPr>
                <w:sz w:val="12"/>
                <w:szCs w:val="12"/>
              </w:rPr>
              <w:t>947.29</w:t>
            </w:r>
          </w:p>
        </w:tc>
        <w:tc>
          <w:tcPr>
            <w:tcW w:w="692" w:type="dxa"/>
          </w:tcPr>
          <w:p w14:paraId="1E344DE4" w14:textId="77777777" w:rsidR="00A1320F" w:rsidRPr="00AF1805" w:rsidRDefault="00CF0728">
            <w:pPr>
              <w:spacing w:line="170" w:lineRule="exact"/>
              <w:jc w:val="center"/>
              <w:rPr>
                <w:sz w:val="12"/>
                <w:szCs w:val="12"/>
              </w:rPr>
            </w:pPr>
            <w:r w:rsidRPr="00AF1805">
              <w:rPr>
                <w:sz w:val="12"/>
                <w:szCs w:val="12"/>
              </w:rPr>
              <w:t>482.90</w:t>
            </w:r>
          </w:p>
        </w:tc>
      </w:tr>
      <w:tr w:rsidR="00A1320F" w:rsidRPr="00AF1805" w14:paraId="718E9CF5" w14:textId="77777777">
        <w:tc>
          <w:tcPr>
            <w:tcW w:w="691" w:type="dxa"/>
          </w:tcPr>
          <w:p w14:paraId="390D8536" w14:textId="77777777" w:rsidR="00A1320F" w:rsidRPr="00AF1805" w:rsidRDefault="00CF0728">
            <w:pPr>
              <w:spacing w:line="170" w:lineRule="exact"/>
              <w:jc w:val="center"/>
              <w:rPr>
                <w:sz w:val="12"/>
                <w:szCs w:val="12"/>
              </w:rPr>
            </w:pPr>
            <w:r w:rsidRPr="00AF1805">
              <w:rPr>
                <w:sz w:val="12"/>
                <w:szCs w:val="12"/>
              </w:rPr>
              <w:t>16</w:t>
            </w:r>
          </w:p>
        </w:tc>
        <w:tc>
          <w:tcPr>
            <w:tcW w:w="692" w:type="dxa"/>
          </w:tcPr>
          <w:p w14:paraId="56BC4AFF" w14:textId="77777777" w:rsidR="00A1320F" w:rsidRPr="00AF1805" w:rsidRDefault="00CF0728">
            <w:pPr>
              <w:spacing w:line="170" w:lineRule="exact"/>
              <w:jc w:val="center"/>
              <w:rPr>
                <w:sz w:val="12"/>
                <w:szCs w:val="12"/>
              </w:rPr>
            </w:pPr>
            <w:r w:rsidRPr="00AF1805">
              <w:rPr>
                <w:sz w:val="12"/>
                <w:szCs w:val="12"/>
              </w:rPr>
              <w:t>999.18</w:t>
            </w:r>
          </w:p>
        </w:tc>
        <w:tc>
          <w:tcPr>
            <w:tcW w:w="692" w:type="dxa"/>
          </w:tcPr>
          <w:p w14:paraId="10960570" w14:textId="77777777" w:rsidR="00A1320F" w:rsidRPr="00AF1805" w:rsidRDefault="00CF0728">
            <w:pPr>
              <w:spacing w:line="170" w:lineRule="exact"/>
              <w:jc w:val="center"/>
              <w:rPr>
                <w:sz w:val="12"/>
                <w:szCs w:val="12"/>
              </w:rPr>
            </w:pPr>
            <w:r w:rsidRPr="00AF1805">
              <w:rPr>
                <w:sz w:val="12"/>
                <w:szCs w:val="12"/>
              </w:rPr>
              <w:t>67.740</w:t>
            </w:r>
          </w:p>
        </w:tc>
        <w:tc>
          <w:tcPr>
            <w:tcW w:w="692" w:type="dxa"/>
          </w:tcPr>
          <w:p w14:paraId="665B4345" w14:textId="77777777" w:rsidR="00A1320F" w:rsidRPr="00AF1805" w:rsidRDefault="00CF0728">
            <w:pPr>
              <w:spacing w:line="170" w:lineRule="exact"/>
              <w:jc w:val="center"/>
              <w:rPr>
                <w:sz w:val="12"/>
                <w:szCs w:val="12"/>
              </w:rPr>
            </w:pPr>
            <w:r w:rsidRPr="00AF1805">
              <w:rPr>
                <w:sz w:val="12"/>
                <w:szCs w:val="12"/>
              </w:rPr>
              <w:t>66</w:t>
            </w:r>
          </w:p>
        </w:tc>
        <w:tc>
          <w:tcPr>
            <w:tcW w:w="692" w:type="dxa"/>
          </w:tcPr>
          <w:p w14:paraId="5630A700" w14:textId="77777777" w:rsidR="00A1320F" w:rsidRPr="00AF1805" w:rsidRDefault="00CF0728">
            <w:pPr>
              <w:spacing w:line="170" w:lineRule="exact"/>
              <w:jc w:val="center"/>
              <w:rPr>
                <w:sz w:val="12"/>
                <w:szCs w:val="12"/>
              </w:rPr>
            </w:pPr>
            <w:r w:rsidRPr="00AF1805">
              <w:rPr>
                <w:sz w:val="12"/>
                <w:szCs w:val="12"/>
              </w:rPr>
              <w:t>980.22</w:t>
            </w:r>
          </w:p>
        </w:tc>
        <w:tc>
          <w:tcPr>
            <w:tcW w:w="692" w:type="dxa"/>
          </w:tcPr>
          <w:p w14:paraId="23838B49" w14:textId="77777777" w:rsidR="00A1320F" w:rsidRPr="00AF1805" w:rsidRDefault="00CF0728">
            <w:pPr>
              <w:spacing w:line="170" w:lineRule="exact"/>
              <w:jc w:val="center"/>
              <w:rPr>
                <w:sz w:val="12"/>
                <w:szCs w:val="12"/>
              </w:rPr>
            </w:pPr>
            <w:r w:rsidRPr="00AF1805">
              <w:rPr>
                <w:sz w:val="12"/>
                <w:szCs w:val="12"/>
              </w:rPr>
              <w:t>276.78</w:t>
            </w:r>
          </w:p>
        </w:tc>
        <w:tc>
          <w:tcPr>
            <w:tcW w:w="692" w:type="dxa"/>
          </w:tcPr>
          <w:p w14:paraId="088332A9" w14:textId="77777777" w:rsidR="00A1320F" w:rsidRPr="00AF1805" w:rsidRDefault="00CF0728">
            <w:pPr>
              <w:spacing w:line="170" w:lineRule="exact"/>
              <w:jc w:val="center"/>
              <w:rPr>
                <w:sz w:val="12"/>
                <w:szCs w:val="12"/>
              </w:rPr>
            </w:pPr>
            <w:r w:rsidRPr="00AF1805">
              <w:rPr>
                <w:sz w:val="12"/>
                <w:szCs w:val="12"/>
              </w:rPr>
              <w:t>116</w:t>
            </w:r>
          </w:p>
        </w:tc>
        <w:tc>
          <w:tcPr>
            <w:tcW w:w="692" w:type="dxa"/>
          </w:tcPr>
          <w:p w14:paraId="2C3B2748" w14:textId="77777777" w:rsidR="00A1320F" w:rsidRPr="00AF1805" w:rsidRDefault="00CF0728">
            <w:pPr>
              <w:spacing w:line="170" w:lineRule="exact"/>
              <w:jc w:val="center"/>
              <w:rPr>
                <w:sz w:val="12"/>
                <w:szCs w:val="12"/>
              </w:rPr>
            </w:pPr>
            <w:r w:rsidRPr="00AF1805">
              <w:rPr>
                <w:sz w:val="12"/>
                <w:szCs w:val="12"/>
              </w:rPr>
              <w:t>946.51</w:t>
            </w:r>
          </w:p>
        </w:tc>
        <w:tc>
          <w:tcPr>
            <w:tcW w:w="692" w:type="dxa"/>
          </w:tcPr>
          <w:p w14:paraId="745EBD3C" w14:textId="77777777" w:rsidR="00A1320F" w:rsidRPr="00AF1805" w:rsidRDefault="00CF0728">
            <w:pPr>
              <w:spacing w:line="170" w:lineRule="exact"/>
              <w:jc w:val="center"/>
              <w:rPr>
                <w:sz w:val="12"/>
                <w:szCs w:val="12"/>
              </w:rPr>
            </w:pPr>
            <w:r w:rsidRPr="00AF1805">
              <w:rPr>
                <w:sz w:val="12"/>
                <w:szCs w:val="12"/>
              </w:rPr>
              <w:t>487.14</w:t>
            </w:r>
          </w:p>
        </w:tc>
      </w:tr>
      <w:tr w:rsidR="00A1320F" w:rsidRPr="00AF1805" w14:paraId="3802E54A" w14:textId="77777777">
        <w:tc>
          <w:tcPr>
            <w:tcW w:w="691" w:type="dxa"/>
          </w:tcPr>
          <w:p w14:paraId="07284E15" w14:textId="77777777" w:rsidR="00A1320F" w:rsidRPr="00AF1805" w:rsidRDefault="00CF0728">
            <w:pPr>
              <w:spacing w:line="170" w:lineRule="exact"/>
              <w:jc w:val="center"/>
              <w:rPr>
                <w:sz w:val="12"/>
                <w:szCs w:val="12"/>
              </w:rPr>
            </w:pPr>
            <w:r w:rsidRPr="00AF1805">
              <w:rPr>
                <w:sz w:val="12"/>
                <w:szCs w:val="12"/>
              </w:rPr>
              <w:t>17</w:t>
            </w:r>
          </w:p>
        </w:tc>
        <w:tc>
          <w:tcPr>
            <w:tcW w:w="692" w:type="dxa"/>
          </w:tcPr>
          <w:p w14:paraId="30481E79" w14:textId="77777777" w:rsidR="00A1320F" w:rsidRPr="00AF1805" w:rsidRDefault="00CF0728">
            <w:pPr>
              <w:spacing w:line="170" w:lineRule="exact"/>
              <w:jc w:val="center"/>
              <w:rPr>
                <w:sz w:val="12"/>
                <w:szCs w:val="12"/>
              </w:rPr>
            </w:pPr>
            <w:r w:rsidRPr="00AF1805">
              <w:rPr>
                <w:sz w:val="12"/>
                <w:szCs w:val="12"/>
              </w:rPr>
              <w:t>999.01</w:t>
            </w:r>
          </w:p>
        </w:tc>
        <w:tc>
          <w:tcPr>
            <w:tcW w:w="692" w:type="dxa"/>
          </w:tcPr>
          <w:p w14:paraId="59C5CD31" w14:textId="77777777" w:rsidR="00A1320F" w:rsidRPr="00AF1805" w:rsidRDefault="00CF0728">
            <w:pPr>
              <w:spacing w:line="170" w:lineRule="exact"/>
              <w:jc w:val="center"/>
              <w:rPr>
                <w:sz w:val="12"/>
                <w:szCs w:val="12"/>
              </w:rPr>
            </w:pPr>
            <w:r w:rsidRPr="00AF1805">
              <w:rPr>
                <w:sz w:val="12"/>
                <w:szCs w:val="12"/>
              </w:rPr>
              <w:t>71.926</w:t>
            </w:r>
          </w:p>
        </w:tc>
        <w:tc>
          <w:tcPr>
            <w:tcW w:w="692" w:type="dxa"/>
          </w:tcPr>
          <w:p w14:paraId="145DA459" w14:textId="77777777" w:rsidR="00A1320F" w:rsidRPr="00AF1805" w:rsidRDefault="00CF0728">
            <w:pPr>
              <w:spacing w:line="170" w:lineRule="exact"/>
              <w:jc w:val="center"/>
              <w:rPr>
                <w:sz w:val="12"/>
                <w:szCs w:val="12"/>
              </w:rPr>
            </w:pPr>
            <w:r w:rsidRPr="00AF1805">
              <w:rPr>
                <w:sz w:val="12"/>
                <w:szCs w:val="12"/>
              </w:rPr>
              <w:t>67</w:t>
            </w:r>
          </w:p>
        </w:tc>
        <w:tc>
          <w:tcPr>
            <w:tcW w:w="692" w:type="dxa"/>
          </w:tcPr>
          <w:p w14:paraId="6776B21C" w14:textId="77777777" w:rsidR="00A1320F" w:rsidRPr="00AF1805" w:rsidRDefault="00CF0728">
            <w:pPr>
              <w:spacing w:line="170" w:lineRule="exact"/>
              <w:jc w:val="center"/>
              <w:rPr>
                <w:sz w:val="12"/>
                <w:szCs w:val="12"/>
              </w:rPr>
            </w:pPr>
            <w:r w:rsidRPr="00AF1805">
              <w:rPr>
                <w:sz w:val="12"/>
                <w:szCs w:val="12"/>
              </w:rPr>
              <w:t>979.67</w:t>
            </w:r>
          </w:p>
        </w:tc>
        <w:tc>
          <w:tcPr>
            <w:tcW w:w="692" w:type="dxa"/>
          </w:tcPr>
          <w:p w14:paraId="4F9BDCD3" w14:textId="77777777" w:rsidR="00A1320F" w:rsidRPr="00AF1805" w:rsidRDefault="00CF0728">
            <w:pPr>
              <w:spacing w:line="170" w:lineRule="exact"/>
              <w:jc w:val="center"/>
              <w:rPr>
                <w:sz w:val="12"/>
                <w:szCs w:val="12"/>
              </w:rPr>
            </w:pPr>
            <w:r w:rsidRPr="00AF1805">
              <w:rPr>
                <w:sz w:val="12"/>
                <w:szCs w:val="12"/>
              </w:rPr>
              <w:t>280.97</w:t>
            </w:r>
          </w:p>
        </w:tc>
        <w:tc>
          <w:tcPr>
            <w:tcW w:w="692" w:type="dxa"/>
          </w:tcPr>
          <w:p w14:paraId="29735FC6" w14:textId="77777777" w:rsidR="00A1320F" w:rsidRPr="00AF1805" w:rsidRDefault="00CF0728">
            <w:pPr>
              <w:spacing w:line="170" w:lineRule="exact"/>
              <w:jc w:val="center"/>
              <w:rPr>
                <w:sz w:val="12"/>
                <w:szCs w:val="12"/>
              </w:rPr>
            </w:pPr>
            <w:r w:rsidRPr="00AF1805">
              <w:rPr>
                <w:sz w:val="12"/>
                <w:szCs w:val="12"/>
              </w:rPr>
              <w:t>117</w:t>
            </w:r>
          </w:p>
        </w:tc>
        <w:tc>
          <w:tcPr>
            <w:tcW w:w="692" w:type="dxa"/>
          </w:tcPr>
          <w:p w14:paraId="4A2DEF98" w14:textId="77777777" w:rsidR="00A1320F" w:rsidRPr="00AF1805" w:rsidRDefault="00CF0728">
            <w:pPr>
              <w:spacing w:line="170" w:lineRule="exact"/>
              <w:jc w:val="center"/>
              <w:rPr>
                <w:sz w:val="12"/>
                <w:szCs w:val="12"/>
              </w:rPr>
            </w:pPr>
            <w:r w:rsidRPr="00AF1805">
              <w:rPr>
                <w:sz w:val="12"/>
                <w:szCs w:val="12"/>
              </w:rPr>
              <w:t>945.71</w:t>
            </w:r>
          </w:p>
        </w:tc>
        <w:tc>
          <w:tcPr>
            <w:tcW w:w="692" w:type="dxa"/>
          </w:tcPr>
          <w:p w14:paraId="5F4D6AB1" w14:textId="77777777" w:rsidR="00A1320F" w:rsidRPr="00AF1805" w:rsidRDefault="00CF0728">
            <w:pPr>
              <w:spacing w:line="170" w:lineRule="exact"/>
              <w:jc w:val="center"/>
              <w:rPr>
                <w:sz w:val="12"/>
                <w:szCs w:val="12"/>
              </w:rPr>
            </w:pPr>
            <w:r w:rsidRPr="00AF1805">
              <w:rPr>
                <w:sz w:val="12"/>
                <w:szCs w:val="12"/>
              </w:rPr>
              <w:t>491.37</w:t>
            </w:r>
          </w:p>
        </w:tc>
      </w:tr>
      <w:tr w:rsidR="00A1320F" w:rsidRPr="00AF1805" w14:paraId="7870692B" w14:textId="77777777">
        <w:tc>
          <w:tcPr>
            <w:tcW w:w="691" w:type="dxa"/>
          </w:tcPr>
          <w:p w14:paraId="62230B51" w14:textId="77777777" w:rsidR="00A1320F" w:rsidRPr="00AF1805" w:rsidRDefault="00CF0728">
            <w:pPr>
              <w:spacing w:line="170" w:lineRule="exact"/>
              <w:jc w:val="center"/>
              <w:rPr>
                <w:sz w:val="12"/>
                <w:szCs w:val="12"/>
              </w:rPr>
            </w:pPr>
            <w:r w:rsidRPr="00AF1805">
              <w:rPr>
                <w:sz w:val="12"/>
                <w:szCs w:val="12"/>
              </w:rPr>
              <w:t>18</w:t>
            </w:r>
          </w:p>
        </w:tc>
        <w:tc>
          <w:tcPr>
            <w:tcW w:w="692" w:type="dxa"/>
          </w:tcPr>
          <w:p w14:paraId="75760E8B" w14:textId="77777777" w:rsidR="00A1320F" w:rsidRPr="00AF1805" w:rsidRDefault="00CF0728">
            <w:pPr>
              <w:spacing w:line="170" w:lineRule="exact"/>
              <w:jc w:val="center"/>
              <w:rPr>
                <w:sz w:val="12"/>
                <w:szCs w:val="12"/>
              </w:rPr>
            </w:pPr>
            <w:r w:rsidRPr="00AF1805">
              <w:rPr>
                <w:sz w:val="12"/>
                <w:szCs w:val="12"/>
              </w:rPr>
              <w:t>998.83</w:t>
            </w:r>
          </w:p>
        </w:tc>
        <w:tc>
          <w:tcPr>
            <w:tcW w:w="692" w:type="dxa"/>
          </w:tcPr>
          <w:p w14:paraId="4D18EED2" w14:textId="77777777" w:rsidR="00A1320F" w:rsidRPr="00AF1805" w:rsidRDefault="00CF0728">
            <w:pPr>
              <w:spacing w:line="170" w:lineRule="exact"/>
              <w:jc w:val="center"/>
              <w:rPr>
                <w:sz w:val="12"/>
                <w:szCs w:val="12"/>
              </w:rPr>
            </w:pPr>
            <w:r w:rsidRPr="00AF1805">
              <w:rPr>
                <w:sz w:val="12"/>
                <w:szCs w:val="12"/>
              </w:rPr>
              <w:t>76.110</w:t>
            </w:r>
          </w:p>
        </w:tc>
        <w:tc>
          <w:tcPr>
            <w:tcW w:w="692" w:type="dxa"/>
          </w:tcPr>
          <w:p w14:paraId="508EBFBC" w14:textId="77777777" w:rsidR="00A1320F" w:rsidRPr="00AF1805" w:rsidRDefault="00CF0728">
            <w:pPr>
              <w:spacing w:line="170" w:lineRule="exact"/>
              <w:jc w:val="center"/>
              <w:rPr>
                <w:sz w:val="12"/>
                <w:szCs w:val="12"/>
              </w:rPr>
            </w:pPr>
            <w:r w:rsidRPr="00AF1805">
              <w:rPr>
                <w:sz w:val="12"/>
                <w:szCs w:val="12"/>
              </w:rPr>
              <w:t>68</w:t>
            </w:r>
          </w:p>
        </w:tc>
        <w:tc>
          <w:tcPr>
            <w:tcW w:w="692" w:type="dxa"/>
          </w:tcPr>
          <w:p w14:paraId="0F5E7A26" w14:textId="77777777" w:rsidR="00A1320F" w:rsidRPr="00AF1805" w:rsidRDefault="00CF0728">
            <w:pPr>
              <w:spacing w:line="170" w:lineRule="exact"/>
              <w:jc w:val="center"/>
              <w:rPr>
                <w:sz w:val="12"/>
                <w:szCs w:val="12"/>
              </w:rPr>
            </w:pPr>
            <w:r w:rsidRPr="00AF1805">
              <w:rPr>
                <w:sz w:val="12"/>
                <w:szCs w:val="12"/>
              </w:rPr>
              <w:t>979.12</w:t>
            </w:r>
          </w:p>
        </w:tc>
        <w:tc>
          <w:tcPr>
            <w:tcW w:w="692" w:type="dxa"/>
          </w:tcPr>
          <w:p w14:paraId="3680B808" w14:textId="77777777" w:rsidR="00A1320F" w:rsidRPr="00AF1805" w:rsidRDefault="00CF0728">
            <w:pPr>
              <w:spacing w:line="170" w:lineRule="exact"/>
              <w:jc w:val="center"/>
              <w:rPr>
                <w:sz w:val="12"/>
                <w:szCs w:val="12"/>
              </w:rPr>
            </w:pPr>
            <w:r w:rsidRPr="00AF1805">
              <w:rPr>
                <w:sz w:val="12"/>
                <w:szCs w:val="12"/>
              </w:rPr>
              <w:t>285.15</w:t>
            </w:r>
          </w:p>
        </w:tc>
        <w:tc>
          <w:tcPr>
            <w:tcW w:w="692" w:type="dxa"/>
          </w:tcPr>
          <w:p w14:paraId="0320D58A" w14:textId="77777777" w:rsidR="00A1320F" w:rsidRPr="00AF1805" w:rsidRDefault="00CF0728">
            <w:pPr>
              <w:spacing w:line="170" w:lineRule="exact"/>
              <w:jc w:val="center"/>
              <w:rPr>
                <w:sz w:val="12"/>
                <w:szCs w:val="12"/>
              </w:rPr>
            </w:pPr>
            <w:r w:rsidRPr="00AF1805">
              <w:rPr>
                <w:sz w:val="12"/>
                <w:szCs w:val="12"/>
              </w:rPr>
              <w:t>118</w:t>
            </w:r>
          </w:p>
        </w:tc>
        <w:tc>
          <w:tcPr>
            <w:tcW w:w="692" w:type="dxa"/>
          </w:tcPr>
          <w:p w14:paraId="1DACBF50" w14:textId="77777777" w:rsidR="00A1320F" w:rsidRPr="00AF1805" w:rsidRDefault="00CF0728">
            <w:pPr>
              <w:spacing w:line="170" w:lineRule="exact"/>
              <w:jc w:val="center"/>
              <w:rPr>
                <w:sz w:val="12"/>
                <w:szCs w:val="12"/>
              </w:rPr>
            </w:pPr>
            <w:r w:rsidRPr="00AF1805">
              <w:rPr>
                <w:sz w:val="12"/>
                <w:szCs w:val="12"/>
              </w:rPr>
              <w:t>944.92</w:t>
            </w:r>
          </w:p>
        </w:tc>
        <w:tc>
          <w:tcPr>
            <w:tcW w:w="692" w:type="dxa"/>
          </w:tcPr>
          <w:p w14:paraId="0734320A" w14:textId="77777777" w:rsidR="00A1320F" w:rsidRPr="00AF1805" w:rsidRDefault="00CF0728">
            <w:pPr>
              <w:spacing w:line="170" w:lineRule="exact"/>
              <w:jc w:val="center"/>
              <w:rPr>
                <w:sz w:val="12"/>
                <w:szCs w:val="12"/>
              </w:rPr>
            </w:pPr>
            <w:r w:rsidRPr="00AF1805">
              <w:rPr>
                <w:sz w:val="12"/>
                <w:szCs w:val="12"/>
              </w:rPr>
              <w:t>195.61</w:t>
            </w:r>
          </w:p>
        </w:tc>
      </w:tr>
      <w:tr w:rsidR="00A1320F" w:rsidRPr="00AF1805" w14:paraId="7765CEFA" w14:textId="77777777">
        <w:tc>
          <w:tcPr>
            <w:tcW w:w="691" w:type="dxa"/>
          </w:tcPr>
          <w:p w14:paraId="0B7F9807" w14:textId="77777777" w:rsidR="00A1320F" w:rsidRPr="00AF1805" w:rsidRDefault="00CF0728">
            <w:pPr>
              <w:spacing w:line="170" w:lineRule="exact"/>
              <w:jc w:val="center"/>
              <w:rPr>
                <w:sz w:val="12"/>
                <w:szCs w:val="12"/>
              </w:rPr>
            </w:pPr>
            <w:r w:rsidRPr="00AF1805">
              <w:rPr>
                <w:sz w:val="12"/>
                <w:szCs w:val="12"/>
              </w:rPr>
              <w:t>19</w:t>
            </w:r>
          </w:p>
        </w:tc>
        <w:tc>
          <w:tcPr>
            <w:tcW w:w="692" w:type="dxa"/>
          </w:tcPr>
          <w:p w14:paraId="38F7EC55" w14:textId="77777777" w:rsidR="00A1320F" w:rsidRPr="00AF1805" w:rsidRDefault="00CF0728">
            <w:pPr>
              <w:spacing w:line="170" w:lineRule="exact"/>
              <w:jc w:val="center"/>
              <w:rPr>
                <w:sz w:val="12"/>
                <w:szCs w:val="12"/>
              </w:rPr>
            </w:pPr>
            <w:r w:rsidRPr="00AF1805">
              <w:rPr>
                <w:sz w:val="12"/>
                <w:szCs w:val="12"/>
              </w:rPr>
              <w:t>998.64</w:t>
            </w:r>
          </w:p>
        </w:tc>
        <w:tc>
          <w:tcPr>
            <w:tcW w:w="692" w:type="dxa"/>
          </w:tcPr>
          <w:p w14:paraId="1A323DAA" w14:textId="77777777" w:rsidR="00A1320F" w:rsidRPr="00AF1805" w:rsidRDefault="00CF0728">
            <w:pPr>
              <w:spacing w:line="170" w:lineRule="exact"/>
              <w:jc w:val="center"/>
              <w:rPr>
                <w:sz w:val="12"/>
                <w:szCs w:val="12"/>
              </w:rPr>
            </w:pPr>
            <w:r w:rsidRPr="00AF1805">
              <w:rPr>
                <w:sz w:val="12"/>
                <w:szCs w:val="12"/>
              </w:rPr>
              <w:t>80.294</w:t>
            </w:r>
          </w:p>
        </w:tc>
        <w:tc>
          <w:tcPr>
            <w:tcW w:w="692" w:type="dxa"/>
          </w:tcPr>
          <w:p w14:paraId="147472DC" w14:textId="77777777" w:rsidR="00A1320F" w:rsidRPr="00AF1805" w:rsidRDefault="00CF0728">
            <w:pPr>
              <w:spacing w:line="170" w:lineRule="exact"/>
              <w:jc w:val="center"/>
              <w:rPr>
                <w:sz w:val="12"/>
                <w:szCs w:val="12"/>
              </w:rPr>
            </w:pPr>
            <w:r w:rsidRPr="00AF1805">
              <w:rPr>
                <w:sz w:val="12"/>
                <w:szCs w:val="12"/>
              </w:rPr>
              <w:t>69</w:t>
            </w:r>
          </w:p>
        </w:tc>
        <w:tc>
          <w:tcPr>
            <w:tcW w:w="692" w:type="dxa"/>
          </w:tcPr>
          <w:p w14:paraId="52671C11" w14:textId="77777777" w:rsidR="00A1320F" w:rsidRPr="00AF1805" w:rsidRDefault="00CF0728">
            <w:pPr>
              <w:spacing w:line="170" w:lineRule="exact"/>
              <w:jc w:val="center"/>
              <w:rPr>
                <w:sz w:val="12"/>
                <w:szCs w:val="12"/>
              </w:rPr>
            </w:pPr>
            <w:r w:rsidRPr="00AF1805">
              <w:rPr>
                <w:sz w:val="12"/>
                <w:szCs w:val="12"/>
              </w:rPr>
              <w:t>978.55</w:t>
            </w:r>
          </w:p>
        </w:tc>
        <w:tc>
          <w:tcPr>
            <w:tcW w:w="692" w:type="dxa"/>
          </w:tcPr>
          <w:p w14:paraId="58AC9037" w14:textId="77777777" w:rsidR="00A1320F" w:rsidRPr="00AF1805" w:rsidRDefault="00CF0728">
            <w:pPr>
              <w:spacing w:line="170" w:lineRule="exact"/>
              <w:jc w:val="center"/>
              <w:rPr>
                <w:sz w:val="12"/>
                <w:szCs w:val="12"/>
              </w:rPr>
            </w:pPr>
            <w:r w:rsidRPr="00AF1805">
              <w:rPr>
                <w:sz w:val="12"/>
                <w:szCs w:val="12"/>
              </w:rPr>
              <w:t>289.34</w:t>
            </w:r>
          </w:p>
        </w:tc>
        <w:tc>
          <w:tcPr>
            <w:tcW w:w="692" w:type="dxa"/>
          </w:tcPr>
          <w:p w14:paraId="6F25783A" w14:textId="77777777" w:rsidR="00A1320F" w:rsidRPr="00AF1805" w:rsidRDefault="00CF0728">
            <w:pPr>
              <w:spacing w:line="170" w:lineRule="exact"/>
              <w:jc w:val="center"/>
              <w:rPr>
                <w:sz w:val="12"/>
                <w:szCs w:val="12"/>
              </w:rPr>
            </w:pPr>
            <w:r w:rsidRPr="00AF1805">
              <w:rPr>
                <w:sz w:val="12"/>
                <w:szCs w:val="12"/>
              </w:rPr>
              <w:t>119</w:t>
            </w:r>
          </w:p>
        </w:tc>
        <w:tc>
          <w:tcPr>
            <w:tcW w:w="692" w:type="dxa"/>
          </w:tcPr>
          <w:p w14:paraId="0B8238A4" w14:textId="77777777" w:rsidR="00A1320F" w:rsidRPr="00AF1805" w:rsidRDefault="00CF0728">
            <w:pPr>
              <w:spacing w:line="170" w:lineRule="exact"/>
              <w:jc w:val="center"/>
              <w:rPr>
                <w:sz w:val="12"/>
                <w:szCs w:val="12"/>
              </w:rPr>
            </w:pPr>
            <w:r w:rsidRPr="00AF1805">
              <w:rPr>
                <w:sz w:val="12"/>
                <w:szCs w:val="12"/>
              </w:rPr>
              <w:t>944.11</w:t>
            </w:r>
          </w:p>
        </w:tc>
        <w:tc>
          <w:tcPr>
            <w:tcW w:w="692" w:type="dxa"/>
          </w:tcPr>
          <w:p w14:paraId="1DC3B0E4" w14:textId="77777777" w:rsidR="00A1320F" w:rsidRPr="00AF1805" w:rsidRDefault="00CF0728">
            <w:pPr>
              <w:spacing w:line="170" w:lineRule="exact"/>
              <w:jc w:val="center"/>
              <w:rPr>
                <w:sz w:val="12"/>
                <w:szCs w:val="12"/>
              </w:rPr>
            </w:pPr>
            <w:r w:rsidRPr="00AF1805">
              <w:rPr>
                <w:sz w:val="12"/>
                <w:szCs w:val="12"/>
              </w:rPr>
              <w:t>499.85</w:t>
            </w:r>
          </w:p>
        </w:tc>
      </w:tr>
      <w:tr w:rsidR="00A1320F" w:rsidRPr="00AF1805" w14:paraId="31B3F9AF" w14:textId="77777777">
        <w:tc>
          <w:tcPr>
            <w:tcW w:w="691" w:type="dxa"/>
          </w:tcPr>
          <w:p w14:paraId="17C236D9" w14:textId="77777777" w:rsidR="00A1320F" w:rsidRPr="00AF1805" w:rsidRDefault="00CF0728">
            <w:pPr>
              <w:spacing w:line="170" w:lineRule="exact"/>
              <w:jc w:val="center"/>
              <w:rPr>
                <w:sz w:val="12"/>
                <w:szCs w:val="12"/>
              </w:rPr>
            </w:pPr>
            <w:r w:rsidRPr="00AF1805">
              <w:rPr>
                <w:sz w:val="12"/>
                <w:szCs w:val="12"/>
              </w:rPr>
              <w:t>20</w:t>
            </w:r>
          </w:p>
        </w:tc>
        <w:tc>
          <w:tcPr>
            <w:tcW w:w="692" w:type="dxa"/>
          </w:tcPr>
          <w:p w14:paraId="10BED736" w14:textId="77777777" w:rsidR="00A1320F" w:rsidRPr="00AF1805" w:rsidRDefault="00CF0728">
            <w:pPr>
              <w:spacing w:line="170" w:lineRule="exact"/>
              <w:jc w:val="center"/>
              <w:rPr>
                <w:sz w:val="12"/>
                <w:szCs w:val="12"/>
              </w:rPr>
            </w:pPr>
            <w:r w:rsidRPr="00AF1805">
              <w:rPr>
                <w:sz w:val="12"/>
                <w:szCs w:val="12"/>
              </w:rPr>
              <w:t>998.44</w:t>
            </w:r>
          </w:p>
        </w:tc>
        <w:tc>
          <w:tcPr>
            <w:tcW w:w="692" w:type="dxa"/>
          </w:tcPr>
          <w:p w14:paraId="0452E4D3" w14:textId="77777777" w:rsidR="00A1320F" w:rsidRPr="00AF1805" w:rsidRDefault="00CF0728">
            <w:pPr>
              <w:spacing w:line="170" w:lineRule="exact"/>
              <w:jc w:val="center"/>
              <w:rPr>
                <w:sz w:val="12"/>
                <w:szCs w:val="12"/>
              </w:rPr>
            </w:pPr>
            <w:r w:rsidRPr="00AF1805">
              <w:rPr>
                <w:sz w:val="12"/>
                <w:szCs w:val="12"/>
              </w:rPr>
              <w:t>84.476</w:t>
            </w:r>
          </w:p>
        </w:tc>
        <w:tc>
          <w:tcPr>
            <w:tcW w:w="692" w:type="dxa"/>
          </w:tcPr>
          <w:p w14:paraId="7B211A96" w14:textId="77777777" w:rsidR="00A1320F" w:rsidRPr="00AF1805" w:rsidRDefault="00CF0728">
            <w:pPr>
              <w:spacing w:line="170" w:lineRule="exact"/>
              <w:jc w:val="center"/>
              <w:rPr>
                <w:sz w:val="12"/>
                <w:szCs w:val="12"/>
              </w:rPr>
            </w:pPr>
            <w:r w:rsidRPr="00AF1805">
              <w:rPr>
                <w:sz w:val="12"/>
                <w:szCs w:val="12"/>
              </w:rPr>
              <w:t>70</w:t>
            </w:r>
          </w:p>
        </w:tc>
        <w:tc>
          <w:tcPr>
            <w:tcW w:w="692" w:type="dxa"/>
          </w:tcPr>
          <w:p w14:paraId="4005E594" w14:textId="77777777" w:rsidR="00A1320F" w:rsidRPr="00AF1805" w:rsidRDefault="00CF0728">
            <w:pPr>
              <w:spacing w:line="170" w:lineRule="exact"/>
              <w:jc w:val="center"/>
              <w:rPr>
                <w:sz w:val="12"/>
                <w:szCs w:val="12"/>
              </w:rPr>
            </w:pPr>
            <w:r w:rsidRPr="00AF1805">
              <w:rPr>
                <w:sz w:val="12"/>
                <w:szCs w:val="12"/>
              </w:rPr>
              <w:t>977.98</w:t>
            </w:r>
          </w:p>
        </w:tc>
        <w:tc>
          <w:tcPr>
            <w:tcW w:w="692" w:type="dxa"/>
          </w:tcPr>
          <w:p w14:paraId="3D45269F" w14:textId="77777777" w:rsidR="00A1320F" w:rsidRPr="00AF1805" w:rsidRDefault="00CF0728">
            <w:pPr>
              <w:spacing w:line="170" w:lineRule="exact"/>
              <w:jc w:val="center"/>
              <w:rPr>
                <w:sz w:val="12"/>
                <w:szCs w:val="12"/>
              </w:rPr>
            </w:pPr>
            <w:r w:rsidRPr="00AF1805">
              <w:rPr>
                <w:sz w:val="12"/>
                <w:szCs w:val="12"/>
              </w:rPr>
              <w:t>293.53</w:t>
            </w:r>
          </w:p>
        </w:tc>
        <w:tc>
          <w:tcPr>
            <w:tcW w:w="692" w:type="dxa"/>
          </w:tcPr>
          <w:p w14:paraId="20E78305" w14:textId="77777777" w:rsidR="00A1320F" w:rsidRPr="00AF1805" w:rsidRDefault="00CF0728">
            <w:pPr>
              <w:spacing w:line="170" w:lineRule="exact"/>
              <w:jc w:val="center"/>
              <w:rPr>
                <w:sz w:val="12"/>
                <w:szCs w:val="12"/>
              </w:rPr>
            </w:pPr>
            <w:r w:rsidRPr="00AF1805">
              <w:rPr>
                <w:sz w:val="12"/>
                <w:szCs w:val="12"/>
              </w:rPr>
              <w:t>120</w:t>
            </w:r>
          </w:p>
        </w:tc>
        <w:tc>
          <w:tcPr>
            <w:tcW w:w="692" w:type="dxa"/>
          </w:tcPr>
          <w:p w14:paraId="6C9A27D0" w14:textId="77777777" w:rsidR="00A1320F" w:rsidRPr="00AF1805" w:rsidRDefault="00CF0728">
            <w:pPr>
              <w:spacing w:line="170" w:lineRule="exact"/>
              <w:jc w:val="center"/>
              <w:rPr>
                <w:sz w:val="12"/>
                <w:szCs w:val="12"/>
              </w:rPr>
            </w:pPr>
            <w:r w:rsidRPr="00AF1805">
              <w:rPr>
                <w:sz w:val="12"/>
                <w:szCs w:val="12"/>
              </w:rPr>
              <w:t>943.31</w:t>
            </w:r>
          </w:p>
        </w:tc>
        <w:tc>
          <w:tcPr>
            <w:tcW w:w="692" w:type="dxa"/>
          </w:tcPr>
          <w:p w14:paraId="70F63DF6" w14:textId="77777777" w:rsidR="00A1320F" w:rsidRPr="00AF1805" w:rsidRDefault="00CF0728">
            <w:pPr>
              <w:spacing w:line="170" w:lineRule="exact"/>
              <w:jc w:val="center"/>
              <w:rPr>
                <w:sz w:val="12"/>
                <w:szCs w:val="12"/>
              </w:rPr>
            </w:pPr>
            <w:r w:rsidRPr="00AF1805">
              <w:rPr>
                <w:sz w:val="12"/>
                <w:szCs w:val="12"/>
              </w:rPr>
              <w:t>504.09</w:t>
            </w:r>
          </w:p>
        </w:tc>
      </w:tr>
      <w:tr w:rsidR="00A1320F" w:rsidRPr="00AF1805" w14:paraId="1D16EAD3" w14:textId="77777777">
        <w:tc>
          <w:tcPr>
            <w:tcW w:w="691" w:type="dxa"/>
          </w:tcPr>
          <w:p w14:paraId="607E7707" w14:textId="77777777" w:rsidR="00A1320F" w:rsidRPr="00AF1805" w:rsidRDefault="00CF0728">
            <w:pPr>
              <w:spacing w:line="170" w:lineRule="exact"/>
              <w:jc w:val="center"/>
              <w:rPr>
                <w:sz w:val="12"/>
                <w:szCs w:val="12"/>
              </w:rPr>
            </w:pPr>
            <w:r w:rsidRPr="00AF1805">
              <w:rPr>
                <w:sz w:val="12"/>
                <w:szCs w:val="12"/>
              </w:rPr>
              <w:t>21</w:t>
            </w:r>
          </w:p>
        </w:tc>
        <w:tc>
          <w:tcPr>
            <w:tcW w:w="692" w:type="dxa"/>
          </w:tcPr>
          <w:p w14:paraId="6EA93A2E" w14:textId="77777777" w:rsidR="00A1320F" w:rsidRPr="00AF1805" w:rsidRDefault="00CF0728">
            <w:pPr>
              <w:spacing w:line="170" w:lineRule="exact"/>
              <w:jc w:val="center"/>
              <w:rPr>
                <w:sz w:val="12"/>
                <w:szCs w:val="12"/>
              </w:rPr>
            </w:pPr>
            <w:r w:rsidRPr="00AF1805">
              <w:rPr>
                <w:sz w:val="12"/>
                <w:szCs w:val="12"/>
              </w:rPr>
              <w:t>998.22</w:t>
            </w:r>
          </w:p>
        </w:tc>
        <w:tc>
          <w:tcPr>
            <w:tcW w:w="692" w:type="dxa"/>
          </w:tcPr>
          <w:p w14:paraId="6D29F377" w14:textId="77777777" w:rsidR="00A1320F" w:rsidRPr="00AF1805" w:rsidRDefault="00CF0728">
            <w:pPr>
              <w:spacing w:line="170" w:lineRule="exact"/>
              <w:jc w:val="center"/>
              <w:rPr>
                <w:sz w:val="12"/>
                <w:szCs w:val="12"/>
              </w:rPr>
            </w:pPr>
            <w:r w:rsidRPr="00AF1805">
              <w:rPr>
                <w:sz w:val="12"/>
                <w:szCs w:val="12"/>
              </w:rPr>
              <w:t>88.659</w:t>
            </w:r>
          </w:p>
        </w:tc>
        <w:tc>
          <w:tcPr>
            <w:tcW w:w="692" w:type="dxa"/>
          </w:tcPr>
          <w:p w14:paraId="7D6E06B3" w14:textId="77777777" w:rsidR="00A1320F" w:rsidRPr="00AF1805" w:rsidRDefault="00CF0728">
            <w:pPr>
              <w:spacing w:line="170" w:lineRule="exact"/>
              <w:jc w:val="center"/>
              <w:rPr>
                <w:sz w:val="12"/>
                <w:szCs w:val="12"/>
              </w:rPr>
            </w:pPr>
            <w:r w:rsidRPr="00AF1805">
              <w:rPr>
                <w:sz w:val="12"/>
                <w:szCs w:val="12"/>
              </w:rPr>
              <w:t>71</w:t>
            </w:r>
          </w:p>
        </w:tc>
        <w:tc>
          <w:tcPr>
            <w:tcW w:w="692" w:type="dxa"/>
          </w:tcPr>
          <w:p w14:paraId="01040594" w14:textId="77777777" w:rsidR="00A1320F" w:rsidRPr="00AF1805" w:rsidRDefault="00CF0728">
            <w:pPr>
              <w:spacing w:line="170" w:lineRule="exact"/>
              <w:jc w:val="center"/>
              <w:rPr>
                <w:sz w:val="12"/>
                <w:szCs w:val="12"/>
              </w:rPr>
            </w:pPr>
            <w:r w:rsidRPr="00AF1805">
              <w:rPr>
                <w:sz w:val="12"/>
                <w:szCs w:val="12"/>
              </w:rPr>
              <w:t>977.41</w:t>
            </w:r>
          </w:p>
        </w:tc>
        <w:tc>
          <w:tcPr>
            <w:tcW w:w="692" w:type="dxa"/>
          </w:tcPr>
          <w:p w14:paraId="1256BEAF" w14:textId="77777777" w:rsidR="00A1320F" w:rsidRPr="00AF1805" w:rsidRDefault="00CF0728">
            <w:pPr>
              <w:spacing w:line="170" w:lineRule="exact"/>
              <w:jc w:val="center"/>
              <w:rPr>
                <w:sz w:val="12"/>
                <w:szCs w:val="12"/>
              </w:rPr>
            </w:pPr>
            <w:r w:rsidRPr="00AF1805">
              <w:rPr>
                <w:sz w:val="12"/>
                <w:szCs w:val="12"/>
              </w:rPr>
              <w:t>297.72</w:t>
            </w:r>
          </w:p>
        </w:tc>
        <w:tc>
          <w:tcPr>
            <w:tcW w:w="692" w:type="dxa"/>
          </w:tcPr>
          <w:p w14:paraId="24DDF0BB" w14:textId="77777777" w:rsidR="00A1320F" w:rsidRPr="00AF1805" w:rsidRDefault="00CF0728">
            <w:pPr>
              <w:spacing w:line="170" w:lineRule="exact"/>
              <w:jc w:val="center"/>
              <w:rPr>
                <w:sz w:val="12"/>
                <w:szCs w:val="12"/>
              </w:rPr>
            </w:pPr>
            <w:r w:rsidRPr="00AF1805">
              <w:rPr>
                <w:sz w:val="12"/>
                <w:szCs w:val="12"/>
              </w:rPr>
              <w:t>121</w:t>
            </w:r>
          </w:p>
        </w:tc>
        <w:tc>
          <w:tcPr>
            <w:tcW w:w="692" w:type="dxa"/>
          </w:tcPr>
          <w:p w14:paraId="7168FAE7" w14:textId="77777777" w:rsidR="00A1320F" w:rsidRPr="00AF1805" w:rsidRDefault="00CF0728">
            <w:pPr>
              <w:spacing w:line="170" w:lineRule="exact"/>
              <w:jc w:val="center"/>
              <w:rPr>
                <w:sz w:val="12"/>
                <w:szCs w:val="12"/>
              </w:rPr>
            </w:pPr>
            <w:r w:rsidRPr="00AF1805">
              <w:rPr>
                <w:sz w:val="12"/>
                <w:szCs w:val="12"/>
              </w:rPr>
              <w:t>942.50</w:t>
            </w:r>
          </w:p>
        </w:tc>
        <w:tc>
          <w:tcPr>
            <w:tcW w:w="692" w:type="dxa"/>
          </w:tcPr>
          <w:p w14:paraId="636E649E" w14:textId="77777777" w:rsidR="00A1320F" w:rsidRPr="00AF1805" w:rsidRDefault="00CF0728">
            <w:pPr>
              <w:spacing w:line="170" w:lineRule="exact"/>
              <w:jc w:val="center"/>
              <w:rPr>
                <w:sz w:val="12"/>
                <w:szCs w:val="12"/>
              </w:rPr>
            </w:pPr>
            <w:r w:rsidRPr="00AF1805">
              <w:rPr>
                <w:sz w:val="12"/>
                <w:szCs w:val="12"/>
              </w:rPr>
              <w:t>508.34</w:t>
            </w:r>
          </w:p>
        </w:tc>
      </w:tr>
      <w:tr w:rsidR="00A1320F" w:rsidRPr="00AF1805" w14:paraId="16AFF5FC" w14:textId="77777777">
        <w:tc>
          <w:tcPr>
            <w:tcW w:w="691" w:type="dxa"/>
          </w:tcPr>
          <w:p w14:paraId="133B69EF" w14:textId="77777777" w:rsidR="00A1320F" w:rsidRPr="00AF1805" w:rsidRDefault="00CF0728">
            <w:pPr>
              <w:spacing w:line="170" w:lineRule="exact"/>
              <w:jc w:val="center"/>
              <w:rPr>
                <w:sz w:val="12"/>
                <w:szCs w:val="12"/>
              </w:rPr>
            </w:pPr>
            <w:r w:rsidRPr="00AF1805">
              <w:rPr>
                <w:sz w:val="12"/>
                <w:szCs w:val="12"/>
              </w:rPr>
              <w:t>22</w:t>
            </w:r>
          </w:p>
        </w:tc>
        <w:tc>
          <w:tcPr>
            <w:tcW w:w="692" w:type="dxa"/>
          </w:tcPr>
          <w:p w14:paraId="695BC206" w14:textId="77777777" w:rsidR="00A1320F" w:rsidRPr="00AF1805" w:rsidRDefault="00CF0728">
            <w:pPr>
              <w:spacing w:line="170" w:lineRule="exact"/>
              <w:jc w:val="center"/>
              <w:rPr>
                <w:sz w:val="12"/>
                <w:szCs w:val="12"/>
              </w:rPr>
            </w:pPr>
            <w:r w:rsidRPr="00AF1805">
              <w:rPr>
                <w:sz w:val="12"/>
                <w:szCs w:val="12"/>
              </w:rPr>
              <w:t>998.00</w:t>
            </w:r>
          </w:p>
        </w:tc>
        <w:tc>
          <w:tcPr>
            <w:tcW w:w="692" w:type="dxa"/>
          </w:tcPr>
          <w:p w14:paraId="002F55F9" w14:textId="77777777" w:rsidR="00A1320F" w:rsidRPr="00AF1805" w:rsidRDefault="00CF0728">
            <w:pPr>
              <w:spacing w:line="170" w:lineRule="exact"/>
              <w:jc w:val="center"/>
              <w:rPr>
                <w:sz w:val="12"/>
                <w:szCs w:val="12"/>
              </w:rPr>
            </w:pPr>
            <w:r w:rsidRPr="00AF1805">
              <w:rPr>
                <w:sz w:val="12"/>
                <w:szCs w:val="12"/>
              </w:rPr>
              <w:t>92.840</w:t>
            </w:r>
          </w:p>
        </w:tc>
        <w:tc>
          <w:tcPr>
            <w:tcW w:w="692" w:type="dxa"/>
          </w:tcPr>
          <w:p w14:paraId="3301D340" w14:textId="77777777" w:rsidR="00A1320F" w:rsidRPr="00AF1805" w:rsidRDefault="00CF0728">
            <w:pPr>
              <w:spacing w:line="170" w:lineRule="exact"/>
              <w:jc w:val="center"/>
              <w:rPr>
                <w:sz w:val="12"/>
                <w:szCs w:val="12"/>
              </w:rPr>
            </w:pPr>
            <w:r w:rsidRPr="00AF1805">
              <w:rPr>
                <w:sz w:val="12"/>
                <w:szCs w:val="12"/>
              </w:rPr>
              <w:t>72</w:t>
            </w:r>
          </w:p>
        </w:tc>
        <w:tc>
          <w:tcPr>
            <w:tcW w:w="692" w:type="dxa"/>
          </w:tcPr>
          <w:p w14:paraId="68121504" w14:textId="77777777" w:rsidR="00A1320F" w:rsidRPr="00AF1805" w:rsidRDefault="00CF0728">
            <w:pPr>
              <w:spacing w:line="170" w:lineRule="exact"/>
              <w:jc w:val="center"/>
              <w:rPr>
                <w:sz w:val="12"/>
                <w:szCs w:val="12"/>
              </w:rPr>
            </w:pPr>
            <w:r w:rsidRPr="00AF1805">
              <w:rPr>
                <w:sz w:val="12"/>
                <w:szCs w:val="12"/>
              </w:rPr>
              <w:t>976.83</w:t>
            </w:r>
          </w:p>
        </w:tc>
        <w:tc>
          <w:tcPr>
            <w:tcW w:w="692" w:type="dxa"/>
          </w:tcPr>
          <w:p w14:paraId="18BD2FB8" w14:textId="77777777" w:rsidR="00A1320F" w:rsidRPr="00AF1805" w:rsidRDefault="00CF0728">
            <w:pPr>
              <w:spacing w:line="170" w:lineRule="exact"/>
              <w:jc w:val="center"/>
              <w:rPr>
                <w:sz w:val="12"/>
                <w:szCs w:val="12"/>
              </w:rPr>
            </w:pPr>
            <w:r w:rsidRPr="00AF1805">
              <w:rPr>
                <w:sz w:val="12"/>
                <w:szCs w:val="12"/>
              </w:rPr>
              <w:t>301.91</w:t>
            </w:r>
          </w:p>
        </w:tc>
        <w:tc>
          <w:tcPr>
            <w:tcW w:w="692" w:type="dxa"/>
          </w:tcPr>
          <w:p w14:paraId="2CDC6396" w14:textId="77777777" w:rsidR="00A1320F" w:rsidRPr="00AF1805" w:rsidRDefault="00CF0728">
            <w:pPr>
              <w:spacing w:line="170" w:lineRule="exact"/>
              <w:jc w:val="center"/>
              <w:rPr>
                <w:sz w:val="12"/>
                <w:szCs w:val="12"/>
              </w:rPr>
            </w:pPr>
            <w:r w:rsidRPr="00AF1805">
              <w:rPr>
                <w:sz w:val="12"/>
                <w:szCs w:val="12"/>
              </w:rPr>
              <w:t>122</w:t>
            </w:r>
          </w:p>
        </w:tc>
        <w:tc>
          <w:tcPr>
            <w:tcW w:w="692" w:type="dxa"/>
          </w:tcPr>
          <w:p w14:paraId="1DE53EBF" w14:textId="77777777" w:rsidR="00A1320F" w:rsidRPr="00AF1805" w:rsidRDefault="00CF0728">
            <w:pPr>
              <w:spacing w:line="170" w:lineRule="exact"/>
              <w:jc w:val="center"/>
              <w:rPr>
                <w:sz w:val="12"/>
                <w:szCs w:val="12"/>
              </w:rPr>
            </w:pPr>
            <w:r w:rsidRPr="00AF1805">
              <w:rPr>
                <w:sz w:val="12"/>
                <w:szCs w:val="12"/>
              </w:rPr>
              <w:t>941.68</w:t>
            </w:r>
          </w:p>
        </w:tc>
        <w:tc>
          <w:tcPr>
            <w:tcW w:w="692" w:type="dxa"/>
          </w:tcPr>
          <w:p w14:paraId="7EA4E346" w14:textId="77777777" w:rsidR="00A1320F" w:rsidRPr="00AF1805" w:rsidRDefault="00CF0728">
            <w:pPr>
              <w:spacing w:line="170" w:lineRule="exact"/>
              <w:jc w:val="center"/>
              <w:rPr>
                <w:sz w:val="12"/>
                <w:szCs w:val="12"/>
              </w:rPr>
            </w:pPr>
            <w:r w:rsidRPr="00AF1805">
              <w:rPr>
                <w:sz w:val="12"/>
                <w:szCs w:val="12"/>
              </w:rPr>
              <w:t>512.58</w:t>
            </w:r>
          </w:p>
        </w:tc>
      </w:tr>
      <w:tr w:rsidR="00A1320F" w:rsidRPr="00AF1805" w14:paraId="21E01834" w14:textId="77777777">
        <w:tc>
          <w:tcPr>
            <w:tcW w:w="691" w:type="dxa"/>
          </w:tcPr>
          <w:p w14:paraId="777C7A44" w14:textId="77777777" w:rsidR="00A1320F" w:rsidRPr="00AF1805" w:rsidRDefault="00CF0728">
            <w:pPr>
              <w:spacing w:line="170" w:lineRule="exact"/>
              <w:jc w:val="center"/>
              <w:rPr>
                <w:sz w:val="12"/>
                <w:szCs w:val="12"/>
              </w:rPr>
            </w:pPr>
            <w:r w:rsidRPr="00AF1805">
              <w:rPr>
                <w:sz w:val="12"/>
                <w:szCs w:val="12"/>
              </w:rPr>
              <w:t>23</w:t>
            </w:r>
          </w:p>
        </w:tc>
        <w:tc>
          <w:tcPr>
            <w:tcW w:w="692" w:type="dxa"/>
          </w:tcPr>
          <w:p w14:paraId="7D6B8BF8" w14:textId="77777777" w:rsidR="00A1320F" w:rsidRPr="00AF1805" w:rsidRDefault="00CF0728">
            <w:pPr>
              <w:spacing w:line="170" w:lineRule="exact"/>
              <w:jc w:val="center"/>
              <w:rPr>
                <w:sz w:val="12"/>
                <w:szCs w:val="12"/>
              </w:rPr>
            </w:pPr>
            <w:r w:rsidRPr="00AF1805">
              <w:rPr>
                <w:sz w:val="12"/>
                <w:szCs w:val="12"/>
              </w:rPr>
              <w:t>997.77</w:t>
            </w:r>
          </w:p>
        </w:tc>
        <w:tc>
          <w:tcPr>
            <w:tcW w:w="692" w:type="dxa"/>
          </w:tcPr>
          <w:p w14:paraId="21E5A04F" w14:textId="77777777" w:rsidR="00A1320F" w:rsidRPr="00AF1805" w:rsidRDefault="00CF0728">
            <w:pPr>
              <w:spacing w:line="170" w:lineRule="exact"/>
              <w:jc w:val="center"/>
              <w:rPr>
                <w:sz w:val="12"/>
                <w:szCs w:val="12"/>
              </w:rPr>
            </w:pPr>
            <w:r w:rsidRPr="00AF1805">
              <w:rPr>
                <w:sz w:val="12"/>
                <w:szCs w:val="12"/>
              </w:rPr>
              <w:t>97.021</w:t>
            </w:r>
          </w:p>
        </w:tc>
        <w:tc>
          <w:tcPr>
            <w:tcW w:w="692" w:type="dxa"/>
          </w:tcPr>
          <w:p w14:paraId="0143A9E1" w14:textId="77777777" w:rsidR="00A1320F" w:rsidRPr="00AF1805" w:rsidRDefault="00CF0728">
            <w:pPr>
              <w:spacing w:line="170" w:lineRule="exact"/>
              <w:jc w:val="center"/>
              <w:rPr>
                <w:sz w:val="12"/>
                <w:szCs w:val="12"/>
              </w:rPr>
            </w:pPr>
            <w:r w:rsidRPr="00AF1805">
              <w:rPr>
                <w:sz w:val="12"/>
                <w:szCs w:val="12"/>
              </w:rPr>
              <w:t>73</w:t>
            </w:r>
          </w:p>
        </w:tc>
        <w:tc>
          <w:tcPr>
            <w:tcW w:w="692" w:type="dxa"/>
          </w:tcPr>
          <w:p w14:paraId="1BD8D28A" w14:textId="77777777" w:rsidR="00A1320F" w:rsidRPr="00AF1805" w:rsidRDefault="00CF0728">
            <w:pPr>
              <w:spacing w:line="170" w:lineRule="exact"/>
              <w:jc w:val="center"/>
              <w:rPr>
                <w:sz w:val="12"/>
                <w:szCs w:val="12"/>
              </w:rPr>
            </w:pPr>
            <w:r w:rsidRPr="00AF1805">
              <w:rPr>
                <w:sz w:val="12"/>
                <w:szCs w:val="12"/>
              </w:rPr>
              <w:t>976.25</w:t>
            </w:r>
          </w:p>
        </w:tc>
        <w:tc>
          <w:tcPr>
            <w:tcW w:w="692" w:type="dxa"/>
          </w:tcPr>
          <w:p w14:paraId="6811BBA4" w14:textId="77777777" w:rsidR="00A1320F" w:rsidRPr="00AF1805" w:rsidRDefault="00CF0728">
            <w:pPr>
              <w:spacing w:line="170" w:lineRule="exact"/>
              <w:jc w:val="center"/>
              <w:rPr>
                <w:sz w:val="12"/>
                <w:szCs w:val="12"/>
              </w:rPr>
            </w:pPr>
            <w:r w:rsidRPr="00AF1805">
              <w:rPr>
                <w:sz w:val="12"/>
                <w:szCs w:val="12"/>
              </w:rPr>
              <w:t>306.10</w:t>
            </w:r>
          </w:p>
        </w:tc>
        <w:tc>
          <w:tcPr>
            <w:tcW w:w="692" w:type="dxa"/>
          </w:tcPr>
          <w:p w14:paraId="0B58812C" w14:textId="77777777" w:rsidR="00A1320F" w:rsidRPr="00AF1805" w:rsidRDefault="00CF0728">
            <w:pPr>
              <w:spacing w:line="170" w:lineRule="exact"/>
              <w:jc w:val="center"/>
              <w:rPr>
                <w:sz w:val="12"/>
                <w:szCs w:val="12"/>
              </w:rPr>
            </w:pPr>
            <w:r w:rsidRPr="00AF1805">
              <w:rPr>
                <w:sz w:val="12"/>
                <w:szCs w:val="12"/>
              </w:rPr>
              <w:t>123</w:t>
            </w:r>
          </w:p>
        </w:tc>
        <w:tc>
          <w:tcPr>
            <w:tcW w:w="692" w:type="dxa"/>
          </w:tcPr>
          <w:p w14:paraId="5D603712" w14:textId="77777777" w:rsidR="00A1320F" w:rsidRPr="00AF1805" w:rsidRDefault="00CF0728">
            <w:pPr>
              <w:spacing w:line="170" w:lineRule="exact"/>
              <w:jc w:val="center"/>
              <w:rPr>
                <w:sz w:val="12"/>
                <w:szCs w:val="12"/>
              </w:rPr>
            </w:pPr>
            <w:r w:rsidRPr="00AF1805">
              <w:rPr>
                <w:sz w:val="12"/>
                <w:szCs w:val="12"/>
              </w:rPr>
              <w:t>940.86</w:t>
            </w:r>
          </w:p>
        </w:tc>
        <w:tc>
          <w:tcPr>
            <w:tcW w:w="692" w:type="dxa"/>
          </w:tcPr>
          <w:p w14:paraId="4F2D8F52" w14:textId="77777777" w:rsidR="00A1320F" w:rsidRPr="00AF1805" w:rsidRDefault="00CF0728">
            <w:pPr>
              <w:spacing w:line="170" w:lineRule="exact"/>
              <w:jc w:val="center"/>
              <w:rPr>
                <w:sz w:val="12"/>
                <w:szCs w:val="12"/>
              </w:rPr>
            </w:pPr>
            <w:r w:rsidRPr="00AF1805">
              <w:rPr>
                <w:sz w:val="12"/>
                <w:szCs w:val="12"/>
              </w:rPr>
              <w:t>516.83</w:t>
            </w:r>
          </w:p>
        </w:tc>
      </w:tr>
      <w:tr w:rsidR="00A1320F" w:rsidRPr="00AF1805" w14:paraId="3336C35C" w14:textId="77777777">
        <w:tc>
          <w:tcPr>
            <w:tcW w:w="691" w:type="dxa"/>
          </w:tcPr>
          <w:p w14:paraId="2D0D4D72" w14:textId="77777777" w:rsidR="00A1320F" w:rsidRPr="00AF1805" w:rsidRDefault="00CF0728">
            <w:pPr>
              <w:spacing w:line="170" w:lineRule="exact"/>
              <w:jc w:val="center"/>
              <w:rPr>
                <w:sz w:val="12"/>
                <w:szCs w:val="12"/>
              </w:rPr>
            </w:pPr>
            <w:r w:rsidRPr="00AF1805">
              <w:rPr>
                <w:sz w:val="12"/>
                <w:szCs w:val="12"/>
              </w:rPr>
              <w:t>24</w:t>
            </w:r>
          </w:p>
        </w:tc>
        <w:tc>
          <w:tcPr>
            <w:tcW w:w="692" w:type="dxa"/>
          </w:tcPr>
          <w:p w14:paraId="7260DDFC" w14:textId="77777777" w:rsidR="00A1320F" w:rsidRPr="00AF1805" w:rsidRDefault="00CF0728">
            <w:pPr>
              <w:spacing w:line="170" w:lineRule="exact"/>
              <w:jc w:val="center"/>
              <w:rPr>
                <w:sz w:val="12"/>
                <w:szCs w:val="12"/>
              </w:rPr>
            </w:pPr>
            <w:r w:rsidRPr="00AF1805">
              <w:rPr>
                <w:sz w:val="12"/>
                <w:szCs w:val="12"/>
              </w:rPr>
              <w:t>997.52</w:t>
            </w:r>
          </w:p>
        </w:tc>
        <w:tc>
          <w:tcPr>
            <w:tcW w:w="692" w:type="dxa"/>
          </w:tcPr>
          <w:p w14:paraId="09310902" w14:textId="77777777" w:rsidR="00A1320F" w:rsidRPr="00AF1805" w:rsidRDefault="00CF0728">
            <w:pPr>
              <w:spacing w:line="170" w:lineRule="exact"/>
              <w:jc w:val="center"/>
              <w:rPr>
                <w:sz w:val="12"/>
                <w:szCs w:val="12"/>
              </w:rPr>
            </w:pPr>
            <w:r w:rsidRPr="00AF1805">
              <w:rPr>
                <w:sz w:val="12"/>
                <w:szCs w:val="12"/>
              </w:rPr>
              <w:t>101.20</w:t>
            </w:r>
          </w:p>
        </w:tc>
        <w:tc>
          <w:tcPr>
            <w:tcW w:w="692" w:type="dxa"/>
          </w:tcPr>
          <w:p w14:paraId="393339F7" w14:textId="77777777" w:rsidR="00A1320F" w:rsidRPr="00AF1805" w:rsidRDefault="00CF0728">
            <w:pPr>
              <w:spacing w:line="170" w:lineRule="exact"/>
              <w:jc w:val="center"/>
              <w:rPr>
                <w:sz w:val="12"/>
                <w:szCs w:val="12"/>
              </w:rPr>
            </w:pPr>
            <w:r w:rsidRPr="00AF1805">
              <w:rPr>
                <w:sz w:val="12"/>
                <w:szCs w:val="12"/>
              </w:rPr>
              <w:t>74</w:t>
            </w:r>
          </w:p>
        </w:tc>
        <w:tc>
          <w:tcPr>
            <w:tcW w:w="692" w:type="dxa"/>
          </w:tcPr>
          <w:p w14:paraId="7D4380F5" w14:textId="77777777" w:rsidR="00A1320F" w:rsidRPr="00AF1805" w:rsidRDefault="00CF0728">
            <w:pPr>
              <w:spacing w:line="170" w:lineRule="exact"/>
              <w:jc w:val="center"/>
              <w:rPr>
                <w:sz w:val="12"/>
                <w:szCs w:val="12"/>
              </w:rPr>
            </w:pPr>
            <w:r w:rsidRPr="00AF1805">
              <w:rPr>
                <w:sz w:val="12"/>
                <w:szCs w:val="12"/>
              </w:rPr>
              <w:t>975.66</w:t>
            </w:r>
          </w:p>
        </w:tc>
        <w:tc>
          <w:tcPr>
            <w:tcW w:w="692" w:type="dxa"/>
          </w:tcPr>
          <w:p w14:paraId="21B73B1B" w14:textId="77777777" w:rsidR="00A1320F" w:rsidRPr="00AF1805" w:rsidRDefault="00CF0728">
            <w:pPr>
              <w:spacing w:line="170" w:lineRule="exact"/>
              <w:jc w:val="center"/>
              <w:rPr>
                <w:sz w:val="12"/>
                <w:szCs w:val="12"/>
              </w:rPr>
            </w:pPr>
            <w:r w:rsidRPr="00AF1805">
              <w:rPr>
                <w:sz w:val="12"/>
                <w:szCs w:val="12"/>
              </w:rPr>
              <w:t>310.29</w:t>
            </w:r>
          </w:p>
        </w:tc>
        <w:tc>
          <w:tcPr>
            <w:tcW w:w="692" w:type="dxa"/>
          </w:tcPr>
          <w:p w14:paraId="0D633747" w14:textId="77777777" w:rsidR="00A1320F" w:rsidRPr="00AF1805" w:rsidRDefault="00CF0728">
            <w:pPr>
              <w:spacing w:line="170" w:lineRule="exact"/>
              <w:jc w:val="center"/>
              <w:rPr>
                <w:sz w:val="12"/>
                <w:szCs w:val="12"/>
              </w:rPr>
            </w:pPr>
            <w:r w:rsidRPr="00AF1805">
              <w:rPr>
                <w:sz w:val="12"/>
                <w:szCs w:val="12"/>
              </w:rPr>
              <w:t>124</w:t>
            </w:r>
          </w:p>
        </w:tc>
        <w:tc>
          <w:tcPr>
            <w:tcW w:w="692" w:type="dxa"/>
          </w:tcPr>
          <w:p w14:paraId="324C68AC" w14:textId="77777777" w:rsidR="00A1320F" w:rsidRPr="00AF1805" w:rsidRDefault="00CF0728">
            <w:pPr>
              <w:spacing w:line="170" w:lineRule="exact"/>
              <w:jc w:val="center"/>
              <w:rPr>
                <w:sz w:val="12"/>
                <w:szCs w:val="12"/>
              </w:rPr>
            </w:pPr>
            <w:r w:rsidRPr="00AF1805">
              <w:rPr>
                <w:sz w:val="12"/>
                <w:szCs w:val="12"/>
              </w:rPr>
              <w:t>940.04</w:t>
            </w:r>
          </w:p>
        </w:tc>
        <w:tc>
          <w:tcPr>
            <w:tcW w:w="692" w:type="dxa"/>
          </w:tcPr>
          <w:p w14:paraId="38586C12" w14:textId="77777777" w:rsidR="00A1320F" w:rsidRPr="00AF1805" w:rsidRDefault="00CF0728">
            <w:pPr>
              <w:spacing w:line="170" w:lineRule="exact"/>
              <w:jc w:val="center"/>
              <w:rPr>
                <w:sz w:val="12"/>
                <w:szCs w:val="12"/>
              </w:rPr>
            </w:pPr>
            <w:r w:rsidRPr="00AF1805">
              <w:rPr>
                <w:sz w:val="12"/>
                <w:szCs w:val="12"/>
              </w:rPr>
              <w:t>521.08</w:t>
            </w:r>
          </w:p>
        </w:tc>
      </w:tr>
      <w:tr w:rsidR="00A1320F" w:rsidRPr="00AF1805" w14:paraId="6C774235" w14:textId="77777777">
        <w:tc>
          <w:tcPr>
            <w:tcW w:w="691" w:type="dxa"/>
          </w:tcPr>
          <w:p w14:paraId="56F16B93" w14:textId="77777777" w:rsidR="00A1320F" w:rsidRPr="00AF1805" w:rsidRDefault="00CF0728">
            <w:pPr>
              <w:spacing w:line="170" w:lineRule="exact"/>
              <w:jc w:val="center"/>
              <w:rPr>
                <w:sz w:val="12"/>
                <w:szCs w:val="12"/>
              </w:rPr>
            </w:pPr>
            <w:r w:rsidRPr="00AF1805">
              <w:rPr>
                <w:sz w:val="12"/>
                <w:szCs w:val="12"/>
              </w:rPr>
              <w:t>25</w:t>
            </w:r>
          </w:p>
        </w:tc>
        <w:tc>
          <w:tcPr>
            <w:tcW w:w="692" w:type="dxa"/>
          </w:tcPr>
          <w:p w14:paraId="06B8C75D" w14:textId="77777777" w:rsidR="00A1320F" w:rsidRPr="00AF1805" w:rsidRDefault="00CF0728">
            <w:pPr>
              <w:spacing w:line="170" w:lineRule="exact"/>
              <w:jc w:val="center"/>
              <w:rPr>
                <w:sz w:val="12"/>
                <w:szCs w:val="12"/>
              </w:rPr>
            </w:pPr>
            <w:r w:rsidRPr="00AF1805">
              <w:rPr>
                <w:sz w:val="12"/>
                <w:szCs w:val="12"/>
              </w:rPr>
              <w:t>997.27</w:t>
            </w:r>
          </w:p>
        </w:tc>
        <w:tc>
          <w:tcPr>
            <w:tcW w:w="692" w:type="dxa"/>
          </w:tcPr>
          <w:p w14:paraId="79C4EFE8" w14:textId="77777777" w:rsidR="00A1320F" w:rsidRPr="00AF1805" w:rsidRDefault="00CF0728">
            <w:pPr>
              <w:spacing w:line="170" w:lineRule="exact"/>
              <w:jc w:val="center"/>
              <w:rPr>
                <w:sz w:val="12"/>
                <w:szCs w:val="12"/>
              </w:rPr>
            </w:pPr>
            <w:r w:rsidRPr="00AF1805">
              <w:rPr>
                <w:sz w:val="12"/>
                <w:szCs w:val="12"/>
              </w:rPr>
              <w:t>105.38</w:t>
            </w:r>
          </w:p>
        </w:tc>
        <w:tc>
          <w:tcPr>
            <w:tcW w:w="692" w:type="dxa"/>
          </w:tcPr>
          <w:p w14:paraId="13348F2B" w14:textId="77777777" w:rsidR="00A1320F" w:rsidRPr="00AF1805" w:rsidRDefault="00CF0728">
            <w:pPr>
              <w:spacing w:line="170" w:lineRule="exact"/>
              <w:jc w:val="center"/>
              <w:rPr>
                <w:sz w:val="12"/>
                <w:szCs w:val="12"/>
              </w:rPr>
            </w:pPr>
            <w:r w:rsidRPr="00AF1805">
              <w:rPr>
                <w:sz w:val="12"/>
                <w:szCs w:val="12"/>
              </w:rPr>
              <w:t>75</w:t>
            </w:r>
          </w:p>
        </w:tc>
        <w:tc>
          <w:tcPr>
            <w:tcW w:w="692" w:type="dxa"/>
          </w:tcPr>
          <w:p w14:paraId="62653012" w14:textId="77777777" w:rsidR="00A1320F" w:rsidRPr="00AF1805" w:rsidRDefault="00CF0728">
            <w:pPr>
              <w:spacing w:line="170" w:lineRule="exact"/>
              <w:jc w:val="center"/>
              <w:rPr>
                <w:sz w:val="12"/>
                <w:szCs w:val="12"/>
              </w:rPr>
            </w:pPr>
            <w:r w:rsidRPr="00AF1805">
              <w:rPr>
                <w:sz w:val="12"/>
                <w:szCs w:val="12"/>
              </w:rPr>
              <w:t>975.06</w:t>
            </w:r>
          </w:p>
        </w:tc>
        <w:tc>
          <w:tcPr>
            <w:tcW w:w="692" w:type="dxa"/>
          </w:tcPr>
          <w:p w14:paraId="5EF21F5E" w14:textId="77777777" w:rsidR="00A1320F" w:rsidRPr="00AF1805" w:rsidRDefault="00CF0728">
            <w:pPr>
              <w:spacing w:line="170" w:lineRule="exact"/>
              <w:jc w:val="center"/>
              <w:rPr>
                <w:sz w:val="12"/>
                <w:szCs w:val="12"/>
              </w:rPr>
            </w:pPr>
            <w:r w:rsidRPr="00AF1805">
              <w:rPr>
                <w:sz w:val="12"/>
                <w:szCs w:val="12"/>
              </w:rPr>
              <w:t>314.48</w:t>
            </w:r>
          </w:p>
        </w:tc>
        <w:tc>
          <w:tcPr>
            <w:tcW w:w="692" w:type="dxa"/>
          </w:tcPr>
          <w:p w14:paraId="09AA4A85" w14:textId="77777777" w:rsidR="00A1320F" w:rsidRPr="00AF1805" w:rsidRDefault="00CF0728">
            <w:pPr>
              <w:spacing w:line="170" w:lineRule="exact"/>
              <w:jc w:val="center"/>
              <w:rPr>
                <w:sz w:val="12"/>
                <w:szCs w:val="12"/>
              </w:rPr>
            </w:pPr>
            <w:r w:rsidRPr="00AF1805">
              <w:rPr>
                <w:sz w:val="12"/>
                <w:szCs w:val="12"/>
              </w:rPr>
              <w:t>125</w:t>
            </w:r>
          </w:p>
        </w:tc>
        <w:tc>
          <w:tcPr>
            <w:tcW w:w="692" w:type="dxa"/>
          </w:tcPr>
          <w:p w14:paraId="64F97CF9" w14:textId="77777777" w:rsidR="00A1320F" w:rsidRPr="00AF1805" w:rsidRDefault="00CF0728">
            <w:pPr>
              <w:spacing w:line="170" w:lineRule="exact"/>
              <w:jc w:val="center"/>
              <w:rPr>
                <w:sz w:val="12"/>
                <w:szCs w:val="12"/>
              </w:rPr>
            </w:pPr>
            <w:r w:rsidRPr="00AF1805">
              <w:rPr>
                <w:sz w:val="12"/>
                <w:szCs w:val="12"/>
              </w:rPr>
              <w:t>939.21</w:t>
            </w:r>
          </w:p>
        </w:tc>
        <w:tc>
          <w:tcPr>
            <w:tcW w:w="692" w:type="dxa"/>
          </w:tcPr>
          <w:p w14:paraId="523C4030" w14:textId="77777777" w:rsidR="00A1320F" w:rsidRPr="00AF1805" w:rsidRDefault="00CF0728">
            <w:pPr>
              <w:spacing w:line="170" w:lineRule="exact"/>
              <w:jc w:val="center"/>
              <w:rPr>
                <w:sz w:val="12"/>
                <w:szCs w:val="12"/>
              </w:rPr>
            </w:pPr>
            <w:r w:rsidRPr="00AF1805">
              <w:rPr>
                <w:sz w:val="12"/>
                <w:szCs w:val="12"/>
              </w:rPr>
              <w:t>525.33</w:t>
            </w:r>
          </w:p>
        </w:tc>
      </w:tr>
      <w:tr w:rsidR="00A1320F" w:rsidRPr="00AF1805" w14:paraId="62ABA6EB" w14:textId="77777777">
        <w:tc>
          <w:tcPr>
            <w:tcW w:w="691" w:type="dxa"/>
          </w:tcPr>
          <w:p w14:paraId="3633E41D" w14:textId="77777777" w:rsidR="00A1320F" w:rsidRPr="00AF1805" w:rsidRDefault="00CF0728">
            <w:pPr>
              <w:spacing w:line="170" w:lineRule="exact"/>
              <w:jc w:val="center"/>
              <w:rPr>
                <w:sz w:val="12"/>
                <w:szCs w:val="12"/>
              </w:rPr>
            </w:pPr>
            <w:r w:rsidRPr="00AF1805">
              <w:rPr>
                <w:sz w:val="12"/>
                <w:szCs w:val="12"/>
              </w:rPr>
              <w:t>26</w:t>
            </w:r>
          </w:p>
        </w:tc>
        <w:tc>
          <w:tcPr>
            <w:tcW w:w="692" w:type="dxa"/>
          </w:tcPr>
          <w:p w14:paraId="7FC305EC" w14:textId="77777777" w:rsidR="00A1320F" w:rsidRPr="00AF1805" w:rsidRDefault="00CF0728">
            <w:pPr>
              <w:spacing w:line="170" w:lineRule="exact"/>
              <w:jc w:val="center"/>
              <w:rPr>
                <w:sz w:val="12"/>
                <w:szCs w:val="12"/>
              </w:rPr>
            </w:pPr>
            <w:r w:rsidRPr="00AF1805">
              <w:rPr>
                <w:sz w:val="12"/>
                <w:szCs w:val="12"/>
              </w:rPr>
              <w:t>997.01</w:t>
            </w:r>
          </w:p>
        </w:tc>
        <w:tc>
          <w:tcPr>
            <w:tcW w:w="692" w:type="dxa"/>
          </w:tcPr>
          <w:p w14:paraId="77C72352" w14:textId="77777777" w:rsidR="00A1320F" w:rsidRPr="00AF1805" w:rsidRDefault="00CF0728">
            <w:pPr>
              <w:spacing w:line="170" w:lineRule="exact"/>
              <w:jc w:val="center"/>
              <w:rPr>
                <w:sz w:val="12"/>
                <w:szCs w:val="12"/>
              </w:rPr>
            </w:pPr>
            <w:r w:rsidRPr="00AF1805">
              <w:rPr>
                <w:sz w:val="12"/>
                <w:szCs w:val="12"/>
              </w:rPr>
              <w:t>109.56</w:t>
            </w:r>
          </w:p>
        </w:tc>
        <w:tc>
          <w:tcPr>
            <w:tcW w:w="692" w:type="dxa"/>
          </w:tcPr>
          <w:p w14:paraId="2DA2F2E8" w14:textId="77777777" w:rsidR="00A1320F" w:rsidRPr="00AF1805" w:rsidRDefault="00CF0728">
            <w:pPr>
              <w:spacing w:line="170" w:lineRule="exact"/>
              <w:jc w:val="center"/>
              <w:rPr>
                <w:sz w:val="12"/>
                <w:szCs w:val="12"/>
              </w:rPr>
            </w:pPr>
            <w:r w:rsidRPr="00AF1805">
              <w:rPr>
                <w:sz w:val="12"/>
                <w:szCs w:val="12"/>
              </w:rPr>
              <w:t>76</w:t>
            </w:r>
          </w:p>
        </w:tc>
        <w:tc>
          <w:tcPr>
            <w:tcW w:w="692" w:type="dxa"/>
          </w:tcPr>
          <w:p w14:paraId="5F4D7A55" w14:textId="77777777" w:rsidR="00A1320F" w:rsidRPr="00AF1805" w:rsidRDefault="00CF0728">
            <w:pPr>
              <w:spacing w:line="170" w:lineRule="exact"/>
              <w:jc w:val="center"/>
              <w:rPr>
                <w:sz w:val="12"/>
                <w:szCs w:val="12"/>
              </w:rPr>
            </w:pPr>
            <w:r w:rsidRPr="00AF1805">
              <w:rPr>
                <w:sz w:val="12"/>
                <w:szCs w:val="12"/>
              </w:rPr>
              <w:t>974.46</w:t>
            </w:r>
          </w:p>
        </w:tc>
        <w:tc>
          <w:tcPr>
            <w:tcW w:w="692" w:type="dxa"/>
          </w:tcPr>
          <w:p w14:paraId="3A5AF6BB" w14:textId="77777777" w:rsidR="00A1320F" w:rsidRPr="00AF1805" w:rsidRDefault="00CF0728">
            <w:pPr>
              <w:spacing w:line="170" w:lineRule="exact"/>
              <w:jc w:val="center"/>
              <w:rPr>
                <w:sz w:val="12"/>
                <w:szCs w:val="12"/>
              </w:rPr>
            </w:pPr>
            <w:r w:rsidRPr="00AF1805">
              <w:rPr>
                <w:sz w:val="12"/>
                <w:szCs w:val="12"/>
              </w:rPr>
              <w:t>318.68</w:t>
            </w:r>
          </w:p>
        </w:tc>
        <w:tc>
          <w:tcPr>
            <w:tcW w:w="692" w:type="dxa"/>
          </w:tcPr>
          <w:p w14:paraId="4EB83455" w14:textId="77777777" w:rsidR="00A1320F" w:rsidRPr="00AF1805" w:rsidRDefault="00CF0728">
            <w:pPr>
              <w:spacing w:line="170" w:lineRule="exact"/>
              <w:jc w:val="center"/>
              <w:rPr>
                <w:sz w:val="12"/>
                <w:szCs w:val="12"/>
              </w:rPr>
            </w:pPr>
            <w:r w:rsidRPr="00AF1805">
              <w:rPr>
                <w:sz w:val="12"/>
                <w:szCs w:val="12"/>
              </w:rPr>
              <w:t>126</w:t>
            </w:r>
          </w:p>
        </w:tc>
        <w:tc>
          <w:tcPr>
            <w:tcW w:w="692" w:type="dxa"/>
          </w:tcPr>
          <w:p w14:paraId="0BBC76E6" w14:textId="77777777" w:rsidR="00A1320F" w:rsidRPr="00AF1805" w:rsidRDefault="00CF0728">
            <w:pPr>
              <w:spacing w:line="170" w:lineRule="exact"/>
              <w:jc w:val="center"/>
              <w:rPr>
                <w:sz w:val="12"/>
                <w:szCs w:val="12"/>
              </w:rPr>
            </w:pPr>
            <w:r w:rsidRPr="00AF1805">
              <w:rPr>
                <w:sz w:val="12"/>
                <w:szCs w:val="12"/>
              </w:rPr>
              <w:t>938.38</w:t>
            </w:r>
          </w:p>
        </w:tc>
        <w:tc>
          <w:tcPr>
            <w:tcW w:w="692" w:type="dxa"/>
          </w:tcPr>
          <w:p w14:paraId="582A1D1C" w14:textId="77777777" w:rsidR="00A1320F" w:rsidRPr="00AF1805" w:rsidRDefault="00CF0728">
            <w:pPr>
              <w:spacing w:line="170" w:lineRule="exact"/>
              <w:jc w:val="center"/>
              <w:rPr>
                <w:sz w:val="12"/>
                <w:szCs w:val="12"/>
              </w:rPr>
            </w:pPr>
            <w:r w:rsidRPr="00AF1805">
              <w:rPr>
                <w:sz w:val="12"/>
                <w:szCs w:val="12"/>
              </w:rPr>
              <w:t>529.58</w:t>
            </w:r>
          </w:p>
        </w:tc>
      </w:tr>
      <w:tr w:rsidR="00A1320F" w:rsidRPr="00AF1805" w14:paraId="5976A44C" w14:textId="77777777">
        <w:tc>
          <w:tcPr>
            <w:tcW w:w="691" w:type="dxa"/>
          </w:tcPr>
          <w:p w14:paraId="6E2F66DA" w14:textId="77777777" w:rsidR="00A1320F" w:rsidRPr="00AF1805" w:rsidRDefault="00CF0728">
            <w:pPr>
              <w:spacing w:line="170" w:lineRule="exact"/>
              <w:jc w:val="center"/>
              <w:rPr>
                <w:sz w:val="12"/>
                <w:szCs w:val="12"/>
              </w:rPr>
            </w:pPr>
            <w:r w:rsidRPr="00AF1805">
              <w:rPr>
                <w:sz w:val="12"/>
                <w:szCs w:val="12"/>
              </w:rPr>
              <w:t>27</w:t>
            </w:r>
          </w:p>
        </w:tc>
        <w:tc>
          <w:tcPr>
            <w:tcW w:w="692" w:type="dxa"/>
          </w:tcPr>
          <w:p w14:paraId="2B899F19" w14:textId="77777777" w:rsidR="00A1320F" w:rsidRPr="00AF1805" w:rsidRDefault="00CF0728">
            <w:pPr>
              <w:spacing w:line="170" w:lineRule="exact"/>
              <w:jc w:val="center"/>
              <w:rPr>
                <w:sz w:val="12"/>
                <w:szCs w:val="12"/>
              </w:rPr>
            </w:pPr>
            <w:r w:rsidRPr="00AF1805">
              <w:rPr>
                <w:sz w:val="12"/>
                <w:szCs w:val="12"/>
              </w:rPr>
              <w:t>996.74</w:t>
            </w:r>
          </w:p>
        </w:tc>
        <w:tc>
          <w:tcPr>
            <w:tcW w:w="692" w:type="dxa"/>
          </w:tcPr>
          <w:p w14:paraId="59A95D1E" w14:textId="77777777" w:rsidR="00A1320F" w:rsidRPr="00AF1805" w:rsidRDefault="00CF0728">
            <w:pPr>
              <w:spacing w:line="170" w:lineRule="exact"/>
              <w:jc w:val="center"/>
              <w:rPr>
                <w:sz w:val="12"/>
                <w:szCs w:val="12"/>
              </w:rPr>
            </w:pPr>
            <w:r w:rsidRPr="00AF1805">
              <w:rPr>
                <w:sz w:val="12"/>
                <w:szCs w:val="12"/>
              </w:rPr>
              <w:t>113.74</w:t>
            </w:r>
          </w:p>
        </w:tc>
        <w:tc>
          <w:tcPr>
            <w:tcW w:w="692" w:type="dxa"/>
          </w:tcPr>
          <w:p w14:paraId="51663C56" w14:textId="77777777" w:rsidR="00A1320F" w:rsidRPr="00AF1805" w:rsidRDefault="00CF0728">
            <w:pPr>
              <w:spacing w:line="170" w:lineRule="exact"/>
              <w:jc w:val="center"/>
              <w:rPr>
                <w:sz w:val="12"/>
                <w:szCs w:val="12"/>
              </w:rPr>
            </w:pPr>
            <w:r w:rsidRPr="00AF1805">
              <w:rPr>
                <w:sz w:val="12"/>
                <w:szCs w:val="12"/>
              </w:rPr>
              <w:t>77</w:t>
            </w:r>
          </w:p>
        </w:tc>
        <w:tc>
          <w:tcPr>
            <w:tcW w:w="692" w:type="dxa"/>
          </w:tcPr>
          <w:p w14:paraId="5A25936C" w14:textId="77777777" w:rsidR="00A1320F" w:rsidRPr="00AF1805" w:rsidRDefault="00CF0728">
            <w:pPr>
              <w:spacing w:line="170" w:lineRule="exact"/>
              <w:jc w:val="center"/>
              <w:rPr>
                <w:sz w:val="12"/>
                <w:szCs w:val="12"/>
              </w:rPr>
            </w:pPr>
            <w:r w:rsidRPr="00AF1805">
              <w:rPr>
                <w:sz w:val="12"/>
                <w:szCs w:val="12"/>
              </w:rPr>
              <w:t>973.86</w:t>
            </w:r>
          </w:p>
        </w:tc>
        <w:tc>
          <w:tcPr>
            <w:tcW w:w="692" w:type="dxa"/>
          </w:tcPr>
          <w:p w14:paraId="6E956A74" w14:textId="77777777" w:rsidR="00A1320F" w:rsidRPr="00AF1805" w:rsidRDefault="00CF0728">
            <w:pPr>
              <w:spacing w:line="170" w:lineRule="exact"/>
              <w:jc w:val="center"/>
              <w:rPr>
                <w:sz w:val="12"/>
                <w:szCs w:val="12"/>
              </w:rPr>
            </w:pPr>
            <w:r w:rsidRPr="00AF1805">
              <w:rPr>
                <w:sz w:val="12"/>
                <w:szCs w:val="12"/>
              </w:rPr>
              <w:t>322.87</w:t>
            </w:r>
          </w:p>
        </w:tc>
        <w:tc>
          <w:tcPr>
            <w:tcW w:w="692" w:type="dxa"/>
          </w:tcPr>
          <w:p w14:paraId="7521C445" w14:textId="77777777" w:rsidR="00A1320F" w:rsidRPr="00AF1805" w:rsidRDefault="00CF0728">
            <w:pPr>
              <w:spacing w:line="170" w:lineRule="exact"/>
              <w:jc w:val="center"/>
              <w:rPr>
                <w:sz w:val="12"/>
                <w:szCs w:val="12"/>
              </w:rPr>
            </w:pPr>
            <w:r w:rsidRPr="00AF1805">
              <w:rPr>
                <w:sz w:val="12"/>
                <w:szCs w:val="12"/>
              </w:rPr>
              <w:t>127</w:t>
            </w:r>
          </w:p>
        </w:tc>
        <w:tc>
          <w:tcPr>
            <w:tcW w:w="692" w:type="dxa"/>
          </w:tcPr>
          <w:p w14:paraId="2B738D12" w14:textId="77777777" w:rsidR="00A1320F" w:rsidRPr="00AF1805" w:rsidRDefault="00CF0728">
            <w:pPr>
              <w:spacing w:line="170" w:lineRule="exact"/>
              <w:jc w:val="center"/>
              <w:rPr>
                <w:sz w:val="12"/>
                <w:szCs w:val="12"/>
              </w:rPr>
            </w:pPr>
            <w:r w:rsidRPr="00AF1805">
              <w:rPr>
                <w:sz w:val="12"/>
                <w:szCs w:val="12"/>
              </w:rPr>
              <w:t>937.54</w:t>
            </w:r>
          </w:p>
        </w:tc>
        <w:tc>
          <w:tcPr>
            <w:tcW w:w="692" w:type="dxa"/>
          </w:tcPr>
          <w:p w14:paraId="0AF7A4B7" w14:textId="77777777" w:rsidR="00A1320F" w:rsidRPr="00AF1805" w:rsidRDefault="00CF0728">
            <w:pPr>
              <w:spacing w:line="170" w:lineRule="exact"/>
              <w:jc w:val="center"/>
              <w:rPr>
                <w:sz w:val="12"/>
                <w:szCs w:val="12"/>
              </w:rPr>
            </w:pPr>
            <w:r w:rsidRPr="00AF1805">
              <w:rPr>
                <w:sz w:val="12"/>
                <w:szCs w:val="12"/>
              </w:rPr>
              <w:t>533.83</w:t>
            </w:r>
          </w:p>
        </w:tc>
      </w:tr>
      <w:tr w:rsidR="00A1320F" w:rsidRPr="00AF1805" w14:paraId="4E1E5C39" w14:textId="77777777">
        <w:tc>
          <w:tcPr>
            <w:tcW w:w="691" w:type="dxa"/>
          </w:tcPr>
          <w:p w14:paraId="3789CAB5" w14:textId="77777777" w:rsidR="00A1320F" w:rsidRPr="00AF1805" w:rsidRDefault="00CF0728">
            <w:pPr>
              <w:spacing w:line="170" w:lineRule="exact"/>
              <w:jc w:val="center"/>
              <w:rPr>
                <w:sz w:val="12"/>
                <w:szCs w:val="12"/>
              </w:rPr>
            </w:pPr>
            <w:r w:rsidRPr="00AF1805">
              <w:rPr>
                <w:sz w:val="12"/>
                <w:szCs w:val="12"/>
              </w:rPr>
              <w:t>28</w:t>
            </w:r>
          </w:p>
        </w:tc>
        <w:tc>
          <w:tcPr>
            <w:tcW w:w="692" w:type="dxa"/>
          </w:tcPr>
          <w:p w14:paraId="3C324617" w14:textId="77777777" w:rsidR="00A1320F" w:rsidRPr="00AF1805" w:rsidRDefault="00CF0728">
            <w:pPr>
              <w:spacing w:line="170" w:lineRule="exact"/>
              <w:jc w:val="center"/>
              <w:rPr>
                <w:sz w:val="12"/>
                <w:szCs w:val="12"/>
              </w:rPr>
            </w:pPr>
            <w:r w:rsidRPr="00AF1805">
              <w:rPr>
                <w:sz w:val="12"/>
                <w:szCs w:val="12"/>
              </w:rPr>
              <w:t>996.46</w:t>
            </w:r>
          </w:p>
        </w:tc>
        <w:tc>
          <w:tcPr>
            <w:tcW w:w="692" w:type="dxa"/>
          </w:tcPr>
          <w:p w14:paraId="6FB7AD01" w14:textId="77777777" w:rsidR="00A1320F" w:rsidRPr="00AF1805" w:rsidRDefault="00CF0728">
            <w:pPr>
              <w:spacing w:line="170" w:lineRule="exact"/>
              <w:jc w:val="center"/>
              <w:rPr>
                <w:sz w:val="12"/>
                <w:szCs w:val="12"/>
              </w:rPr>
            </w:pPr>
            <w:r w:rsidRPr="00AF1805">
              <w:rPr>
                <w:sz w:val="12"/>
                <w:szCs w:val="12"/>
              </w:rPr>
              <w:t>117.92</w:t>
            </w:r>
          </w:p>
        </w:tc>
        <w:tc>
          <w:tcPr>
            <w:tcW w:w="692" w:type="dxa"/>
          </w:tcPr>
          <w:p w14:paraId="7474F898" w14:textId="77777777" w:rsidR="00A1320F" w:rsidRPr="00AF1805" w:rsidRDefault="00CF0728">
            <w:pPr>
              <w:spacing w:line="170" w:lineRule="exact"/>
              <w:jc w:val="center"/>
              <w:rPr>
                <w:sz w:val="12"/>
                <w:szCs w:val="12"/>
              </w:rPr>
            </w:pPr>
            <w:r w:rsidRPr="00AF1805">
              <w:rPr>
                <w:sz w:val="12"/>
                <w:szCs w:val="12"/>
              </w:rPr>
              <w:t>78</w:t>
            </w:r>
          </w:p>
        </w:tc>
        <w:tc>
          <w:tcPr>
            <w:tcW w:w="692" w:type="dxa"/>
          </w:tcPr>
          <w:p w14:paraId="4671DB86" w14:textId="77777777" w:rsidR="00A1320F" w:rsidRPr="00AF1805" w:rsidRDefault="00CF0728">
            <w:pPr>
              <w:spacing w:line="170" w:lineRule="exact"/>
              <w:jc w:val="center"/>
              <w:rPr>
                <w:sz w:val="12"/>
                <w:szCs w:val="12"/>
              </w:rPr>
            </w:pPr>
            <w:r w:rsidRPr="00AF1805">
              <w:rPr>
                <w:sz w:val="12"/>
                <w:szCs w:val="12"/>
              </w:rPr>
              <w:t>973.25</w:t>
            </w:r>
          </w:p>
        </w:tc>
        <w:tc>
          <w:tcPr>
            <w:tcW w:w="692" w:type="dxa"/>
          </w:tcPr>
          <w:p w14:paraId="18FF8AB5" w14:textId="77777777" w:rsidR="00A1320F" w:rsidRPr="00AF1805" w:rsidRDefault="00CF0728">
            <w:pPr>
              <w:spacing w:line="170" w:lineRule="exact"/>
              <w:jc w:val="center"/>
              <w:rPr>
                <w:sz w:val="12"/>
                <w:szCs w:val="12"/>
              </w:rPr>
            </w:pPr>
            <w:r w:rsidRPr="00AF1805">
              <w:rPr>
                <w:sz w:val="12"/>
                <w:szCs w:val="12"/>
              </w:rPr>
              <w:t>327.06</w:t>
            </w:r>
          </w:p>
        </w:tc>
        <w:tc>
          <w:tcPr>
            <w:tcW w:w="692" w:type="dxa"/>
          </w:tcPr>
          <w:p w14:paraId="1E79123B" w14:textId="77777777" w:rsidR="00A1320F" w:rsidRPr="00AF1805" w:rsidRDefault="00CF0728">
            <w:pPr>
              <w:spacing w:line="170" w:lineRule="exact"/>
              <w:jc w:val="center"/>
              <w:rPr>
                <w:sz w:val="12"/>
                <w:szCs w:val="12"/>
              </w:rPr>
            </w:pPr>
            <w:r w:rsidRPr="00AF1805">
              <w:rPr>
                <w:sz w:val="12"/>
                <w:szCs w:val="12"/>
              </w:rPr>
              <w:t>128</w:t>
            </w:r>
          </w:p>
        </w:tc>
        <w:tc>
          <w:tcPr>
            <w:tcW w:w="692" w:type="dxa"/>
          </w:tcPr>
          <w:p w14:paraId="25BD180F" w14:textId="77777777" w:rsidR="00A1320F" w:rsidRPr="00AF1805" w:rsidRDefault="00CF0728">
            <w:pPr>
              <w:spacing w:line="170" w:lineRule="exact"/>
              <w:jc w:val="center"/>
              <w:rPr>
                <w:sz w:val="12"/>
                <w:szCs w:val="12"/>
              </w:rPr>
            </w:pPr>
            <w:r w:rsidRPr="00AF1805">
              <w:rPr>
                <w:sz w:val="12"/>
                <w:szCs w:val="12"/>
              </w:rPr>
              <w:t>936.70</w:t>
            </w:r>
          </w:p>
        </w:tc>
        <w:tc>
          <w:tcPr>
            <w:tcW w:w="692" w:type="dxa"/>
          </w:tcPr>
          <w:p w14:paraId="6250BAE2" w14:textId="77777777" w:rsidR="00A1320F" w:rsidRPr="00AF1805" w:rsidRDefault="00CF0728">
            <w:pPr>
              <w:spacing w:line="170" w:lineRule="exact"/>
              <w:jc w:val="center"/>
              <w:rPr>
                <w:sz w:val="12"/>
                <w:szCs w:val="12"/>
              </w:rPr>
            </w:pPr>
            <w:r w:rsidRPr="00AF1805">
              <w:rPr>
                <w:sz w:val="12"/>
                <w:szCs w:val="12"/>
              </w:rPr>
              <w:t>538.09</w:t>
            </w:r>
          </w:p>
        </w:tc>
      </w:tr>
      <w:tr w:rsidR="00A1320F" w:rsidRPr="00AF1805" w14:paraId="4FFD0054" w14:textId="77777777">
        <w:tc>
          <w:tcPr>
            <w:tcW w:w="691" w:type="dxa"/>
          </w:tcPr>
          <w:p w14:paraId="7DC4D4AA" w14:textId="77777777" w:rsidR="00A1320F" w:rsidRPr="00AF1805" w:rsidRDefault="00CF0728">
            <w:pPr>
              <w:spacing w:line="170" w:lineRule="exact"/>
              <w:jc w:val="center"/>
              <w:rPr>
                <w:sz w:val="12"/>
                <w:szCs w:val="12"/>
              </w:rPr>
            </w:pPr>
            <w:r w:rsidRPr="00AF1805">
              <w:rPr>
                <w:sz w:val="12"/>
                <w:szCs w:val="12"/>
              </w:rPr>
              <w:t>29</w:t>
            </w:r>
          </w:p>
        </w:tc>
        <w:tc>
          <w:tcPr>
            <w:tcW w:w="692" w:type="dxa"/>
          </w:tcPr>
          <w:p w14:paraId="031F756C" w14:textId="77777777" w:rsidR="00A1320F" w:rsidRPr="00AF1805" w:rsidRDefault="00CF0728">
            <w:pPr>
              <w:spacing w:line="170" w:lineRule="exact"/>
              <w:jc w:val="center"/>
              <w:rPr>
                <w:sz w:val="12"/>
                <w:szCs w:val="12"/>
              </w:rPr>
            </w:pPr>
            <w:r w:rsidRPr="00AF1805">
              <w:rPr>
                <w:sz w:val="12"/>
                <w:szCs w:val="12"/>
              </w:rPr>
              <w:t>996.17</w:t>
            </w:r>
          </w:p>
        </w:tc>
        <w:tc>
          <w:tcPr>
            <w:tcW w:w="692" w:type="dxa"/>
          </w:tcPr>
          <w:p w14:paraId="68E866DB" w14:textId="77777777" w:rsidR="00A1320F" w:rsidRPr="00AF1805" w:rsidRDefault="00CF0728">
            <w:pPr>
              <w:spacing w:line="170" w:lineRule="exact"/>
              <w:jc w:val="center"/>
              <w:rPr>
                <w:sz w:val="12"/>
                <w:szCs w:val="12"/>
              </w:rPr>
            </w:pPr>
            <w:r w:rsidRPr="00AF1805">
              <w:rPr>
                <w:sz w:val="12"/>
                <w:szCs w:val="12"/>
              </w:rPr>
              <w:t>122.10</w:t>
            </w:r>
          </w:p>
        </w:tc>
        <w:tc>
          <w:tcPr>
            <w:tcW w:w="692" w:type="dxa"/>
          </w:tcPr>
          <w:p w14:paraId="36BEC95C" w14:textId="77777777" w:rsidR="00A1320F" w:rsidRPr="00AF1805" w:rsidRDefault="00CF0728">
            <w:pPr>
              <w:spacing w:line="170" w:lineRule="exact"/>
              <w:jc w:val="center"/>
              <w:rPr>
                <w:sz w:val="12"/>
                <w:szCs w:val="12"/>
              </w:rPr>
            </w:pPr>
            <w:r w:rsidRPr="00AF1805">
              <w:rPr>
                <w:sz w:val="12"/>
                <w:szCs w:val="12"/>
              </w:rPr>
              <w:t>79</w:t>
            </w:r>
          </w:p>
        </w:tc>
        <w:tc>
          <w:tcPr>
            <w:tcW w:w="692" w:type="dxa"/>
          </w:tcPr>
          <w:p w14:paraId="503FAB2F" w14:textId="77777777" w:rsidR="00A1320F" w:rsidRPr="00AF1805" w:rsidRDefault="00CF0728">
            <w:pPr>
              <w:spacing w:line="170" w:lineRule="exact"/>
              <w:jc w:val="center"/>
              <w:rPr>
                <w:sz w:val="12"/>
                <w:szCs w:val="12"/>
              </w:rPr>
            </w:pPr>
            <w:r w:rsidRPr="00AF1805">
              <w:rPr>
                <w:sz w:val="12"/>
                <w:szCs w:val="12"/>
              </w:rPr>
              <w:t>972.63</w:t>
            </w:r>
          </w:p>
        </w:tc>
        <w:tc>
          <w:tcPr>
            <w:tcW w:w="692" w:type="dxa"/>
          </w:tcPr>
          <w:p w14:paraId="3596FEF8" w14:textId="77777777" w:rsidR="00A1320F" w:rsidRPr="00AF1805" w:rsidRDefault="00CF0728">
            <w:pPr>
              <w:spacing w:line="170" w:lineRule="exact"/>
              <w:jc w:val="center"/>
              <w:rPr>
                <w:sz w:val="12"/>
                <w:szCs w:val="12"/>
              </w:rPr>
            </w:pPr>
            <w:r w:rsidRPr="00AF1805">
              <w:rPr>
                <w:sz w:val="12"/>
                <w:szCs w:val="12"/>
              </w:rPr>
              <w:t>331.26</w:t>
            </w:r>
          </w:p>
        </w:tc>
        <w:tc>
          <w:tcPr>
            <w:tcW w:w="692" w:type="dxa"/>
          </w:tcPr>
          <w:p w14:paraId="7CC04236" w14:textId="77777777" w:rsidR="00A1320F" w:rsidRPr="00AF1805" w:rsidRDefault="00CF0728">
            <w:pPr>
              <w:spacing w:line="170" w:lineRule="exact"/>
              <w:jc w:val="center"/>
              <w:rPr>
                <w:sz w:val="12"/>
                <w:szCs w:val="12"/>
              </w:rPr>
            </w:pPr>
            <w:r w:rsidRPr="00AF1805">
              <w:rPr>
                <w:sz w:val="12"/>
                <w:szCs w:val="12"/>
              </w:rPr>
              <w:t>129</w:t>
            </w:r>
          </w:p>
        </w:tc>
        <w:tc>
          <w:tcPr>
            <w:tcW w:w="692" w:type="dxa"/>
          </w:tcPr>
          <w:p w14:paraId="76B914D0" w14:textId="77777777" w:rsidR="00A1320F" w:rsidRPr="00AF1805" w:rsidRDefault="00CF0728">
            <w:pPr>
              <w:spacing w:line="170" w:lineRule="exact"/>
              <w:jc w:val="center"/>
              <w:rPr>
                <w:sz w:val="12"/>
                <w:szCs w:val="12"/>
              </w:rPr>
            </w:pPr>
            <w:r w:rsidRPr="00AF1805">
              <w:rPr>
                <w:sz w:val="12"/>
                <w:szCs w:val="12"/>
              </w:rPr>
              <w:t>935.86</w:t>
            </w:r>
          </w:p>
        </w:tc>
        <w:tc>
          <w:tcPr>
            <w:tcW w:w="692" w:type="dxa"/>
          </w:tcPr>
          <w:p w14:paraId="356071DD" w14:textId="77777777" w:rsidR="00A1320F" w:rsidRPr="00AF1805" w:rsidRDefault="00CF0728">
            <w:pPr>
              <w:spacing w:line="170" w:lineRule="exact"/>
              <w:jc w:val="center"/>
              <w:rPr>
                <w:sz w:val="12"/>
                <w:szCs w:val="12"/>
              </w:rPr>
            </w:pPr>
            <w:r w:rsidRPr="00AF1805">
              <w:rPr>
                <w:sz w:val="12"/>
                <w:szCs w:val="12"/>
              </w:rPr>
              <w:t>542.35</w:t>
            </w:r>
          </w:p>
        </w:tc>
      </w:tr>
      <w:tr w:rsidR="00A1320F" w:rsidRPr="00AF1805" w14:paraId="2C1E315E" w14:textId="77777777">
        <w:tc>
          <w:tcPr>
            <w:tcW w:w="691" w:type="dxa"/>
          </w:tcPr>
          <w:p w14:paraId="38027693" w14:textId="77777777" w:rsidR="00A1320F" w:rsidRPr="00AF1805" w:rsidRDefault="00CF0728">
            <w:pPr>
              <w:spacing w:line="170" w:lineRule="exact"/>
              <w:jc w:val="center"/>
              <w:rPr>
                <w:sz w:val="12"/>
                <w:szCs w:val="12"/>
              </w:rPr>
            </w:pPr>
            <w:r w:rsidRPr="00AF1805">
              <w:rPr>
                <w:sz w:val="12"/>
                <w:szCs w:val="12"/>
              </w:rPr>
              <w:t>30</w:t>
            </w:r>
          </w:p>
        </w:tc>
        <w:tc>
          <w:tcPr>
            <w:tcW w:w="692" w:type="dxa"/>
          </w:tcPr>
          <w:p w14:paraId="518BB9FF" w14:textId="77777777" w:rsidR="00A1320F" w:rsidRPr="00AF1805" w:rsidRDefault="00CF0728">
            <w:pPr>
              <w:spacing w:line="170" w:lineRule="exact"/>
              <w:jc w:val="center"/>
              <w:rPr>
                <w:sz w:val="12"/>
                <w:szCs w:val="12"/>
              </w:rPr>
            </w:pPr>
            <w:r w:rsidRPr="00AF1805">
              <w:rPr>
                <w:sz w:val="12"/>
                <w:szCs w:val="12"/>
              </w:rPr>
              <w:t>995.87</w:t>
            </w:r>
          </w:p>
        </w:tc>
        <w:tc>
          <w:tcPr>
            <w:tcW w:w="692" w:type="dxa"/>
          </w:tcPr>
          <w:p w14:paraId="786B483F" w14:textId="77777777" w:rsidR="00A1320F" w:rsidRPr="00AF1805" w:rsidRDefault="00CF0728">
            <w:pPr>
              <w:spacing w:line="170" w:lineRule="exact"/>
              <w:jc w:val="center"/>
              <w:rPr>
                <w:sz w:val="12"/>
                <w:szCs w:val="12"/>
              </w:rPr>
            </w:pPr>
            <w:r w:rsidRPr="00AF1805">
              <w:rPr>
                <w:sz w:val="12"/>
                <w:szCs w:val="12"/>
              </w:rPr>
              <w:t>126.28</w:t>
            </w:r>
          </w:p>
        </w:tc>
        <w:tc>
          <w:tcPr>
            <w:tcW w:w="692" w:type="dxa"/>
          </w:tcPr>
          <w:p w14:paraId="46BF8635" w14:textId="77777777" w:rsidR="00A1320F" w:rsidRPr="00AF1805" w:rsidRDefault="00CF0728">
            <w:pPr>
              <w:spacing w:line="170" w:lineRule="exact"/>
              <w:jc w:val="center"/>
              <w:rPr>
                <w:sz w:val="12"/>
                <w:szCs w:val="12"/>
              </w:rPr>
            </w:pPr>
            <w:r w:rsidRPr="00AF1805">
              <w:rPr>
                <w:sz w:val="12"/>
                <w:szCs w:val="12"/>
              </w:rPr>
              <w:t>80</w:t>
            </w:r>
          </w:p>
        </w:tc>
        <w:tc>
          <w:tcPr>
            <w:tcW w:w="692" w:type="dxa"/>
          </w:tcPr>
          <w:p w14:paraId="3C8C79B1" w14:textId="77777777" w:rsidR="00A1320F" w:rsidRPr="00AF1805" w:rsidRDefault="00CF0728">
            <w:pPr>
              <w:spacing w:line="170" w:lineRule="exact"/>
              <w:jc w:val="center"/>
              <w:rPr>
                <w:sz w:val="12"/>
                <w:szCs w:val="12"/>
              </w:rPr>
            </w:pPr>
            <w:r w:rsidRPr="00AF1805">
              <w:rPr>
                <w:sz w:val="12"/>
                <w:szCs w:val="12"/>
              </w:rPr>
              <w:t>972.01</w:t>
            </w:r>
          </w:p>
        </w:tc>
        <w:tc>
          <w:tcPr>
            <w:tcW w:w="692" w:type="dxa"/>
          </w:tcPr>
          <w:p w14:paraId="74255E5A" w14:textId="77777777" w:rsidR="00A1320F" w:rsidRPr="00AF1805" w:rsidRDefault="00CF0728">
            <w:pPr>
              <w:spacing w:line="170" w:lineRule="exact"/>
              <w:jc w:val="center"/>
              <w:rPr>
                <w:sz w:val="12"/>
                <w:szCs w:val="12"/>
              </w:rPr>
            </w:pPr>
            <w:r w:rsidRPr="00AF1805">
              <w:rPr>
                <w:sz w:val="12"/>
                <w:szCs w:val="12"/>
              </w:rPr>
              <w:t>335.45</w:t>
            </w:r>
          </w:p>
        </w:tc>
        <w:tc>
          <w:tcPr>
            <w:tcW w:w="692" w:type="dxa"/>
          </w:tcPr>
          <w:p w14:paraId="58A1A7D7" w14:textId="77777777" w:rsidR="00A1320F" w:rsidRPr="00AF1805" w:rsidRDefault="00CF0728">
            <w:pPr>
              <w:spacing w:line="170" w:lineRule="exact"/>
              <w:jc w:val="center"/>
              <w:rPr>
                <w:sz w:val="12"/>
                <w:szCs w:val="12"/>
              </w:rPr>
            </w:pPr>
            <w:r w:rsidRPr="00AF1805">
              <w:rPr>
                <w:sz w:val="12"/>
                <w:szCs w:val="12"/>
              </w:rPr>
              <w:t>130</w:t>
            </w:r>
          </w:p>
        </w:tc>
        <w:tc>
          <w:tcPr>
            <w:tcW w:w="692" w:type="dxa"/>
          </w:tcPr>
          <w:p w14:paraId="4CB0DAC4" w14:textId="77777777" w:rsidR="00A1320F" w:rsidRPr="00AF1805" w:rsidRDefault="00CF0728">
            <w:pPr>
              <w:spacing w:line="170" w:lineRule="exact"/>
              <w:jc w:val="center"/>
              <w:rPr>
                <w:sz w:val="12"/>
                <w:szCs w:val="12"/>
              </w:rPr>
            </w:pPr>
            <w:r w:rsidRPr="00AF1805">
              <w:rPr>
                <w:sz w:val="12"/>
                <w:szCs w:val="12"/>
              </w:rPr>
              <w:t>935.01</w:t>
            </w:r>
          </w:p>
        </w:tc>
        <w:tc>
          <w:tcPr>
            <w:tcW w:w="692" w:type="dxa"/>
          </w:tcPr>
          <w:p w14:paraId="37C56E1D" w14:textId="77777777" w:rsidR="00A1320F" w:rsidRPr="00AF1805" w:rsidRDefault="00CF0728">
            <w:pPr>
              <w:spacing w:line="170" w:lineRule="exact"/>
              <w:jc w:val="center"/>
              <w:rPr>
                <w:sz w:val="12"/>
                <w:szCs w:val="12"/>
              </w:rPr>
            </w:pPr>
            <w:r w:rsidRPr="00AF1805">
              <w:rPr>
                <w:sz w:val="12"/>
                <w:szCs w:val="12"/>
              </w:rPr>
              <w:t>546.61</w:t>
            </w:r>
          </w:p>
        </w:tc>
      </w:tr>
      <w:tr w:rsidR="00A1320F" w:rsidRPr="00AF1805" w14:paraId="0E66B2F4" w14:textId="77777777">
        <w:tc>
          <w:tcPr>
            <w:tcW w:w="691" w:type="dxa"/>
          </w:tcPr>
          <w:p w14:paraId="1D58AD08" w14:textId="77777777" w:rsidR="00A1320F" w:rsidRPr="00AF1805" w:rsidRDefault="00CF0728">
            <w:pPr>
              <w:spacing w:line="170" w:lineRule="exact"/>
              <w:jc w:val="center"/>
              <w:rPr>
                <w:sz w:val="12"/>
                <w:szCs w:val="12"/>
              </w:rPr>
            </w:pPr>
            <w:r w:rsidRPr="00AF1805">
              <w:rPr>
                <w:sz w:val="12"/>
                <w:szCs w:val="12"/>
              </w:rPr>
              <w:t>31</w:t>
            </w:r>
          </w:p>
        </w:tc>
        <w:tc>
          <w:tcPr>
            <w:tcW w:w="692" w:type="dxa"/>
          </w:tcPr>
          <w:p w14:paraId="6DF2C320" w14:textId="77777777" w:rsidR="00A1320F" w:rsidRPr="00AF1805" w:rsidRDefault="00CF0728">
            <w:pPr>
              <w:spacing w:line="170" w:lineRule="exact"/>
              <w:jc w:val="center"/>
              <w:rPr>
                <w:sz w:val="12"/>
                <w:szCs w:val="12"/>
              </w:rPr>
            </w:pPr>
            <w:r w:rsidRPr="00AF1805">
              <w:rPr>
                <w:sz w:val="12"/>
                <w:szCs w:val="12"/>
              </w:rPr>
              <w:t>995.56</w:t>
            </w:r>
          </w:p>
        </w:tc>
        <w:tc>
          <w:tcPr>
            <w:tcW w:w="692" w:type="dxa"/>
          </w:tcPr>
          <w:p w14:paraId="15349DCF" w14:textId="77777777" w:rsidR="00A1320F" w:rsidRPr="00AF1805" w:rsidRDefault="00CF0728">
            <w:pPr>
              <w:spacing w:line="170" w:lineRule="exact"/>
              <w:jc w:val="center"/>
              <w:rPr>
                <w:sz w:val="12"/>
                <w:szCs w:val="12"/>
              </w:rPr>
            </w:pPr>
            <w:r w:rsidRPr="00AF1805">
              <w:rPr>
                <w:sz w:val="12"/>
                <w:szCs w:val="12"/>
              </w:rPr>
              <w:t>130.46</w:t>
            </w:r>
          </w:p>
        </w:tc>
        <w:tc>
          <w:tcPr>
            <w:tcW w:w="692" w:type="dxa"/>
          </w:tcPr>
          <w:p w14:paraId="1E96D95B" w14:textId="77777777" w:rsidR="00A1320F" w:rsidRPr="00AF1805" w:rsidRDefault="00CF0728">
            <w:pPr>
              <w:spacing w:line="170" w:lineRule="exact"/>
              <w:jc w:val="center"/>
              <w:rPr>
                <w:sz w:val="12"/>
                <w:szCs w:val="12"/>
              </w:rPr>
            </w:pPr>
            <w:r w:rsidRPr="00AF1805">
              <w:rPr>
                <w:sz w:val="12"/>
                <w:szCs w:val="12"/>
              </w:rPr>
              <w:t>81</w:t>
            </w:r>
          </w:p>
        </w:tc>
        <w:tc>
          <w:tcPr>
            <w:tcW w:w="692" w:type="dxa"/>
          </w:tcPr>
          <w:p w14:paraId="1C1D32A8" w14:textId="77777777" w:rsidR="00A1320F" w:rsidRPr="00AF1805" w:rsidRDefault="00CF0728">
            <w:pPr>
              <w:spacing w:line="170" w:lineRule="exact"/>
              <w:jc w:val="center"/>
              <w:rPr>
                <w:sz w:val="12"/>
                <w:szCs w:val="12"/>
              </w:rPr>
            </w:pPr>
            <w:r w:rsidRPr="00AF1805">
              <w:rPr>
                <w:sz w:val="12"/>
                <w:szCs w:val="12"/>
              </w:rPr>
              <w:t>971.39</w:t>
            </w:r>
          </w:p>
        </w:tc>
        <w:tc>
          <w:tcPr>
            <w:tcW w:w="692" w:type="dxa"/>
          </w:tcPr>
          <w:p w14:paraId="272D0C28" w14:textId="77777777" w:rsidR="00A1320F" w:rsidRPr="00AF1805" w:rsidRDefault="00CF0728">
            <w:pPr>
              <w:spacing w:line="170" w:lineRule="exact"/>
              <w:jc w:val="center"/>
              <w:rPr>
                <w:sz w:val="12"/>
                <w:szCs w:val="12"/>
              </w:rPr>
            </w:pPr>
            <w:r w:rsidRPr="00AF1805">
              <w:rPr>
                <w:sz w:val="12"/>
                <w:szCs w:val="12"/>
              </w:rPr>
              <w:t>339.65</w:t>
            </w:r>
          </w:p>
        </w:tc>
        <w:tc>
          <w:tcPr>
            <w:tcW w:w="692" w:type="dxa"/>
          </w:tcPr>
          <w:p w14:paraId="06382C0F" w14:textId="77777777" w:rsidR="00A1320F" w:rsidRPr="00AF1805" w:rsidRDefault="00CF0728">
            <w:pPr>
              <w:spacing w:line="170" w:lineRule="exact"/>
              <w:jc w:val="center"/>
              <w:rPr>
                <w:sz w:val="12"/>
                <w:szCs w:val="12"/>
              </w:rPr>
            </w:pPr>
            <w:r w:rsidRPr="00AF1805">
              <w:rPr>
                <w:sz w:val="12"/>
                <w:szCs w:val="12"/>
              </w:rPr>
              <w:t>131</w:t>
            </w:r>
          </w:p>
        </w:tc>
        <w:tc>
          <w:tcPr>
            <w:tcW w:w="692" w:type="dxa"/>
          </w:tcPr>
          <w:p w14:paraId="33FEE08A" w14:textId="77777777" w:rsidR="00A1320F" w:rsidRPr="00AF1805" w:rsidRDefault="00CF0728">
            <w:pPr>
              <w:spacing w:line="170" w:lineRule="exact"/>
              <w:jc w:val="center"/>
              <w:rPr>
                <w:sz w:val="12"/>
                <w:szCs w:val="12"/>
              </w:rPr>
            </w:pPr>
            <w:r w:rsidRPr="00AF1805">
              <w:rPr>
                <w:sz w:val="12"/>
                <w:szCs w:val="12"/>
              </w:rPr>
              <w:t>934.15</w:t>
            </w:r>
          </w:p>
        </w:tc>
        <w:tc>
          <w:tcPr>
            <w:tcW w:w="692" w:type="dxa"/>
          </w:tcPr>
          <w:p w14:paraId="53F8E499" w14:textId="77777777" w:rsidR="00A1320F" w:rsidRPr="00AF1805" w:rsidRDefault="00CF0728">
            <w:pPr>
              <w:spacing w:line="170" w:lineRule="exact"/>
              <w:jc w:val="center"/>
              <w:rPr>
                <w:sz w:val="12"/>
                <w:szCs w:val="12"/>
              </w:rPr>
            </w:pPr>
            <w:r w:rsidRPr="00AF1805">
              <w:rPr>
                <w:sz w:val="12"/>
                <w:szCs w:val="12"/>
              </w:rPr>
              <w:t>550.87</w:t>
            </w:r>
          </w:p>
        </w:tc>
      </w:tr>
      <w:tr w:rsidR="00A1320F" w:rsidRPr="00AF1805" w14:paraId="03C1FCF9" w14:textId="77777777">
        <w:tc>
          <w:tcPr>
            <w:tcW w:w="691" w:type="dxa"/>
          </w:tcPr>
          <w:p w14:paraId="14EBE74D" w14:textId="77777777" w:rsidR="00A1320F" w:rsidRPr="00AF1805" w:rsidRDefault="00CF0728">
            <w:pPr>
              <w:spacing w:line="170" w:lineRule="exact"/>
              <w:jc w:val="center"/>
              <w:rPr>
                <w:sz w:val="12"/>
                <w:szCs w:val="12"/>
              </w:rPr>
            </w:pPr>
            <w:r w:rsidRPr="00AF1805">
              <w:rPr>
                <w:sz w:val="12"/>
                <w:szCs w:val="12"/>
              </w:rPr>
              <w:t>32</w:t>
            </w:r>
          </w:p>
        </w:tc>
        <w:tc>
          <w:tcPr>
            <w:tcW w:w="692" w:type="dxa"/>
          </w:tcPr>
          <w:p w14:paraId="39153257" w14:textId="77777777" w:rsidR="00A1320F" w:rsidRPr="00AF1805" w:rsidRDefault="00CF0728">
            <w:pPr>
              <w:spacing w:line="170" w:lineRule="exact"/>
              <w:jc w:val="center"/>
              <w:rPr>
                <w:sz w:val="12"/>
                <w:szCs w:val="12"/>
              </w:rPr>
            </w:pPr>
            <w:r w:rsidRPr="00AF1805">
              <w:rPr>
                <w:sz w:val="12"/>
                <w:szCs w:val="12"/>
              </w:rPr>
              <w:t>995.25</w:t>
            </w:r>
          </w:p>
        </w:tc>
        <w:tc>
          <w:tcPr>
            <w:tcW w:w="692" w:type="dxa"/>
          </w:tcPr>
          <w:p w14:paraId="7D390460" w14:textId="77777777" w:rsidR="00A1320F" w:rsidRPr="00AF1805" w:rsidRDefault="00CF0728">
            <w:pPr>
              <w:spacing w:line="170" w:lineRule="exact"/>
              <w:jc w:val="center"/>
              <w:rPr>
                <w:sz w:val="12"/>
                <w:szCs w:val="12"/>
              </w:rPr>
            </w:pPr>
            <w:r w:rsidRPr="00AF1805">
              <w:rPr>
                <w:sz w:val="12"/>
                <w:szCs w:val="12"/>
              </w:rPr>
              <w:t>134.63</w:t>
            </w:r>
          </w:p>
        </w:tc>
        <w:tc>
          <w:tcPr>
            <w:tcW w:w="692" w:type="dxa"/>
          </w:tcPr>
          <w:p w14:paraId="0F69CFBD" w14:textId="77777777" w:rsidR="00A1320F" w:rsidRPr="00AF1805" w:rsidRDefault="00CF0728">
            <w:pPr>
              <w:spacing w:line="170" w:lineRule="exact"/>
              <w:jc w:val="center"/>
              <w:rPr>
                <w:sz w:val="12"/>
                <w:szCs w:val="12"/>
              </w:rPr>
            </w:pPr>
            <w:r w:rsidRPr="00AF1805">
              <w:rPr>
                <w:sz w:val="12"/>
                <w:szCs w:val="12"/>
              </w:rPr>
              <w:t>82</w:t>
            </w:r>
          </w:p>
        </w:tc>
        <w:tc>
          <w:tcPr>
            <w:tcW w:w="692" w:type="dxa"/>
          </w:tcPr>
          <w:p w14:paraId="695338AF" w14:textId="77777777" w:rsidR="00A1320F" w:rsidRPr="00AF1805" w:rsidRDefault="00CF0728">
            <w:pPr>
              <w:spacing w:line="170" w:lineRule="exact"/>
              <w:jc w:val="center"/>
              <w:rPr>
                <w:sz w:val="12"/>
                <w:szCs w:val="12"/>
              </w:rPr>
            </w:pPr>
            <w:r w:rsidRPr="00AF1805">
              <w:rPr>
                <w:sz w:val="12"/>
                <w:szCs w:val="12"/>
              </w:rPr>
              <w:t>970.76</w:t>
            </w:r>
          </w:p>
        </w:tc>
        <w:tc>
          <w:tcPr>
            <w:tcW w:w="692" w:type="dxa"/>
          </w:tcPr>
          <w:p w14:paraId="38B2862A" w14:textId="77777777" w:rsidR="00A1320F" w:rsidRPr="00AF1805" w:rsidRDefault="00CF0728">
            <w:pPr>
              <w:spacing w:line="170" w:lineRule="exact"/>
              <w:jc w:val="center"/>
              <w:rPr>
                <w:sz w:val="12"/>
                <w:szCs w:val="12"/>
              </w:rPr>
            </w:pPr>
            <w:r w:rsidRPr="00AF1805">
              <w:rPr>
                <w:sz w:val="12"/>
                <w:szCs w:val="12"/>
              </w:rPr>
              <w:t>343.85</w:t>
            </w:r>
          </w:p>
        </w:tc>
        <w:tc>
          <w:tcPr>
            <w:tcW w:w="692" w:type="dxa"/>
          </w:tcPr>
          <w:p w14:paraId="33D1C503" w14:textId="77777777" w:rsidR="00A1320F" w:rsidRPr="00AF1805" w:rsidRDefault="00CF0728">
            <w:pPr>
              <w:spacing w:line="170" w:lineRule="exact"/>
              <w:jc w:val="center"/>
              <w:rPr>
                <w:sz w:val="12"/>
                <w:szCs w:val="12"/>
              </w:rPr>
            </w:pPr>
            <w:r w:rsidRPr="00AF1805">
              <w:rPr>
                <w:sz w:val="12"/>
                <w:szCs w:val="12"/>
              </w:rPr>
              <w:t>132</w:t>
            </w:r>
          </w:p>
        </w:tc>
        <w:tc>
          <w:tcPr>
            <w:tcW w:w="692" w:type="dxa"/>
          </w:tcPr>
          <w:p w14:paraId="117FD012" w14:textId="77777777" w:rsidR="00A1320F" w:rsidRPr="00AF1805" w:rsidRDefault="00CF0728">
            <w:pPr>
              <w:spacing w:line="170" w:lineRule="exact"/>
              <w:jc w:val="center"/>
              <w:rPr>
                <w:sz w:val="12"/>
                <w:szCs w:val="12"/>
              </w:rPr>
            </w:pPr>
            <w:r w:rsidRPr="00AF1805">
              <w:rPr>
                <w:sz w:val="12"/>
                <w:szCs w:val="12"/>
              </w:rPr>
              <w:t>933.29</w:t>
            </w:r>
          </w:p>
        </w:tc>
        <w:tc>
          <w:tcPr>
            <w:tcW w:w="692" w:type="dxa"/>
          </w:tcPr>
          <w:p w14:paraId="6F5DFD0E" w14:textId="77777777" w:rsidR="00A1320F" w:rsidRPr="00AF1805" w:rsidRDefault="00CF0728">
            <w:pPr>
              <w:spacing w:line="170" w:lineRule="exact"/>
              <w:jc w:val="center"/>
              <w:rPr>
                <w:sz w:val="12"/>
                <w:szCs w:val="12"/>
              </w:rPr>
            </w:pPr>
            <w:r w:rsidRPr="00AF1805">
              <w:rPr>
                <w:sz w:val="12"/>
                <w:szCs w:val="12"/>
              </w:rPr>
              <w:t>555.13</w:t>
            </w:r>
          </w:p>
        </w:tc>
      </w:tr>
      <w:tr w:rsidR="00A1320F" w:rsidRPr="00AF1805" w14:paraId="7214C9D3" w14:textId="77777777">
        <w:tc>
          <w:tcPr>
            <w:tcW w:w="691" w:type="dxa"/>
          </w:tcPr>
          <w:p w14:paraId="44128BBD" w14:textId="77777777" w:rsidR="00A1320F" w:rsidRPr="00AF1805" w:rsidRDefault="00CF0728">
            <w:pPr>
              <w:spacing w:line="170" w:lineRule="exact"/>
              <w:jc w:val="center"/>
              <w:rPr>
                <w:sz w:val="12"/>
                <w:szCs w:val="12"/>
              </w:rPr>
            </w:pPr>
            <w:r w:rsidRPr="00AF1805">
              <w:rPr>
                <w:sz w:val="12"/>
                <w:szCs w:val="12"/>
              </w:rPr>
              <w:t>33</w:t>
            </w:r>
          </w:p>
        </w:tc>
        <w:tc>
          <w:tcPr>
            <w:tcW w:w="692" w:type="dxa"/>
          </w:tcPr>
          <w:p w14:paraId="16879CBE" w14:textId="77777777" w:rsidR="00A1320F" w:rsidRPr="00AF1805" w:rsidRDefault="00CF0728">
            <w:pPr>
              <w:spacing w:line="170" w:lineRule="exact"/>
              <w:jc w:val="center"/>
              <w:rPr>
                <w:sz w:val="12"/>
                <w:szCs w:val="12"/>
              </w:rPr>
            </w:pPr>
            <w:r w:rsidRPr="00AF1805">
              <w:rPr>
                <w:sz w:val="12"/>
                <w:szCs w:val="12"/>
              </w:rPr>
              <w:t>994.93</w:t>
            </w:r>
          </w:p>
        </w:tc>
        <w:tc>
          <w:tcPr>
            <w:tcW w:w="692" w:type="dxa"/>
          </w:tcPr>
          <w:p w14:paraId="6B94D8A6" w14:textId="77777777" w:rsidR="00A1320F" w:rsidRPr="00AF1805" w:rsidRDefault="00CF0728">
            <w:pPr>
              <w:spacing w:line="170" w:lineRule="exact"/>
              <w:jc w:val="center"/>
              <w:rPr>
                <w:sz w:val="12"/>
                <w:szCs w:val="12"/>
              </w:rPr>
            </w:pPr>
            <w:r w:rsidRPr="00AF1805">
              <w:rPr>
                <w:sz w:val="12"/>
                <w:szCs w:val="12"/>
              </w:rPr>
              <w:t>138.81</w:t>
            </w:r>
          </w:p>
        </w:tc>
        <w:tc>
          <w:tcPr>
            <w:tcW w:w="692" w:type="dxa"/>
          </w:tcPr>
          <w:p w14:paraId="484837EA" w14:textId="77777777" w:rsidR="00A1320F" w:rsidRPr="00AF1805" w:rsidRDefault="00CF0728">
            <w:pPr>
              <w:spacing w:line="170" w:lineRule="exact"/>
              <w:jc w:val="center"/>
              <w:rPr>
                <w:sz w:val="12"/>
                <w:szCs w:val="12"/>
              </w:rPr>
            </w:pPr>
            <w:r w:rsidRPr="00AF1805">
              <w:rPr>
                <w:sz w:val="12"/>
                <w:szCs w:val="12"/>
              </w:rPr>
              <w:t>83</w:t>
            </w:r>
          </w:p>
        </w:tc>
        <w:tc>
          <w:tcPr>
            <w:tcW w:w="692" w:type="dxa"/>
          </w:tcPr>
          <w:p w14:paraId="1595DD28" w14:textId="77777777" w:rsidR="00A1320F" w:rsidRPr="00AF1805" w:rsidRDefault="00CF0728">
            <w:pPr>
              <w:spacing w:line="170" w:lineRule="exact"/>
              <w:jc w:val="center"/>
              <w:rPr>
                <w:sz w:val="12"/>
                <w:szCs w:val="12"/>
              </w:rPr>
            </w:pPr>
            <w:r w:rsidRPr="00AF1805">
              <w:rPr>
                <w:sz w:val="12"/>
                <w:szCs w:val="12"/>
              </w:rPr>
              <w:t>970.12</w:t>
            </w:r>
          </w:p>
        </w:tc>
        <w:tc>
          <w:tcPr>
            <w:tcW w:w="692" w:type="dxa"/>
          </w:tcPr>
          <w:p w14:paraId="31521682" w14:textId="77777777" w:rsidR="00A1320F" w:rsidRPr="00AF1805" w:rsidRDefault="00CF0728">
            <w:pPr>
              <w:spacing w:line="170" w:lineRule="exact"/>
              <w:jc w:val="center"/>
              <w:rPr>
                <w:sz w:val="12"/>
                <w:szCs w:val="12"/>
              </w:rPr>
            </w:pPr>
            <w:r w:rsidRPr="00AF1805">
              <w:rPr>
                <w:sz w:val="12"/>
                <w:szCs w:val="12"/>
              </w:rPr>
              <w:t>348.04</w:t>
            </w:r>
          </w:p>
        </w:tc>
        <w:tc>
          <w:tcPr>
            <w:tcW w:w="692" w:type="dxa"/>
          </w:tcPr>
          <w:p w14:paraId="35363DF0" w14:textId="77777777" w:rsidR="00A1320F" w:rsidRPr="00AF1805" w:rsidRDefault="00CF0728">
            <w:pPr>
              <w:spacing w:line="170" w:lineRule="exact"/>
              <w:jc w:val="center"/>
              <w:rPr>
                <w:sz w:val="12"/>
                <w:szCs w:val="12"/>
              </w:rPr>
            </w:pPr>
            <w:r w:rsidRPr="00AF1805">
              <w:rPr>
                <w:sz w:val="12"/>
                <w:szCs w:val="12"/>
              </w:rPr>
              <w:t>133</w:t>
            </w:r>
          </w:p>
        </w:tc>
        <w:tc>
          <w:tcPr>
            <w:tcW w:w="692" w:type="dxa"/>
          </w:tcPr>
          <w:p w14:paraId="7CF2E950" w14:textId="77777777" w:rsidR="00A1320F" w:rsidRPr="00AF1805" w:rsidRDefault="00CF0728">
            <w:pPr>
              <w:spacing w:line="170" w:lineRule="exact"/>
              <w:jc w:val="center"/>
              <w:rPr>
                <w:sz w:val="12"/>
                <w:szCs w:val="12"/>
              </w:rPr>
            </w:pPr>
            <w:r w:rsidRPr="00AF1805">
              <w:rPr>
                <w:sz w:val="12"/>
                <w:szCs w:val="12"/>
              </w:rPr>
              <w:t>932.43</w:t>
            </w:r>
          </w:p>
        </w:tc>
        <w:tc>
          <w:tcPr>
            <w:tcW w:w="692" w:type="dxa"/>
          </w:tcPr>
          <w:p w14:paraId="0DEDAD0F" w14:textId="77777777" w:rsidR="00A1320F" w:rsidRPr="00AF1805" w:rsidRDefault="00CF0728">
            <w:pPr>
              <w:spacing w:line="170" w:lineRule="exact"/>
              <w:jc w:val="center"/>
              <w:rPr>
                <w:sz w:val="12"/>
                <w:szCs w:val="12"/>
              </w:rPr>
            </w:pPr>
            <w:r w:rsidRPr="00AF1805">
              <w:rPr>
                <w:sz w:val="12"/>
                <w:szCs w:val="12"/>
              </w:rPr>
              <w:t>559.40</w:t>
            </w:r>
          </w:p>
        </w:tc>
      </w:tr>
      <w:tr w:rsidR="00A1320F" w:rsidRPr="00AF1805" w14:paraId="2B8BD82B" w14:textId="77777777">
        <w:tc>
          <w:tcPr>
            <w:tcW w:w="691" w:type="dxa"/>
          </w:tcPr>
          <w:p w14:paraId="228F9865" w14:textId="77777777" w:rsidR="00A1320F" w:rsidRPr="00AF1805" w:rsidRDefault="00CF0728">
            <w:pPr>
              <w:spacing w:line="170" w:lineRule="exact"/>
              <w:jc w:val="center"/>
              <w:rPr>
                <w:sz w:val="12"/>
                <w:szCs w:val="12"/>
              </w:rPr>
            </w:pPr>
            <w:r w:rsidRPr="00AF1805">
              <w:rPr>
                <w:sz w:val="12"/>
                <w:szCs w:val="12"/>
              </w:rPr>
              <w:t>34</w:t>
            </w:r>
          </w:p>
        </w:tc>
        <w:tc>
          <w:tcPr>
            <w:tcW w:w="692" w:type="dxa"/>
          </w:tcPr>
          <w:p w14:paraId="79D60E2A" w14:textId="77777777" w:rsidR="00A1320F" w:rsidRPr="00AF1805" w:rsidRDefault="00CF0728">
            <w:pPr>
              <w:spacing w:line="170" w:lineRule="exact"/>
              <w:jc w:val="center"/>
              <w:rPr>
                <w:sz w:val="12"/>
                <w:szCs w:val="12"/>
              </w:rPr>
            </w:pPr>
            <w:r w:rsidRPr="00AF1805">
              <w:rPr>
                <w:sz w:val="12"/>
                <w:szCs w:val="12"/>
              </w:rPr>
              <w:t>994.59</w:t>
            </w:r>
          </w:p>
        </w:tc>
        <w:tc>
          <w:tcPr>
            <w:tcW w:w="692" w:type="dxa"/>
          </w:tcPr>
          <w:p w14:paraId="23EA594C" w14:textId="77777777" w:rsidR="00A1320F" w:rsidRPr="00AF1805" w:rsidRDefault="00CF0728">
            <w:pPr>
              <w:spacing w:line="170" w:lineRule="exact"/>
              <w:jc w:val="center"/>
              <w:rPr>
                <w:sz w:val="12"/>
                <w:szCs w:val="12"/>
              </w:rPr>
            </w:pPr>
            <w:r w:rsidRPr="00AF1805">
              <w:rPr>
                <w:sz w:val="12"/>
                <w:szCs w:val="12"/>
              </w:rPr>
              <w:t>142.99</w:t>
            </w:r>
          </w:p>
        </w:tc>
        <w:tc>
          <w:tcPr>
            <w:tcW w:w="692" w:type="dxa"/>
          </w:tcPr>
          <w:p w14:paraId="70706BC8" w14:textId="77777777" w:rsidR="00A1320F" w:rsidRPr="00AF1805" w:rsidRDefault="00CF0728">
            <w:pPr>
              <w:spacing w:line="170" w:lineRule="exact"/>
              <w:jc w:val="center"/>
              <w:rPr>
                <w:sz w:val="12"/>
                <w:szCs w:val="12"/>
              </w:rPr>
            </w:pPr>
            <w:r w:rsidRPr="00AF1805">
              <w:rPr>
                <w:sz w:val="12"/>
                <w:szCs w:val="12"/>
              </w:rPr>
              <w:t>84</w:t>
            </w:r>
          </w:p>
        </w:tc>
        <w:tc>
          <w:tcPr>
            <w:tcW w:w="692" w:type="dxa"/>
          </w:tcPr>
          <w:p w14:paraId="23E3DA2F" w14:textId="77777777" w:rsidR="00A1320F" w:rsidRPr="00AF1805" w:rsidRDefault="00CF0728">
            <w:pPr>
              <w:spacing w:line="170" w:lineRule="exact"/>
              <w:jc w:val="center"/>
              <w:rPr>
                <w:sz w:val="12"/>
                <w:szCs w:val="12"/>
              </w:rPr>
            </w:pPr>
            <w:r w:rsidRPr="00AF1805">
              <w:rPr>
                <w:sz w:val="12"/>
                <w:szCs w:val="12"/>
              </w:rPr>
              <w:t>969.48</w:t>
            </w:r>
          </w:p>
        </w:tc>
        <w:tc>
          <w:tcPr>
            <w:tcW w:w="692" w:type="dxa"/>
          </w:tcPr>
          <w:p w14:paraId="773600BB" w14:textId="77777777" w:rsidR="00A1320F" w:rsidRPr="00AF1805" w:rsidRDefault="00CF0728">
            <w:pPr>
              <w:spacing w:line="170" w:lineRule="exact"/>
              <w:jc w:val="center"/>
              <w:rPr>
                <w:sz w:val="12"/>
                <w:szCs w:val="12"/>
              </w:rPr>
            </w:pPr>
            <w:r w:rsidRPr="00AF1805">
              <w:rPr>
                <w:sz w:val="12"/>
                <w:szCs w:val="12"/>
              </w:rPr>
              <w:t>352.24</w:t>
            </w:r>
          </w:p>
        </w:tc>
        <w:tc>
          <w:tcPr>
            <w:tcW w:w="692" w:type="dxa"/>
          </w:tcPr>
          <w:p w14:paraId="6DC706F5" w14:textId="77777777" w:rsidR="00A1320F" w:rsidRPr="00AF1805" w:rsidRDefault="00CF0728">
            <w:pPr>
              <w:spacing w:line="170" w:lineRule="exact"/>
              <w:jc w:val="center"/>
              <w:rPr>
                <w:sz w:val="12"/>
                <w:szCs w:val="12"/>
              </w:rPr>
            </w:pPr>
            <w:r w:rsidRPr="00AF1805">
              <w:rPr>
                <w:sz w:val="12"/>
                <w:szCs w:val="12"/>
              </w:rPr>
              <w:t>134</w:t>
            </w:r>
          </w:p>
        </w:tc>
        <w:tc>
          <w:tcPr>
            <w:tcW w:w="692" w:type="dxa"/>
          </w:tcPr>
          <w:p w14:paraId="0762DD1E" w14:textId="77777777" w:rsidR="00A1320F" w:rsidRPr="00AF1805" w:rsidRDefault="00CF0728">
            <w:pPr>
              <w:spacing w:line="170" w:lineRule="exact"/>
              <w:jc w:val="center"/>
              <w:rPr>
                <w:sz w:val="12"/>
                <w:szCs w:val="12"/>
              </w:rPr>
            </w:pPr>
            <w:r w:rsidRPr="00AF1805">
              <w:rPr>
                <w:sz w:val="12"/>
                <w:szCs w:val="12"/>
              </w:rPr>
              <w:t>931.56</w:t>
            </w:r>
          </w:p>
        </w:tc>
        <w:tc>
          <w:tcPr>
            <w:tcW w:w="692" w:type="dxa"/>
          </w:tcPr>
          <w:p w14:paraId="76C981F7" w14:textId="77777777" w:rsidR="00A1320F" w:rsidRPr="00AF1805" w:rsidRDefault="00CF0728">
            <w:pPr>
              <w:spacing w:line="170" w:lineRule="exact"/>
              <w:jc w:val="center"/>
              <w:rPr>
                <w:sz w:val="12"/>
                <w:szCs w:val="12"/>
              </w:rPr>
            </w:pPr>
            <w:r w:rsidRPr="00AF1805">
              <w:rPr>
                <w:sz w:val="12"/>
                <w:szCs w:val="12"/>
              </w:rPr>
              <w:t>563.67</w:t>
            </w:r>
          </w:p>
        </w:tc>
      </w:tr>
      <w:tr w:rsidR="00A1320F" w:rsidRPr="00AF1805" w14:paraId="4DA03C69" w14:textId="77777777">
        <w:tc>
          <w:tcPr>
            <w:tcW w:w="691" w:type="dxa"/>
          </w:tcPr>
          <w:p w14:paraId="2EF0B1C7" w14:textId="77777777" w:rsidR="00A1320F" w:rsidRPr="00AF1805" w:rsidRDefault="00CF0728">
            <w:pPr>
              <w:spacing w:line="170" w:lineRule="exact"/>
              <w:jc w:val="center"/>
              <w:rPr>
                <w:sz w:val="12"/>
                <w:szCs w:val="12"/>
              </w:rPr>
            </w:pPr>
            <w:r w:rsidRPr="00AF1805">
              <w:rPr>
                <w:sz w:val="12"/>
                <w:szCs w:val="12"/>
              </w:rPr>
              <w:t>35</w:t>
            </w:r>
          </w:p>
        </w:tc>
        <w:tc>
          <w:tcPr>
            <w:tcW w:w="692" w:type="dxa"/>
          </w:tcPr>
          <w:p w14:paraId="62E0F60F" w14:textId="77777777" w:rsidR="00A1320F" w:rsidRPr="00AF1805" w:rsidRDefault="00CF0728">
            <w:pPr>
              <w:spacing w:line="170" w:lineRule="exact"/>
              <w:jc w:val="center"/>
              <w:rPr>
                <w:sz w:val="12"/>
                <w:szCs w:val="12"/>
              </w:rPr>
            </w:pPr>
            <w:r w:rsidRPr="00AF1805">
              <w:rPr>
                <w:sz w:val="12"/>
                <w:szCs w:val="12"/>
              </w:rPr>
              <w:t>994.25</w:t>
            </w:r>
          </w:p>
        </w:tc>
        <w:tc>
          <w:tcPr>
            <w:tcW w:w="692" w:type="dxa"/>
          </w:tcPr>
          <w:p w14:paraId="6B4C8453" w14:textId="77777777" w:rsidR="00A1320F" w:rsidRPr="00AF1805" w:rsidRDefault="00CF0728">
            <w:pPr>
              <w:spacing w:line="170" w:lineRule="exact"/>
              <w:jc w:val="center"/>
              <w:rPr>
                <w:sz w:val="12"/>
                <w:szCs w:val="12"/>
              </w:rPr>
            </w:pPr>
            <w:r w:rsidRPr="00AF1805">
              <w:rPr>
                <w:sz w:val="12"/>
                <w:szCs w:val="12"/>
              </w:rPr>
              <w:t>147.17</w:t>
            </w:r>
          </w:p>
        </w:tc>
        <w:tc>
          <w:tcPr>
            <w:tcW w:w="692" w:type="dxa"/>
          </w:tcPr>
          <w:p w14:paraId="717D4D0D" w14:textId="77777777" w:rsidR="00A1320F" w:rsidRPr="00AF1805" w:rsidRDefault="00CF0728">
            <w:pPr>
              <w:spacing w:line="170" w:lineRule="exact"/>
              <w:jc w:val="center"/>
              <w:rPr>
                <w:sz w:val="12"/>
                <w:szCs w:val="12"/>
              </w:rPr>
            </w:pPr>
            <w:r w:rsidRPr="00AF1805">
              <w:rPr>
                <w:sz w:val="12"/>
                <w:szCs w:val="12"/>
              </w:rPr>
              <w:t>85</w:t>
            </w:r>
          </w:p>
        </w:tc>
        <w:tc>
          <w:tcPr>
            <w:tcW w:w="692" w:type="dxa"/>
          </w:tcPr>
          <w:p w14:paraId="6F01D0F3" w14:textId="77777777" w:rsidR="00A1320F" w:rsidRPr="00AF1805" w:rsidRDefault="00CF0728">
            <w:pPr>
              <w:spacing w:line="170" w:lineRule="exact"/>
              <w:jc w:val="center"/>
              <w:rPr>
                <w:sz w:val="12"/>
                <w:szCs w:val="12"/>
              </w:rPr>
            </w:pPr>
            <w:r w:rsidRPr="00AF1805">
              <w:rPr>
                <w:sz w:val="12"/>
                <w:szCs w:val="12"/>
              </w:rPr>
              <w:t>968.84</w:t>
            </w:r>
          </w:p>
        </w:tc>
        <w:tc>
          <w:tcPr>
            <w:tcW w:w="692" w:type="dxa"/>
          </w:tcPr>
          <w:p w14:paraId="33B9E367" w14:textId="77777777" w:rsidR="00A1320F" w:rsidRPr="00AF1805" w:rsidRDefault="00CF0728">
            <w:pPr>
              <w:spacing w:line="170" w:lineRule="exact"/>
              <w:jc w:val="center"/>
              <w:rPr>
                <w:sz w:val="12"/>
                <w:szCs w:val="12"/>
              </w:rPr>
            </w:pPr>
            <w:r w:rsidRPr="00AF1805">
              <w:rPr>
                <w:sz w:val="12"/>
                <w:szCs w:val="12"/>
              </w:rPr>
              <w:t>356.44</w:t>
            </w:r>
          </w:p>
        </w:tc>
        <w:tc>
          <w:tcPr>
            <w:tcW w:w="692" w:type="dxa"/>
          </w:tcPr>
          <w:p w14:paraId="7D55BA42" w14:textId="77777777" w:rsidR="00A1320F" w:rsidRPr="00AF1805" w:rsidRDefault="00CF0728">
            <w:pPr>
              <w:spacing w:line="170" w:lineRule="exact"/>
              <w:jc w:val="center"/>
              <w:rPr>
                <w:sz w:val="12"/>
                <w:szCs w:val="12"/>
              </w:rPr>
            </w:pPr>
            <w:r w:rsidRPr="00AF1805">
              <w:rPr>
                <w:sz w:val="12"/>
                <w:szCs w:val="12"/>
              </w:rPr>
              <w:t>135</w:t>
            </w:r>
          </w:p>
        </w:tc>
        <w:tc>
          <w:tcPr>
            <w:tcW w:w="692" w:type="dxa"/>
          </w:tcPr>
          <w:p w14:paraId="5CD77FFE" w14:textId="77777777" w:rsidR="00A1320F" w:rsidRPr="00AF1805" w:rsidRDefault="00CF0728">
            <w:pPr>
              <w:spacing w:line="170" w:lineRule="exact"/>
              <w:jc w:val="center"/>
              <w:rPr>
                <w:sz w:val="12"/>
                <w:szCs w:val="12"/>
              </w:rPr>
            </w:pPr>
            <w:r w:rsidRPr="00AF1805">
              <w:rPr>
                <w:sz w:val="12"/>
                <w:szCs w:val="12"/>
              </w:rPr>
              <w:t>930.69</w:t>
            </w:r>
          </w:p>
        </w:tc>
        <w:tc>
          <w:tcPr>
            <w:tcW w:w="692" w:type="dxa"/>
          </w:tcPr>
          <w:p w14:paraId="52562397" w14:textId="77777777" w:rsidR="00A1320F" w:rsidRPr="00AF1805" w:rsidRDefault="00CF0728">
            <w:pPr>
              <w:spacing w:line="170" w:lineRule="exact"/>
              <w:jc w:val="center"/>
              <w:rPr>
                <w:sz w:val="12"/>
                <w:szCs w:val="12"/>
              </w:rPr>
            </w:pPr>
            <w:r w:rsidRPr="00AF1805">
              <w:rPr>
                <w:sz w:val="12"/>
                <w:szCs w:val="12"/>
              </w:rPr>
              <w:t>567.93</w:t>
            </w:r>
          </w:p>
        </w:tc>
      </w:tr>
      <w:tr w:rsidR="00A1320F" w:rsidRPr="00AF1805" w14:paraId="67E81A76" w14:textId="77777777">
        <w:tc>
          <w:tcPr>
            <w:tcW w:w="691" w:type="dxa"/>
          </w:tcPr>
          <w:p w14:paraId="173A58D8" w14:textId="77777777" w:rsidR="00A1320F" w:rsidRPr="00AF1805" w:rsidRDefault="00CF0728">
            <w:pPr>
              <w:spacing w:line="170" w:lineRule="exact"/>
              <w:jc w:val="center"/>
              <w:rPr>
                <w:sz w:val="12"/>
                <w:szCs w:val="12"/>
              </w:rPr>
            </w:pPr>
            <w:r w:rsidRPr="00AF1805">
              <w:rPr>
                <w:sz w:val="12"/>
                <w:szCs w:val="12"/>
              </w:rPr>
              <w:t>36</w:t>
            </w:r>
          </w:p>
        </w:tc>
        <w:tc>
          <w:tcPr>
            <w:tcW w:w="692" w:type="dxa"/>
          </w:tcPr>
          <w:p w14:paraId="346F21FF" w14:textId="77777777" w:rsidR="00A1320F" w:rsidRPr="00AF1805" w:rsidRDefault="00CF0728">
            <w:pPr>
              <w:spacing w:line="170" w:lineRule="exact"/>
              <w:jc w:val="center"/>
              <w:rPr>
                <w:sz w:val="12"/>
                <w:szCs w:val="12"/>
              </w:rPr>
            </w:pPr>
            <w:r w:rsidRPr="00AF1805">
              <w:rPr>
                <w:sz w:val="12"/>
                <w:szCs w:val="12"/>
              </w:rPr>
              <w:t>993.91</w:t>
            </w:r>
          </w:p>
        </w:tc>
        <w:tc>
          <w:tcPr>
            <w:tcW w:w="692" w:type="dxa"/>
          </w:tcPr>
          <w:p w14:paraId="26781113" w14:textId="77777777" w:rsidR="00A1320F" w:rsidRPr="00AF1805" w:rsidRDefault="00CF0728">
            <w:pPr>
              <w:spacing w:line="170" w:lineRule="exact"/>
              <w:jc w:val="center"/>
              <w:rPr>
                <w:sz w:val="12"/>
                <w:szCs w:val="12"/>
              </w:rPr>
            </w:pPr>
            <w:r w:rsidRPr="00AF1805">
              <w:rPr>
                <w:sz w:val="12"/>
                <w:szCs w:val="12"/>
              </w:rPr>
              <w:t>151.35</w:t>
            </w:r>
          </w:p>
        </w:tc>
        <w:tc>
          <w:tcPr>
            <w:tcW w:w="692" w:type="dxa"/>
          </w:tcPr>
          <w:p w14:paraId="6733CCC8" w14:textId="77777777" w:rsidR="00A1320F" w:rsidRPr="00AF1805" w:rsidRDefault="00CF0728">
            <w:pPr>
              <w:spacing w:line="170" w:lineRule="exact"/>
              <w:jc w:val="center"/>
              <w:rPr>
                <w:sz w:val="12"/>
                <w:szCs w:val="12"/>
              </w:rPr>
            </w:pPr>
            <w:r w:rsidRPr="00AF1805">
              <w:rPr>
                <w:sz w:val="12"/>
                <w:szCs w:val="12"/>
              </w:rPr>
              <w:t>86</w:t>
            </w:r>
          </w:p>
        </w:tc>
        <w:tc>
          <w:tcPr>
            <w:tcW w:w="692" w:type="dxa"/>
          </w:tcPr>
          <w:p w14:paraId="49440E6A" w14:textId="77777777" w:rsidR="00A1320F" w:rsidRPr="00AF1805" w:rsidRDefault="00CF0728">
            <w:pPr>
              <w:spacing w:line="170" w:lineRule="exact"/>
              <w:jc w:val="center"/>
              <w:rPr>
                <w:sz w:val="12"/>
                <w:szCs w:val="12"/>
              </w:rPr>
            </w:pPr>
            <w:r w:rsidRPr="00AF1805">
              <w:rPr>
                <w:sz w:val="12"/>
                <w:szCs w:val="12"/>
              </w:rPr>
              <w:t>968.19</w:t>
            </w:r>
          </w:p>
        </w:tc>
        <w:tc>
          <w:tcPr>
            <w:tcW w:w="692" w:type="dxa"/>
          </w:tcPr>
          <w:p w14:paraId="52E9D8B7" w14:textId="77777777" w:rsidR="00A1320F" w:rsidRPr="00AF1805" w:rsidRDefault="00CF0728">
            <w:pPr>
              <w:spacing w:line="170" w:lineRule="exact"/>
              <w:jc w:val="center"/>
              <w:rPr>
                <w:sz w:val="12"/>
                <w:szCs w:val="12"/>
              </w:rPr>
            </w:pPr>
            <w:r w:rsidRPr="00AF1805">
              <w:rPr>
                <w:sz w:val="12"/>
                <w:szCs w:val="12"/>
              </w:rPr>
              <w:t>360.64</w:t>
            </w:r>
          </w:p>
        </w:tc>
        <w:tc>
          <w:tcPr>
            <w:tcW w:w="692" w:type="dxa"/>
          </w:tcPr>
          <w:p w14:paraId="702BC702" w14:textId="77777777" w:rsidR="00A1320F" w:rsidRPr="00AF1805" w:rsidRDefault="00CF0728">
            <w:pPr>
              <w:spacing w:line="170" w:lineRule="exact"/>
              <w:jc w:val="center"/>
              <w:rPr>
                <w:sz w:val="12"/>
                <w:szCs w:val="12"/>
              </w:rPr>
            </w:pPr>
            <w:r w:rsidRPr="00AF1805">
              <w:rPr>
                <w:sz w:val="12"/>
                <w:szCs w:val="12"/>
              </w:rPr>
              <w:t>136</w:t>
            </w:r>
          </w:p>
        </w:tc>
        <w:tc>
          <w:tcPr>
            <w:tcW w:w="692" w:type="dxa"/>
          </w:tcPr>
          <w:p w14:paraId="5A7E9275" w14:textId="77777777" w:rsidR="00A1320F" w:rsidRPr="00AF1805" w:rsidRDefault="00CF0728">
            <w:pPr>
              <w:spacing w:line="170" w:lineRule="exact"/>
              <w:jc w:val="center"/>
              <w:rPr>
                <w:sz w:val="12"/>
                <w:szCs w:val="12"/>
              </w:rPr>
            </w:pPr>
            <w:r w:rsidRPr="00AF1805">
              <w:rPr>
                <w:sz w:val="12"/>
                <w:szCs w:val="12"/>
              </w:rPr>
              <w:t>929.81</w:t>
            </w:r>
          </w:p>
        </w:tc>
        <w:tc>
          <w:tcPr>
            <w:tcW w:w="692" w:type="dxa"/>
          </w:tcPr>
          <w:p w14:paraId="44C580B9" w14:textId="77777777" w:rsidR="00A1320F" w:rsidRPr="00AF1805" w:rsidRDefault="00CF0728">
            <w:pPr>
              <w:spacing w:line="170" w:lineRule="exact"/>
              <w:jc w:val="center"/>
              <w:rPr>
                <w:sz w:val="12"/>
                <w:szCs w:val="12"/>
              </w:rPr>
            </w:pPr>
            <w:r w:rsidRPr="00AF1805">
              <w:rPr>
                <w:sz w:val="12"/>
                <w:szCs w:val="12"/>
              </w:rPr>
              <w:t>572.21</w:t>
            </w:r>
          </w:p>
        </w:tc>
      </w:tr>
      <w:tr w:rsidR="00A1320F" w:rsidRPr="00AF1805" w14:paraId="49195BB3" w14:textId="77777777">
        <w:tc>
          <w:tcPr>
            <w:tcW w:w="691" w:type="dxa"/>
          </w:tcPr>
          <w:p w14:paraId="4E4C183A" w14:textId="77777777" w:rsidR="00A1320F" w:rsidRPr="00AF1805" w:rsidRDefault="00CF0728">
            <w:pPr>
              <w:spacing w:line="170" w:lineRule="exact"/>
              <w:jc w:val="center"/>
              <w:rPr>
                <w:sz w:val="12"/>
                <w:szCs w:val="12"/>
              </w:rPr>
            </w:pPr>
            <w:r w:rsidRPr="00AF1805">
              <w:rPr>
                <w:sz w:val="12"/>
                <w:szCs w:val="12"/>
              </w:rPr>
              <w:t>37</w:t>
            </w:r>
          </w:p>
        </w:tc>
        <w:tc>
          <w:tcPr>
            <w:tcW w:w="692" w:type="dxa"/>
          </w:tcPr>
          <w:p w14:paraId="584A5078" w14:textId="77777777" w:rsidR="00A1320F" w:rsidRPr="00AF1805" w:rsidRDefault="00CF0728">
            <w:pPr>
              <w:spacing w:line="170" w:lineRule="exact"/>
              <w:jc w:val="center"/>
              <w:rPr>
                <w:sz w:val="12"/>
                <w:szCs w:val="12"/>
              </w:rPr>
            </w:pPr>
            <w:r w:rsidRPr="00AF1805">
              <w:rPr>
                <w:sz w:val="12"/>
                <w:szCs w:val="12"/>
              </w:rPr>
              <w:t>993.55</w:t>
            </w:r>
          </w:p>
        </w:tc>
        <w:tc>
          <w:tcPr>
            <w:tcW w:w="692" w:type="dxa"/>
          </w:tcPr>
          <w:p w14:paraId="35FDFEE9" w14:textId="77777777" w:rsidR="00A1320F" w:rsidRPr="00AF1805" w:rsidRDefault="00CF0728">
            <w:pPr>
              <w:spacing w:line="170" w:lineRule="exact"/>
              <w:jc w:val="center"/>
              <w:rPr>
                <w:sz w:val="12"/>
                <w:szCs w:val="12"/>
              </w:rPr>
            </w:pPr>
            <w:r w:rsidRPr="00AF1805">
              <w:rPr>
                <w:sz w:val="12"/>
                <w:szCs w:val="12"/>
              </w:rPr>
              <w:t>155.52</w:t>
            </w:r>
          </w:p>
        </w:tc>
        <w:tc>
          <w:tcPr>
            <w:tcW w:w="692" w:type="dxa"/>
          </w:tcPr>
          <w:p w14:paraId="6C28F906" w14:textId="77777777" w:rsidR="00A1320F" w:rsidRPr="00AF1805" w:rsidRDefault="00CF0728">
            <w:pPr>
              <w:spacing w:line="170" w:lineRule="exact"/>
              <w:jc w:val="center"/>
              <w:rPr>
                <w:sz w:val="12"/>
                <w:szCs w:val="12"/>
              </w:rPr>
            </w:pPr>
            <w:r w:rsidRPr="00AF1805">
              <w:rPr>
                <w:sz w:val="12"/>
                <w:szCs w:val="12"/>
              </w:rPr>
              <w:t>87</w:t>
            </w:r>
          </w:p>
        </w:tc>
        <w:tc>
          <w:tcPr>
            <w:tcW w:w="692" w:type="dxa"/>
          </w:tcPr>
          <w:p w14:paraId="7AE646D9" w14:textId="77777777" w:rsidR="00A1320F" w:rsidRPr="00AF1805" w:rsidRDefault="00CF0728">
            <w:pPr>
              <w:spacing w:line="170" w:lineRule="exact"/>
              <w:jc w:val="center"/>
              <w:rPr>
                <w:sz w:val="12"/>
                <w:szCs w:val="12"/>
              </w:rPr>
            </w:pPr>
            <w:r w:rsidRPr="00AF1805">
              <w:rPr>
                <w:sz w:val="12"/>
                <w:szCs w:val="12"/>
              </w:rPr>
              <w:t>967.53</w:t>
            </w:r>
          </w:p>
        </w:tc>
        <w:tc>
          <w:tcPr>
            <w:tcW w:w="692" w:type="dxa"/>
          </w:tcPr>
          <w:p w14:paraId="6F38F3C8" w14:textId="77777777" w:rsidR="00A1320F" w:rsidRPr="00AF1805" w:rsidRDefault="00CF0728">
            <w:pPr>
              <w:spacing w:line="170" w:lineRule="exact"/>
              <w:jc w:val="center"/>
              <w:rPr>
                <w:sz w:val="12"/>
                <w:szCs w:val="12"/>
              </w:rPr>
            </w:pPr>
            <w:r w:rsidRPr="00AF1805">
              <w:rPr>
                <w:sz w:val="12"/>
                <w:szCs w:val="12"/>
              </w:rPr>
              <w:t>364.84</w:t>
            </w:r>
          </w:p>
        </w:tc>
        <w:tc>
          <w:tcPr>
            <w:tcW w:w="692" w:type="dxa"/>
          </w:tcPr>
          <w:p w14:paraId="76ED30B8" w14:textId="77777777" w:rsidR="00A1320F" w:rsidRPr="00AF1805" w:rsidRDefault="00CF0728">
            <w:pPr>
              <w:spacing w:line="170" w:lineRule="exact"/>
              <w:jc w:val="center"/>
              <w:rPr>
                <w:sz w:val="12"/>
                <w:szCs w:val="12"/>
              </w:rPr>
            </w:pPr>
            <w:r w:rsidRPr="00AF1805">
              <w:rPr>
                <w:sz w:val="12"/>
                <w:szCs w:val="12"/>
              </w:rPr>
              <w:t>137</w:t>
            </w:r>
          </w:p>
        </w:tc>
        <w:tc>
          <w:tcPr>
            <w:tcW w:w="692" w:type="dxa"/>
          </w:tcPr>
          <w:p w14:paraId="047306CC" w14:textId="77777777" w:rsidR="00A1320F" w:rsidRPr="00AF1805" w:rsidRDefault="00CF0728">
            <w:pPr>
              <w:spacing w:line="170" w:lineRule="exact"/>
              <w:jc w:val="center"/>
              <w:rPr>
                <w:sz w:val="12"/>
                <w:szCs w:val="12"/>
              </w:rPr>
            </w:pPr>
            <w:r w:rsidRPr="00AF1805">
              <w:rPr>
                <w:sz w:val="12"/>
                <w:szCs w:val="12"/>
              </w:rPr>
              <w:t>928.93</w:t>
            </w:r>
          </w:p>
        </w:tc>
        <w:tc>
          <w:tcPr>
            <w:tcW w:w="692" w:type="dxa"/>
          </w:tcPr>
          <w:p w14:paraId="4BD86EA4" w14:textId="77777777" w:rsidR="00A1320F" w:rsidRPr="00AF1805" w:rsidRDefault="00CF0728">
            <w:pPr>
              <w:spacing w:line="170" w:lineRule="exact"/>
              <w:jc w:val="center"/>
              <w:rPr>
                <w:sz w:val="12"/>
                <w:szCs w:val="12"/>
              </w:rPr>
            </w:pPr>
            <w:r w:rsidRPr="00AF1805">
              <w:rPr>
                <w:sz w:val="12"/>
                <w:szCs w:val="12"/>
              </w:rPr>
              <w:t>576.48</w:t>
            </w:r>
          </w:p>
        </w:tc>
      </w:tr>
      <w:tr w:rsidR="00A1320F" w:rsidRPr="00AF1805" w14:paraId="466A2CF0" w14:textId="77777777">
        <w:tc>
          <w:tcPr>
            <w:tcW w:w="691" w:type="dxa"/>
          </w:tcPr>
          <w:p w14:paraId="6CDFBEDC" w14:textId="77777777" w:rsidR="00A1320F" w:rsidRPr="00AF1805" w:rsidRDefault="00CF0728">
            <w:pPr>
              <w:spacing w:line="170" w:lineRule="exact"/>
              <w:jc w:val="center"/>
              <w:rPr>
                <w:sz w:val="12"/>
                <w:szCs w:val="12"/>
              </w:rPr>
            </w:pPr>
            <w:r w:rsidRPr="00AF1805">
              <w:rPr>
                <w:sz w:val="12"/>
                <w:szCs w:val="12"/>
              </w:rPr>
              <w:t>38</w:t>
            </w:r>
          </w:p>
        </w:tc>
        <w:tc>
          <w:tcPr>
            <w:tcW w:w="692" w:type="dxa"/>
          </w:tcPr>
          <w:p w14:paraId="5EAA0025" w14:textId="77777777" w:rsidR="00A1320F" w:rsidRPr="00AF1805" w:rsidRDefault="00CF0728">
            <w:pPr>
              <w:spacing w:line="170" w:lineRule="exact"/>
              <w:jc w:val="center"/>
              <w:rPr>
                <w:sz w:val="12"/>
                <w:szCs w:val="12"/>
              </w:rPr>
            </w:pPr>
            <w:r w:rsidRPr="00AF1805">
              <w:rPr>
                <w:sz w:val="12"/>
                <w:szCs w:val="12"/>
              </w:rPr>
              <w:t>993.19</w:t>
            </w:r>
          </w:p>
        </w:tc>
        <w:tc>
          <w:tcPr>
            <w:tcW w:w="692" w:type="dxa"/>
          </w:tcPr>
          <w:p w14:paraId="3AD47FF5" w14:textId="77777777" w:rsidR="00A1320F" w:rsidRPr="00AF1805" w:rsidRDefault="00CF0728">
            <w:pPr>
              <w:spacing w:line="170" w:lineRule="exact"/>
              <w:jc w:val="center"/>
              <w:rPr>
                <w:sz w:val="12"/>
                <w:szCs w:val="12"/>
              </w:rPr>
            </w:pPr>
            <w:r w:rsidRPr="00AF1805">
              <w:rPr>
                <w:sz w:val="12"/>
                <w:szCs w:val="12"/>
              </w:rPr>
              <w:t>159.70</w:t>
            </w:r>
          </w:p>
        </w:tc>
        <w:tc>
          <w:tcPr>
            <w:tcW w:w="692" w:type="dxa"/>
          </w:tcPr>
          <w:p w14:paraId="053D9ECB" w14:textId="77777777" w:rsidR="00A1320F" w:rsidRPr="00AF1805" w:rsidRDefault="00CF0728">
            <w:pPr>
              <w:spacing w:line="170" w:lineRule="exact"/>
              <w:jc w:val="center"/>
              <w:rPr>
                <w:sz w:val="12"/>
                <w:szCs w:val="12"/>
              </w:rPr>
            </w:pPr>
            <w:r w:rsidRPr="00AF1805">
              <w:rPr>
                <w:sz w:val="12"/>
                <w:szCs w:val="12"/>
              </w:rPr>
              <w:t>88</w:t>
            </w:r>
          </w:p>
        </w:tc>
        <w:tc>
          <w:tcPr>
            <w:tcW w:w="692" w:type="dxa"/>
          </w:tcPr>
          <w:p w14:paraId="28017B7C" w14:textId="77777777" w:rsidR="00A1320F" w:rsidRPr="00AF1805" w:rsidRDefault="00CF0728">
            <w:pPr>
              <w:spacing w:line="170" w:lineRule="exact"/>
              <w:jc w:val="center"/>
              <w:rPr>
                <w:sz w:val="12"/>
                <w:szCs w:val="12"/>
              </w:rPr>
            </w:pPr>
            <w:r w:rsidRPr="00AF1805">
              <w:rPr>
                <w:sz w:val="12"/>
                <w:szCs w:val="12"/>
              </w:rPr>
              <w:t>966.87</w:t>
            </w:r>
          </w:p>
        </w:tc>
        <w:tc>
          <w:tcPr>
            <w:tcW w:w="692" w:type="dxa"/>
          </w:tcPr>
          <w:p w14:paraId="5BEAFE31" w14:textId="77777777" w:rsidR="00A1320F" w:rsidRPr="00AF1805" w:rsidRDefault="00CF0728">
            <w:pPr>
              <w:spacing w:line="170" w:lineRule="exact"/>
              <w:jc w:val="center"/>
              <w:rPr>
                <w:sz w:val="12"/>
                <w:szCs w:val="12"/>
              </w:rPr>
            </w:pPr>
            <w:r w:rsidRPr="00AF1805">
              <w:rPr>
                <w:sz w:val="12"/>
                <w:szCs w:val="12"/>
              </w:rPr>
              <w:t>369.04</w:t>
            </w:r>
          </w:p>
        </w:tc>
        <w:tc>
          <w:tcPr>
            <w:tcW w:w="692" w:type="dxa"/>
          </w:tcPr>
          <w:p w14:paraId="612675D7" w14:textId="77777777" w:rsidR="00A1320F" w:rsidRPr="00AF1805" w:rsidRDefault="00CF0728">
            <w:pPr>
              <w:spacing w:line="170" w:lineRule="exact"/>
              <w:jc w:val="center"/>
              <w:rPr>
                <w:sz w:val="12"/>
                <w:szCs w:val="12"/>
              </w:rPr>
            </w:pPr>
            <w:r w:rsidRPr="00AF1805">
              <w:rPr>
                <w:sz w:val="12"/>
                <w:szCs w:val="12"/>
              </w:rPr>
              <w:t>138</w:t>
            </w:r>
          </w:p>
        </w:tc>
        <w:tc>
          <w:tcPr>
            <w:tcW w:w="692" w:type="dxa"/>
          </w:tcPr>
          <w:p w14:paraId="1B83A35B" w14:textId="77777777" w:rsidR="00A1320F" w:rsidRPr="00AF1805" w:rsidRDefault="00CF0728">
            <w:pPr>
              <w:spacing w:line="170" w:lineRule="exact"/>
              <w:jc w:val="center"/>
              <w:rPr>
                <w:sz w:val="12"/>
                <w:szCs w:val="12"/>
              </w:rPr>
            </w:pPr>
            <w:r w:rsidRPr="00AF1805">
              <w:rPr>
                <w:sz w:val="12"/>
                <w:szCs w:val="12"/>
              </w:rPr>
              <w:t>928.05</w:t>
            </w:r>
          </w:p>
        </w:tc>
        <w:tc>
          <w:tcPr>
            <w:tcW w:w="692" w:type="dxa"/>
          </w:tcPr>
          <w:p w14:paraId="241EA344" w14:textId="77777777" w:rsidR="00A1320F" w:rsidRPr="00AF1805" w:rsidRDefault="00CF0728">
            <w:pPr>
              <w:spacing w:line="170" w:lineRule="exact"/>
              <w:jc w:val="center"/>
              <w:rPr>
                <w:sz w:val="12"/>
                <w:szCs w:val="12"/>
              </w:rPr>
            </w:pPr>
            <w:r w:rsidRPr="00AF1805">
              <w:rPr>
                <w:sz w:val="12"/>
                <w:szCs w:val="12"/>
              </w:rPr>
              <w:t>580.76</w:t>
            </w:r>
          </w:p>
        </w:tc>
      </w:tr>
      <w:tr w:rsidR="00F11712" w:rsidRPr="00AF1805" w14:paraId="5F60534D" w14:textId="77777777" w:rsidTr="00F11712">
        <w:tc>
          <w:tcPr>
            <w:tcW w:w="691" w:type="dxa"/>
            <w:tcBorders>
              <w:top w:val="single" w:sz="4" w:space="0" w:color="000000"/>
              <w:left w:val="single" w:sz="4" w:space="0" w:color="000000"/>
              <w:bottom w:val="single" w:sz="4" w:space="0" w:color="000000"/>
              <w:right w:val="single" w:sz="4" w:space="0" w:color="000000"/>
            </w:tcBorders>
          </w:tcPr>
          <w:p w14:paraId="724AC6BB" w14:textId="77777777" w:rsidR="00F11712" w:rsidRPr="00AF1805" w:rsidRDefault="00F11712" w:rsidP="00AD3C6C">
            <w:pPr>
              <w:spacing w:line="170" w:lineRule="exact"/>
              <w:jc w:val="center"/>
              <w:rPr>
                <w:sz w:val="12"/>
                <w:szCs w:val="12"/>
              </w:rPr>
            </w:pPr>
            <w:r w:rsidRPr="00AF1805">
              <w:rPr>
                <w:sz w:val="12"/>
                <w:szCs w:val="12"/>
              </w:rPr>
              <w:t>39</w:t>
            </w:r>
          </w:p>
        </w:tc>
        <w:tc>
          <w:tcPr>
            <w:tcW w:w="692" w:type="dxa"/>
            <w:tcBorders>
              <w:top w:val="single" w:sz="4" w:space="0" w:color="000000"/>
              <w:left w:val="single" w:sz="4" w:space="0" w:color="000000"/>
              <w:bottom w:val="single" w:sz="4" w:space="0" w:color="000000"/>
              <w:right w:val="single" w:sz="4" w:space="0" w:color="000000"/>
            </w:tcBorders>
          </w:tcPr>
          <w:p w14:paraId="39B6E214" w14:textId="77777777" w:rsidR="00F11712" w:rsidRPr="00AF1805" w:rsidRDefault="00F11712" w:rsidP="00AD3C6C">
            <w:pPr>
              <w:spacing w:line="170" w:lineRule="exact"/>
              <w:jc w:val="center"/>
              <w:rPr>
                <w:sz w:val="12"/>
                <w:szCs w:val="12"/>
              </w:rPr>
            </w:pPr>
            <w:r w:rsidRPr="00AF1805">
              <w:rPr>
                <w:sz w:val="12"/>
                <w:szCs w:val="12"/>
              </w:rPr>
              <w:t>992.81</w:t>
            </w:r>
          </w:p>
        </w:tc>
        <w:tc>
          <w:tcPr>
            <w:tcW w:w="692" w:type="dxa"/>
            <w:tcBorders>
              <w:top w:val="single" w:sz="4" w:space="0" w:color="000000"/>
              <w:left w:val="single" w:sz="4" w:space="0" w:color="000000"/>
              <w:bottom w:val="single" w:sz="4" w:space="0" w:color="000000"/>
              <w:right w:val="single" w:sz="4" w:space="0" w:color="000000"/>
            </w:tcBorders>
          </w:tcPr>
          <w:p w14:paraId="380BF3B4" w14:textId="77777777" w:rsidR="00F11712" w:rsidRPr="00AF1805" w:rsidRDefault="00F11712" w:rsidP="00AD3C6C">
            <w:pPr>
              <w:spacing w:line="170" w:lineRule="exact"/>
              <w:jc w:val="center"/>
              <w:rPr>
                <w:sz w:val="12"/>
                <w:szCs w:val="12"/>
              </w:rPr>
            </w:pPr>
            <w:r w:rsidRPr="00AF1805">
              <w:rPr>
                <w:sz w:val="12"/>
                <w:szCs w:val="12"/>
              </w:rPr>
              <w:t>163.88</w:t>
            </w:r>
          </w:p>
        </w:tc>
        <w:tc>
          <w:tcPr>
            <w:tcW w:w="692" w:type="dxa"/>
            <w:tcBorders>
              <w:top w:val="single" w:sz="4" w:space="0" w:color="000000"/>
              <w:left w:val="single" w:sz="4" w:space="0" w:color="000000"/>
              <w:bottom w:val="single" w:sz="4" w:space="0" w:color="000000"/>
              <w:right w:val="single" w:sz="4" w:space="0" w:color="000000"/>
            </w:tcBorders>
          </w:tcPr>
          <w:p w14:paraId="3D912372" w14:textId="77777777" w:rsidR="00F11712" w:rsidRPr="00AF1805" w:rsidRDefault="00F11712" w:rsidP="00AD3C6C">
            <w:pPr>
              <w:spacing w:line="170" w:lineRule="exact"/>
              <w:jc w:val="center"/>
              <w:rPr>
                <w:sz w:val="12"/>
                <w:szCs w:val="12"/>
              </w:rPr>
            </w:pPr>
            <w:r w:rsidRPr="00AF1805">
              <w:rPr>
                <w:sz w:val="12"/>
                <w:szCs w:val="12"/>
              </w:rPr>
              <w:t>89</w:t>
            </w:r>
          </w:p>
        </w:tc>
        <w:tc>
          <w:tcPr>
            <w:tcW w:w="692" w:type="dxa"/>
            <w:tcBorders>
              <w:top w:val="single" w:sz="4" w:space="0" w:color="000000"/>
              <w:left w:val="single" w:sz="4" w:space="0" w:color="000000"/>
              <w:bottom w:val="single" w:sz="4" w:space="0" w:color="000000"/>
              <w:right w:val="single" w:sz="4" w:space="0" w:color="000000"/>
            </w:tcBorders>
          </w:tcPr>
          <w:p w14:paraId="0409AB34" w14:textId="77777777" w:rsidR="00F11712" w:rsidRPr="00AF1805" w:rsidRDefault="00F11712" w:rsidP="00AD3C6C">
            <w:pPr>
              <w:spacing w:line="170" w:lineRule="exact"/>
              <w:jc w:val="center"/>
              <w:rPr>
                <w:sz w:val="12"/>
                <w:szCs w:val="12"/>
              </w:rPr>
            </w:pPr>
            <w:r w:rsidRPr="00AF1805">
              <w:rPr>
                <w:sz w:val="12"/>
                <w:szCs w:val="12"/>
              </w:rPr>
              <w:t>966.21</w:t>
            </w:r>
          </w:p>
        </w:tc>
        <w:tc>
          <w:tcPr>
            <w:tcW w:w="692" w:type="dxa"/>
            <w:tcBorders>
              <w:top w:val="single" w:sz="4" w:space="0" w:color="000000"/>
              <w:left w:val="single" w:sz="4" w:space="0" w:color="000000"/>
              <w:bottom w:val="single" w:sz="4" w:space="0" w:color="000000"/>
              <w:right w:val="single" w:sz="4" w:space="0" w:color="000000"/>
            </w:tcBorders>
          </w:tcPr>
          <w:p w14:paraId="01F994C1" w14:textId="77777777" w:rsidR="00F11712" w:rsidRPr="00AF1805" w:rsidRDefault="00F11712" w:rsidP="00AD3C6C">
            <w:pPr>
              <w:spacing w:line="170" w:lineRule="exact"/>
              <w:jc w:val="center"/>
              <w:rPr>
                <w:sz w:val="12"/>
                <w:szCs w:val="12"/>
              </w:rPr>
            </w:pPr>
            <w:r w:rsidRPr="00AF1805">
              <w:rPr>
                <w:sz w:val="12"/>
                <w:szCs w:val="12"/>
              </w:rPr>
              <w:t>373.25</w:t>
            </w:r>
          </w:p>
        </w:tc>
        <w:tc>
          <w:tcPr>
            <w:tcW w:w="692" w:type="dxa"/>
            <w:tcBorders>
              <w:top w:val="single" w:sz="4" w:space="0" w:color="000000"/>
              <w:left w:val="single" w:sz="4" w:space="0" w:color="000000"/>
              <w:bottom w:val="single" w:sz="4" w:space="0" w:color="000000"/>
              <w:right w:val="single" w:sz="4" w:space="0" w:color="000000"/>
            </w:tcBorders>
          </w:tcPr>
          <w:p w14:paraId="5ECC5FB1" w14:textId="77777777" w:rsidR="00F11712" w:rsidRPr="00AF1805" w:rsidRDefault="00F11712" w:rsidP="00AD3C6C">
            <w:pPr>
              <w:spacing w:line="170" w:lineRule="exact"/>
              <w:jc w:val="center"/>
              <w:rPr>
                <w:sz w:val="12"/>
                <w:szCs w:val="12"/>
              </w:rPr>
            </w:pPr>
            <w:r w:rsidRPr="00AF1805">
              <w:rPr>
                <w:sz w:val="12"/>
                <w:szCs w:val="12"/>
              </w:rPr>
              <w:t>139</w:t>
            </w:r>
          </w:p>
        </w:tc>
        <w:tc>
          <w:tcPr>
            <w:tcW w:w="692" w:type="dxa"/>
            <w:tcBorders>
              <w:top w:val="single" w:sz="4" w:space="0" w:color="000000"/>
              <w:left w:val="single" w:sz="4" w:space="0" w:color="000000"/>
              <w:bottom w:val="single" w:sz="4" w:space="0" w:color="000000"/>
              <w:right w:val="single" w:sz="4" w:space="0" w:color="000000"/>
            </w:tcBorders>
          </w:tcPr>
          <w:p w14:paraId="617FF041" w14:textId="77777777" w:rsidR="00F11712" w:rsidRPr="00AF1805" w:rsidRDefault="00F11712" w:rsidP="00AD3C6C">
            <w:pPr>
              <w:spacing w:line="170" w:lineRule="exact"/>
              <w:jc w:val="center"/>
              <w:rPr>
                <w:sz w:val="12"/>
                <w:szCs w:val="12"/>
              </w:rPr>
            </w:pPr>
            <w:r w:rsidRPr="00AF1805">
              <w:rPr>
                <w:sz w:val="12"/>
                <w:szCs w:val="12"/>
              </w:rPr>
              <w:t>927.16</w:t>
            </w:r>
          </w:p>
        </w:tc>
        <w:tc>
          <w:tcPr>
            <w:tcW w:w="692" w:type="dxa"/>
            <w:tcBorders>
              <w:top w:val="single" w:sz="4" w:space="0" w:color="000000"/>
              <w:left w:val="single" w:sz="4" w:space="0" w:color="000000"/>
              <w:bottom w:val="single" w:sz="4" w:space="0" w:color="000000"/>
              <w:right w:val="single" w:sz="4" w:space="0" w:color="000000"/>
            </w:tcBorders>
          </w:tcPr>
          <w:p w14:paraId="0430CE20" w14:textId="77777777" w:rsidR="00F11712" w:rsidRPr="00AF1805" w:rsidRDefault="00F11712" w:rsidP="00AD3C6C">
            <w:pPr>
              <w:spacing w:line="170" w:lineRule="exact"/>
              <w:jc w:val="center"/>
              <w:rPr>
                <w:sz w:val="12"/>
                <w:szCs w:val="12"/>
              </w:rPr>
            </w:pPr>
            <w:r w:rsidRPr="00AF1805">
              <w:rPr>
                <w:sz w:val="12"/>
                <w:szCs w:val="12"/>
              </w:rPr>
              <w:t>585.04</w:t>
            </w:r>
          </w:p>
        </w:tc>
      </w:tr>
      <w:tr w:rsidR="00F11712" w:rsidRPr="00AF1805" w14:paraId="564CCBE5" w14:textId="77777777" w:rsidTr="00F11712">
        <w:tc>
          <w:tcPr>
            <w:tcW w:w="691" w:type="dxa"/>
            <w:tcBorders>
              <w:top w:val="single" w:sz="4" w:space="0" w:color="000000"/>
              <w:left w:val="single" w:sz="4" w:space="0" w:color="000000"/>
              <w:bottom w:val="single" w:sz="4" w:space="0" w:color="000000"/>
              <w:right w:val="single" w:sz="4" w:space="0" w:color="000000"/>
            </w:tcBorders>
          </w:tcPr>
          <w:p w14:paraId="0D689B39" w14:textId="77777777" w:rsidR="00F11712" w:rsidRPr="00AF1805" w:rsidRDefault="00F11712" w:rsidP="00AD3C6C">
            <w:pPr>
              <w:spacing w:line="170" w:lineRule="exact"/>
              <w:jc w:val="center"/>
              <w:rPr>
                <w:sz w:val="12"/>
                <w:szCs w:val="12"/>
              </w:rPr>
            </w:pPr>
            <w:r w:rsidRPr="00AF1805">
              <w:rPr>
                <w:sz w:val="12"/>
                <w:szCs w:val="12"/>
              </w:rPr>
              <w:t>40</w:t>
            </w:r>
          </w:p>
        </w:tc>
        <w:tc>
          <w:tcPr>
            <w:tcW w:w="692" w:type="dxa"/>
            <w:tcBorders>
              <w:top w:val="single" w:sz="4" w:space="0" w:color="000000"/>
              <w:left w:val="single" w:sz="4" w:space="0" w:color="000000"/>
              <w:bottom w:val="single" w:sz="4" w:space="0" w:color="000000"/>
              <w:right w:val="single" w:sz="4" w:space="0" w:color="000000"/>
            </w:tcBorders>
          </w:tcPr>
          <w:p w14:paraId="0117A2EB" w14:textId="77777777" w:rsidR="00F11712" w:rsidRPr="00AF1805" w:rsidRDefault="00F11712" w:rsidP="00AD3C6C">
            <w:pPr>
              <w:spacing w:line="170" w:lineRule="exact"/>
              <w:jc w:val="center"/>
              <w:rPr>
                <w:sz w:val="12"/>
                <w:szCs w:val="12"/>
              </w:rPr>
            </w:pPr>
            <w:r w:rsidRPr="00AF1805">
              <w:rPr>
                <w:sz w:val="12"/>
                <w:szCs w:val="12"/>
              </w:rPr>
              <w:t>992.44</w:t>
            </w:r>
          </w:p>
        </w:tc>
        <w:tc>
          <w:tcPr>
            <w:tcW w:w="692" w:type="dxa"/>
            <w:tcBorders>
              <w:top w:val="single" w:sz="4" w:space="0" w:color="000000"/>
              <w:left w:val="single" w:sz="4" w:space="0" w:color="000000"/>
              <w:bottom w:val="single" w:sz="4" w:space="0" w:color="000000"/>
              <w:right w:val="single" w:sz="4" w:space="0" w:color="000000"/>
            </w:tcBorders>
          </w:tcPr>
          <w:p w14:paraId="02D1B03F" w14:textId="77777777" w:rsidR="00F11712" w:rsidRPr="00AF1805" w:rsidRDefault="00F11712" w:rsidP="00AD3C6C">
            <w:pPr>
              <w:spacing w:line="170" w:lineRule="exact"/>
              <w:jc w:val="center"/>
              <w:rPr>
                <w:sz w:val="12"/>
                <w:szCs w:val="12"/>
              </w:rPr>
            </w:pPr>
            <w:r w:rsidRPr="00AF1805">
              <w:rPr>
                <w:sz w:val="12"/>
                <w:szCs w:val="12"/>
              </w:rPr>
              <w:t>168.06</w:t>
            </w:r>
          </w:p>
        </w:tc>
        <w:tc>
          <w:tcPr>
            <w:tcW w:w="692" w:type="dxa"/>
            <w:tcBorders>
              <w:top w:val="single" w:sz="4" w:space="0" w:color="000000"/>
              <w:left w:val="single" w:sz="4" w:space="0" w:color="000000"/>
              <w:bottom w:val="single" w:sz="4" w:space="0" w:color="000000"/>
              <w:right w:val="single" w:sz="4" w:space="0" w:color="000000"/>
            </w:tcBorders>
          </w:tcPr>
          <w:p w14:paraId="41630E12" w14:textId="77777777" w:rsidR="00F11712" w:rsidRPr="00AF1805" w:rsidRDefault="00F11712" w:rsidP="00AD3C6C">
            <w:pPr>
              <w:spacing w:line="170" w:lineRule="exact"/>
              <w:jc w:val="center"/>
              <w:rPr>
                <w:sz w:val="12"/>
                <w:szCs w:val="12"/>
              </w:rPr>
            </w:pPr>
            <w:r w:rsidRPr="00AF1805">
              <w:rPr>
                <w:sz w:val="12"/>
                <w:szCs w:val="12"/>
              </w:rPr>
              <w:t>90</w:t>
            </w:r>
          </w:p>
        </w:tc>
        <w:tc>
          <w:tcPr>
            <w:tcW w:w="692" w:type="dxa"/>
            <w:tcBorders>
              <w:top w:val="single" w:sz="4" w:space="0" w:color="000000"/>
              <w:left w:val="single" w:sz="4" w:space="0" w:color="000000"/>
              <w:bottom w:val="single" w:sz="4" w:space="0" w:color="000000"/>
              <w:right w:val="single" w:sz="4" w:space="0" w:color="000000"/>
            </w:tcBorders>
          </w:tcPr>
          <w:p w14:paraId="101F9BD3" w14:textId="77777777" w:rsidR="00F11712" w:rsidRPr="00AF1805" w:rsidRDefault="00F11712" w:rsidP="00AD3C6C">
            <w:pPr>
              <w:spacing w:line="170" w:lineRule="exact"/>
              <w:jc w:val="center"/>
              <w:rPr>
                <w:sz w:val="12"/>
                <w:szCs w:val="12"/>
              </w:rPr>
            </w:pPr>
            <w:r w:rsidRPr="00AF1805">
              <w:rPr>
                <w:sz w:val="12"/>
                <w:szCs w:val="12"/>
              </w:rPr>
              <w:t>965.54</w:t>
            </w:r>
          </w:p>
        </w:tc>
        <w:tc>
          <w:tcPr>
            <w:tcW w:w="692" w:type="dxa"/>
            <w:tcBorders>
              <w:top w:val="single" w:sz="4" w:space="0" w:color="000000"/>
              <w:left w:val="single" w:sz="4" w:space="0" w:color="000000"/>
              <w:bottom w:val="single" w:sz="4" w:space="0" w:color="000000"/>
              <w:right w:val="single" w:sz="4" w:space="0" w:color="000000"/>
            </w:tcBorders>
          </w:tcPr>
          <w:p w14:paraId="27A99943" w14:textId="77777777" w:rsidR="00F11712" w:rsidRPr="00AF1805" w:rsidRDefault="00F11712" w:rsidP="00AD3C6C">
            <w:pPr>
              <w:spacing w:line="170" w:lineRule="exact"/>
              <w:jc w:val="center"/>
              <w:rPr>
                <w:sz w:val="12"/>
                <w:szCs w:val="12"/>
              </w:rPr>
            </w:pPr>
            <w:r w:rsidRPr="00AF1805">
              <w:rPr>
                <w:sz w:val="12"/>
                <w:szCs w:val="12"/>
              </w:rPr>
              <w:t>377.45</w:t>
            </w:r>
          </w:p>
        </w:tc>
        <w:tc>
          <w:tcPr>
            <w:tcW w:w="692" w:type="dxa"/>
            <w:tcBorders>
              <w:top w:val="single" w:sz="4" w:space="0" w:color="000000"/>
              <w:left w:val="single" w:sz="4" w:space="0" w:color="000000"/>
              <w:bottom w:val="single" w:sz="4" w:space="0" w:color="000000"/>
              <w:right w:val="single" w:sz="4" w:space="0" w:color="000000"/>
            </w:tcBorders>
          </w:tcPr>
          <w:p w14:paraId="30696E3E" w14:textId="77777777" w:rsidR="00F11712" w:rsidRPr="00AF1805" w:rsidRDefault="00F11712" w:rsidP="00AD3C6C">
            <w:pPr>
              <w:spacing w:line="170" w:lineRule="exact"/>
              <w:jc w:val="center"/>
              <w:rPr>
                <w:sz w:val="12"/>
                <w:szCs w:val="12"/>
              </w:rPr>
            </w:pPr>
            <w:r w:rsidRPr="00AF1805">
              <w:rPr>
                <w:sz w:val="12"/>
                <w:szCs w:val="12"/>
              </w:rPr>
              <w:t>140</w:t>
            </w:r>
          </w:p>
        </w:tc>
        <w:tc>
          <w:tcPr>
            <w:tcW w:w="692" w:type="dxa"/>
            <w:tcBorders>
              <w:top w:val="single" w:sz="4" w:space="0" w:color="000000"/>
              <w:left w:val="single" w:sz="4" w:space="0" w:color="000000"/>
              <w:bottom w:val="single" w:sz="4" w:space="0" w:color="000000"/>
              <w:right w:val="single" w:sz="4" w:space="0" w:color="000000"/>
            </w:tcBorders>
          </w:tcPr>
          <w:p w14:paraId="57B6FE43" w14:textId="77777777" w:rsidR="00F11712" w:rsidRPr="00AF1805" w:rsidRDefault="00F11712" w:rsidP="00AD3C6C">
            <w:pPr>
              <w:spacing w:line="170" w:lineRule="exact"/>
              <w:jc w:val="center"/>
              <w:rPr>
                <w:sz w:val="12"/>
                <w:szCs w:val="12"/>
              </w:rPr>
            </w:pPr>
            <w:r w:rsidRPr="00AF1805">
              <w:rPr>
                <w:sz w:val="12"/>
                <w:szCs w:val="12"/>
              </w:rPr>
              <w:t>926.26</w:t>
            </w:r>
          </w:p>
        </w:tc>
        <w:tc>
          <w:tcPr>
            <w:tcW w:w="692" w:type="dxa"/>
            <w:tcBorders>
              <w:top w:val="single" w:sz="4" w:space="0" w:color="000000"/>
              <w:left w:val="single" w:sz="4" w:space="0" w:color="000000"/>
              <w:bottom w:val="single" w:sz="4" w:space="0" w:color="000000"/>
              <w:right w:val="single" w:sz="4" w:space="0" w:color="000000"/>
            </w:tcBorders>
          </w:tcPr>
          <w:p w14:paraId="224543F5" w14:textId="77777777" w:rsidR="00F11712" w:rsidRPr="00AF1805" w:rsidRDefault="00F11712" w:rsidP="00AD3C6C">
            <w:pPr>
              <w:spacing w:line="170" w:lineRule="exact"/>
              <w:jc w:val="center"/>
              <w:rPr>
                <w:sz w:val="12"/>
                <w:szCs w:val="12"/>
              </w:rPr>
            </w:pPr>
            <w:r w:rsidRPr="00AF1805">
              <w:rPr>
                <w:sz w:val="12"/>
                <w:szCs w:val="12"/>
              </w:rPr>
              <w:t>589.32</w:t>
            </w:r>
          </w:p>
        </w:tc>
      </w:tr>
      <w:tr w:rsidR="00F11712" w:rsidRPr="00AF1805" w14:paraId="34AFBB24" w14:textId="77777777" w:rsidTr="00F11712">
        <w:tc>
          <w:tcPr>
            <w:tcW w:w="691" w:type="dxa"/>
            <w:tcBorders>
              <w:top w:val="single" w:sz="4" w:space="0" w:color="000000"/>
              <w:left w:val="single" w:sz="4" w:space="0" w:color="000000"/>
              <w:bottom w:val="single" w:sz="4" w:space="0" w:color="000000"/>
              <w:right w:val="single" w:sz="4" w:space="0" w:color="000000"/>
            </w:tcBorders>
          </w:tcPr>
          <w:p w14:paraId="5B36EB61" w14:textId="77777777" w:rsidR="00F11712" w:rsidRPr="00AF1805" w:rsidRDefault="00F11712" w:rsidP="00AD3C6C">
            <w:pPr>
              <w:spacing w:line="170" w:lineRule="exact"/>
              <w:jc w:val="center"/>
              <w:rPr>
                <w:sz w:val="12"/>
                <w:szCs w:val="12"/>
              </w:rPr>
            </w:pPr>
            <w:r w:rsidRPr="00AF1805">
              <w:rPr>
                <w:sz w:val="12"/>
                <w:szCs w:val="12"/>
              </w:rPr>
              <w:t>41</w:t>
            </w:r>
          </w:p>
        </w:tc>
        <w:tc>
          <w:tcPr>
            <w:tcW w:w="692" w:type="dxa"/>
            <w:tcBorders>
              <w:top w:val="single" w:sz="4" w:space="0" w:color="000000"/>
              <w:left w:val="single" w:sz="4" w:space="0" w:color="000000"/>
              <w:bottom w:val="single" w:sz="4" w:space="0" w:color="000000"/>
              <w:right w:val="single" w:sz="4" w:space="0" w:color="000000"/>
            </w:tcBorders>
          </w:tcPr>
          <w:p w14:paraId="64F0C440" w14:textId="77777777" w:rsidR="00F11712" w:rsidRPr="00AF1805" w:rsidRDefault="00F11712" w:rsidP="00AD3C6C">
            <w:pPr>
              <w:spacing w:line="170" w:lineRule="exact"/>
              <w:jc w:val="center"/>
              <w:rPr>
                <w:sz w:val="12"/>
                <w:szCs w:val="12"/>
              </w:rPr>
            </w:pPr>
            <w:r w:rsidRPr="00AF1805">
              <w:rPr>
                <w:sz w:val="12"/>
                <w:szCs w:val="12"/>
              </w:rPr>
              <w:t>992.05</w:t>
            </w:r>
          </w:p>
        </w:tc>
        <w:tc>
          <w:tcPr>
            <w:tcW w:w="692" w:type="dxa"/>
            <w:tcBorders>
              <w:top w:val="single" w:sz="4" w:space="0" w:color="000000"/>
              <w:left w:val="single" w:sz="4" w:space="0" w:color="000000"/>
              <w:bottom w:val="single" w:sz="4" w:space="0" w:color="000000"/>
              <w:right w:val="single" w:sz="4" w:space="0" w:color="000000"/>
            </w:tcBorders>
          </w:tcPr>
          <w:p w14:paraId="03A5A731" w14:textId="77777777" w:rsidR="00F11712" w:rsidRPr="00AF1805" w:rsidRDefault="00F11712" w:rsidP="00AD3C6C">
            <w:pPr>
              <w:spacing w:line="170" w:lineRule="exact"/>
              <w:jc w:val="center"/>
              <w:rPr>
                <w:sz w:val="12"/>
                <w:szCs w:val="12"/>
              </w:rPr>
            </w:pPr>
            <w:r w:rsidRPr="00AF1805">
              <w:rPr>
                <w:sz w:val="12"/>
                <w:szCs w:val="12"/>
              </w:rPr>
              <w:t>172.24</w:t>
            </w:r>
          </w:p>
        </w:tc>
        <w:tc>
          <w:tcPr>
            <w:tcW w:w="692" w:type="dxa"/>
            <w:tcBorders>
              <w:top w:val="single" w:sz="4" w:space="0" w:color="000000"/>
              <w:left w:val="single" w:sz="4" w:space="0" w:color="000000"/>
              <w:bottom w:val="single" w:sz="4" w:space="0" w:color="000000"/>
              <w:right w:val="single" w:sz="4" w:space="0" w:color="000000"/>
            </w:tcBorders>
          </w:tcPr>
          <w:p w14:paraId="050BB169" w14:textId="77777777" w:rsidR="00F11712" w:rsidRPr="00AF1805" w:rsidRDefault="00F11712" w:rsidP="00AD3C6C">
            <w:pPr>
              <w:spacing w:line="170" w:lineRule="exact"/>
              <w:jc w:val="center"/>
              <w:rPr>
                <w:sz w:val="12"/>
                <w:szCs w:val="12"/>
              </w:rPr>
            </w:pPr>
            <w:r w:rsidRPr="00AF1805">
              <w:rPr>
                <w:sz w:val="12"/>
                <w:szCs w:val="12"/>
              </w:rPr>
              <w:t>91</w:t>
            </w:r>
          </w:p>
        </w:tc>
        <w:tc>
          <w:tcPr>
            <w:tcW w:w="692" w:type="dxa"/>
            <w:tcBorders>
              <w:top w:val="single" w:sz="4" w:space="0" w:color="000000"/>
              <w:left w:val="single" w:sz="4" w:space="0" w:color="000000"/>
              <w:bottom w:val="single" w:sz="4" w:space="0" w:color="000000"/>
              <w:right w:val="single" w:sz="4" w:space="0" w:color="000000"/>
            </w:tcBorders>
          </w:tcPr>
          <w:p w14:paraId="2CA1BBDF" w14:textId="77777777" w:rsidR="00F11712" w:rsidRPr="00AF1805" w:rsidRDefault="00F11712" w:rsidP="00AD3C6C">
            <w:pPr>
              <w:spacing w:line="170" w:lineRule="exact"/>
              <w:jc w:val="center"/>
              <w:rPr>
                <w:sz w:val="12"/>
                <w:szCs w:val="12"/>
              </w:rPr>
            </w:pPr>
            <w:r w:rsidRPr="00AF1805">
              <w:rPr>
                <w:sz w:val="12"/>
                <w:szCs w:val="12"/>
              </w:rPr>
              <w:t>964.86</w:t>
            </w:r>
          </w:p>
        </w:tc>
        <w:tc>
          <w:tcPr>
            <w:tcW w:w="692" w:type="dxa"/>
            <w:tcBorders>
              <w:top w:val="single" w:sz="4" w:space="0" w:color="000000"/>
              <w:left w:val="single" w:sz="4" w:space="0" w:color="000000"/>
              <w:bottom w:val="single" w:sz="4" w:space="0" w:color="000000"/>
              <w:right w:val="single" w:sz="4" w:space="0" w:color="000000"/>
            </w:tcBorders>
          </w:tcPr>
          <w:p w14:paraId="53B132BA" w14:textId="77777777" w:rsidR="00F11712" w:rsidRPr="00AF1805" w:rsidRDefault="00F11712" w:rsidP="00AD3C6C">
            <w:pPr>
              <w:spacing w:line="170" w:lineRule="exact"/>
              <w:jc w:val="center"/>
              <w:rPr>
                <w:sz w:val="12"/>
                <w:szCs w:val="12"/>
              </w:rPr>
            </w:pPr>
            <w:r w:rsidRPr="00AF1805">
              <w:rPr>
                <w:sz w:val="12"/>
                <w:szCs w:val="12"/>
              </w:rPr>
              <w:t>381.65</w:t>
            </w:r>
          </w:p>
        </w:tc>
        <w:tc>
          <w:tcPr>
            <w:tcW w:w="692" w:type="dxa"/>
            <w:tcBorders>
              <w:top w:val="single" w:sz="4" w:space="0" w:color="000000"/>
              <w:left w:val="single" w:sz="4" w:space="0" w:color="000000"/>
              <w:bottom w:val="single" w:sz="4" w:space="0" w:color="000000"/>
              <w:right w:val="single" w:sz="4" w:space="0" w:color="000000"/>
            </w:tcBorders>
          </w:tcPr>
          <w:p w14:paraId="4FF3E5CE" w14:textId="77777777" w:rsidR="00F11712" w:rsidRPr="00AF1805" w:rsidRDefault="00F11712" w:rsidP="00AD3C6C">
            <w:pPr>
              <w:spacing w:line="170" w:lineRule="exact"/>
              <w:jc w:val="center"/>
              <w:rPr>
                <w:sz w:val="12"/>
                <w:szCs w:val="12"/>
              </w:rPr>
            </w:pPr>
            <w:r w:rsidRPr="00AF1805">
              <w:rPr>
                <w:sz w:val="12"/>
                <w:szCs w:val="12"/>
              </w:rPr>
              <w:t>141</w:t>
            </w:r>
          </w:p>
        </w:tc>
        <w:tc>
          <w:tcPr>
            <w:tcW w:w="692" w:type="dxa"/>
            <w:tcBorders>
              <w:top w:val="single" w:sz="4" w:space="0" w:color="000000"/>
              <w:left w:val="single" w:sz="4" w:space="0" w:color="000000"/>
              <w:bottom w:val="single" w:sz="4" w:space="0" w:color="000000"/>
              <w:right w:val="single" w:sz="4" w:space="0" w:color="000000"/>
            </w:tcBorders>
          </w:tcPr>
          <w:p w14:paraId="5AC400AD" w14:textId="77777777" w:rsidR="00F11712" w:rsidRPr="00AF1805" w:rsidRDefault="00F11712" w:rsidP="00AD3C6C">
            <w:pPr>
              <w:spacing w:line="170" w:lineRule="exact"/>
              <w:jc w:val="center"/>
              <w:rPr>
                <w:sz w:val="12"/>
                <w:szCs w:val="12"/>
              </w:rPr>
            </w:pPr>
            <w:r w:rsidRPr="00AF1805">
              <w:rPr>
                <w:sz w:val="12"/>
                <w:szCs w:val="12"/>
              </w:rPr>
              <w:t>925.37</w:t>
            </w:r>
          </w:p>
        </w:tc>
        <w:tc>
          <w:tcPr>
            <w:tcW w:w="692" w:type="dxa"/>
            <w:tcBorders>
              <w:top w:val="single" w:sz="4" w:space="0" w:color="000000"/>
              <w:left w:val="single" w:sz="4" w:space="0" w:color="000000"/>
              <w:bottom w:val="single" w:sz="4" w:space="0" w:color="000000"/>
              <w:right w:val="single" w:sz="4" w:space="0" w:color="000000"/>
            </w:tcBorders>
          </w:tcPr>
          <w:p w14:paraId="2C5ADBD1" w14:textId="77777777" w:rsidR="00F11712" w:rsidRPr="00AF1805" w:rsidRDefault="00F11712" w:rsidP="00AD3C6C">
            <w:pPr>
              <w:spacing w:line="170" w:lineRule="exact"/>
              <w:jc w:val="center"/>
              <w:rPr>
                <w:sz w:val="12"/>
                <w:szCs w:val="12"/>
              </w:rPr>
            </w:pPr>
            <w:r w:rsidRPr="00AF1805">
              <w:rPr>
                <w:sz w:val="12"/>
                <w:szCs w:val="12"/>
              </w:rPr>
              <w:t>593.60</w:t>
            </w:r>
          </w:p>
        </w:tc>
      </w:tr>
      <w:tr w:rsidR="00F11712" w:rsidRPr="00AF1805" w14:paraId="0B5FAE56" w14:textId="77777777" w:rsidTr="00F11712">
        <w:tc>
          <w:tcPr>
            <w:tcW w:w="691" w:type="dxa"/>
            <w:tcBorders>
              <w:top w:val="single" w:sz="4" w:space="0" w:color="000000"/>
              <w:left w:val="single" w:sz="4" w:space="0" w:color="000000"/>
              <w:bottom w:val="single" w:sz="4" w:space="0" w:color="000000"/>
              <w:right w:val="single" w:sz="4" w:space="0" w:color="000000"/>
            </w:tcBorders>
          </w:tcPr>
          <w:p w14:paraId="54AB223A" w14:textId="77777777" w:rsidR="00F11712" w:rsidRPr="00AF1805" w:rsidRDefault="00F11712" w:rsidP="00AD3C6C">
            <w:pPr>
              <w:spacing w:line="170" w:lineRule="exact"/>
              <w:jc w:val="center"/>
              <w:rPr>
                <w:sz w:val="12"/>
                <w:szCs w:val="12"/>
              </w:rPr>
            </w:pPr>
            <w:r w:rsidRPr="00AF1805">
              <w:rPr>
                <w:sz w:val="12"/>
                <w:szCs w:val="12"/>
              </w:rPr>
              <w:t>42</w:t>
            </w:r>
          </w:p>
        </w:tc>
        <w:tc>
          <w:tcPr>
            <w:tcW w:w="692" w:type="dxa"/>
            <w:tcBorders>
              <w:top w:val="single" w:sz="4" w:space="0" w:color="000000"/>
              <w:left w:val="single" w:sz="4" w:space="0" w:color="000000"/>
              <w:bottom w:val="single" w:sz="4" w:space="0" w:color="000000"/>
              <w:right w:val="single" w:sz="4" w:space="0" w:color="000000"/>
            </w:tcBorders>
          </w:tcPr>
          <w:p w14:paraId="444CF638" w14:textId="77777777" w:rsidR="00F11712" w:rsidRPr="00AF1805" w:rsidRDefault="00F11712" w:rsidP="00AD3C6C">
            <w:pPr>
              <w:spacing w:line="170" w:lineRule="exact"/>
              <w:jc w:val="center"/>
              <w:rPr>
                <w:sz w:val="12"/>
                <w:szCs w:val="12"/>
              </w:rPr>
            </w:pPr>
            <w:r w:rsidRPr="00AF1805">
              <w:rPr>
                <w:sz w:val="12"/>
                <w:szCs w:val="12"/>
              </w:rPr>
              <w:t>991.65</w:t>
            </w:r>
          </w:p>
        </w:tc>
        <w:tc>
          <w:tcPr>
            <w:tcW w:w="692" w:type="dxa"/>
            <w:tcBorders>
              <w:top w:val="single" w:sz="4" w:space="0" w:color="000000"/>
              <w:left w:val="single" w:sz="4" w:space="0" w:color="000000"/>
              <w:bottom w:val="single" w:sz="4" w:space="0" w:color="000000"/>
              <w:right w:val="single" w:sz="4" w:space="0" w:color="000000"/>
            </w:tcBorders>
          </w:tcPr>
          <w:p w14:paraId="578E9271" w14:textId="77777777" w:rsidR="00F11712" w:rsidRPr="00AF1805" w:rsidRDefault="00F11712" w:rsidP="00AD3C6C">
            <w:pPr>
              <w:spacing w:line="170" w:lineRule="exact"/>
              <w:jc w:val="center"/>
              <w:rPr>
                <w:sz w:val="12"/>
                <w:szCs w:val="12"/>
              </w:rPr>
            </w:pPr>
            <w:r w:rsidRPr="00AF1805">
              <w:rPr>
                <w:sz w:val="12"/>
                <w:szCs w:val="12"/>
              </w:rPr>
              <w:t>176.41</w:t>
            </w:r>
          </w:p>
        </w:tc>
        <w:tc>
          <w:tcPr>
            <w:tcW w:w="692" w:type="dxa"/>
            <w:tcBorders>
              <w:top w:val="single" w:sz="4" w:space="0" w:color="000000"/>
              <w:left w:val="single" w:sz="4" w:space="0" w:color="000000"/>
              <w:bottom w:val="single" w:sz="4" w:space="0" w:color="000000"/>
              <w:right w:val="single" w:sz="4" w:space="0" w:color="000000"/>
            </w:tcBorders>
          </w:tcPr>
          <w:p w14:paraId="1394D990" w14:textId="77777777" w:rsidR="00F11712" w:rsidRPr="00AF1805" w:rsidRDefault="00F11712" w:rsidP="00AD3C6C">
            <w:pPr>
              <w:spacing w:line="170" w:lineRule="exact"/>
              <w:jc w:val="center"/>
              <w:rPr>
                <w:sz w:val="12"/>
                <w:szCs w:val="12"/>
              </w:rPr>
            </w:pPr>
            <w:r w:rsidRPr="00AF1805">
              <w:rPr>
                <w:sz w:val="12"/>
                <w:szCs w:val="12"/>
              </w:rPr>
              <w:t>92</w:t>
            </w:r>
          </w:p>
        </w:tc>
        <w:tc>
          <w:tcPr>
            <w:tcW w:w="692" w:type="dxa"/>
            <w:tcBorders>
              <w:top w:val="single" w:sz="4" w:space="0" w:color="000000"/>
              <w:left w:val="single" w:sz="4" w:space="0" w:color="000000"/>
              <w:bottom w:val="single" w:sz="4" w:space="0" w:color="000000"/>
              <w:right w:val="single" w:sz="4" w:space="0" w:color="000000"/>
            </w:tcBorders>
          </w:tcPr>
          <w:p w14:paraId="506B1AFD" w14:textId="77777777" w:rsidR="00F11712" w:rsidRPr="00AF1805" w:rsidRDefault="00F11712" w:rsidP="00AD3C6C">
            <w:pPr>
              <w:spacing w:line="170" w:lineRule="exact"/>
              <w:jc w:val="center"/>
              <w:rPr>
                <w:sz w:val="12"/>
                <w:szCs w:val="12"/>
              </w:rPr>
            </w:pPr>
            <w:r w:rsidRPr="00AF1805">
              <w:rPr>
                <w:sz w:val="12"/>
                <w:szCs w:val="12"/>
              </w:rPr>
              <w:t>964.18</w:t>
            </w:r>
          </w:p>
        </w:tc>
        <w:tc>
          <w:tcPr>
            <w:tcW w:w="692" w:type="dxa"/>
            <w:tcBorders>
              <w:top w:val="single" w:sz="4" w:space="0" w:color="000000"/>
              <w:left w:val="single" w:sz="4" w:space="0" w:color="000000"/>
              <w:bottom w:val="single" w:sz="4" w:space="0" w:color="000000"/>
              <w:right w:val="single" w:sz="4" w:space="0" w:color="000000"/>
            </w:tcBorders>
          </w:tcPr>
          <w:p w14:paraId="37F74629" w14:textId="77777777" w:rsidR="00F11712" w:rsidRPr="00AF1805" w:rsidRDefault="00F11712" w:rsidP="00AD3C6C">
            <w:pPr>
              <w:spacing w:line="170" w:lineRule="exact"/>
              <w:jc w:val="center"/>
              <w:rPr>
                <w:sz w:val="12"/>
                <w:szCs w:val="12"/>
              </w:rPr>
            </w:pPr>
            <w:r w:rsidRPr="00AF1805">
              <w:rPr>
                <w:sz w:val="12"/>
                <w:szCs w:val="12"/>
              </w:rPr>
              <w:t>385.86</w:t>
            </w:r>
          </w:p>
        </w:tc>
        <w:tc>
          <w:tcPr>
            <w:tcW w:w="692" w:type="dxa"/>
            <w:tcBorders>
              <w:top w:val="single" w:sz="4" w:space="0" w:color="000000"/>
              <w:left w:val="single" w:sz="4" w:space="0" w:color="000000"/>
              <w:bottom w:val="single" w:sz="4" w:space="0" w:color="000000"/>
              <w:right w:val="single" w:sz="4" w:space="0" w:color="000000"/>
            </w:tcBorders>
          </w:tcPr>
          <w:p w14:paraId="244B5C1A" w14:textId="77777777" w:rsidR="00F11712" w:rsidRPr="00AF1805" w:rsidRDefault="00F11712" w:rsidP="00AD3C6C">
            <w:pPr>
              <w:spacing w:line="170" w:lineRule="exact"/>
              <w:jc w:val="center"/>
              <w:rPr>
                <w:sz w:val="12"/>
                <w:szCs w:val="12"/>
              </w:rPr>
            </w:pPr>
            <w:r w:rsidRPr="00AF1805">
              <w:rPr>
                <w:sz w:val="12"/>
                <w:szCs w:val="12"/>
              </w:rPr>
              <w:t>142</w:t>
            </w:r>
          </w:p>
        </w:tc>
        <w:tc>
          <w:tcPr>
            <w:tcW w:w="692" w:type="dxa"/>
            <w:tcBorders>
              <w:top w:val="single" w:sz="4" w:space="0" w:color="000000"/>
              <w:left w:val="single" w:sz="4" w:space="0" w:color="000000"/>
              <w:bottom w:val="single" w:sz="4" w:space="0" w:color="000000"/>
              <w:right w:val="single" w:sz="4" w:space="0" w:color="000000"/>
            </w:tcBorders>
          </w:tcPr>
          <w:p w14:paraId="7A1916AD" w14:textId="77777777" w:rsidR="00F11712" w:rsidRPr="00AF1805" w:rsidRDefault="00F11712" w:rsidP="00AD3C6C">
            <w:pPr>
              <w:spacing w:line="170" w:lineRule="exact"/>
              <w:jc w:val="center"/>
              <w:rPr>
                <w:sz w:val="12"/>
                <w:szCs w:val="12"/>
              </w:rPr>
            </w:pPr>
            <w:r w:rsidRPr="00AF1805">
              <w:rPr>
                <w:sz w:val="12"/>
                <w:szCs w:val="12"/>
              </w:rPr>
              <w:t>924.46</w:t>
            </w:r>
          </w:p>
        </w:tc>
        <w:tc>
          <w:tcPr>
            <w:tcW w:w="692" w:type="dxa"/>
            <w:tcBorders>
              <w:top w:val="single" w:sz="4" w:space="0" w:color="000000"/>
              <w:left w:val="single" w:sz="4" w:space="0" w:color="000000"/>
              <w:bottom w:val="single" w:sz="4" w:space="0" w:color="000000"/>
              <w:right w:val="single" w:sz="4" w:space="0" w:color="000000"/>
            </w:tcBorders>
          </w:tcPr>
          <w:p w14:paraId="2F87E4C2" w14:textId="77777777" w:rsidR="00F11712" w:rsidRPr="00AF1805" w:rsidRDefault="00F11712" w:rsidP="00AD3C6C">
            <w:pPr>
              <w:spacing w:line="170" w:lineRule="exact"/>
              <w:jc w:val="center"/>
              <w:rPr>
                <w:sz w:val="12"/>
                <w:szCs w:val="12"/>
              </w:rPr>
            </w:pPr>
            <w:r w:rsidRPr="00AF1805">
              <w:rPr>
                <w:sz w:val="12"/>
                <w:szCs w:val="12"/>
              </w:rPr>
              <w:t>597.88</w:t>
            </w:r>
          </w:p>
        </w:tc>
      </w:tr>
      <w:tr w:rsidR="00F11712" w:rsidRPr="00AF1805" w14:paraId="0C7A4A96" w14:textId="77777777" w:rsidTr="00F11712">
        <w:tc>
          <w:tcPr>
            <w:tcW w:w="691" w:type="dxa"/>
            <w:tcBorders>
              <w:top w:val="single" w:sz="4" w:space="0" w:color="000000"/>
              <w:left w:val="single" w:sz="4" w:space="0" w:color="000000"/>
              <w:bottom w:val="single" w:sz="4" w:space="0" w:color="000000"/>
              <w:right w:val="single" w:sz="4" w:space="0" w:color="000000"/>
            </w:tcBorders>
          </w:tcPr>
          <w:p w14:paraId="70AFD422" w14:textId="77777777" w:rsidR="00F11712" w:rsidRPr="00AF1805" w:rsidRDefault="00F11712" w:rsidP="00AD3C6C">
            <w:pPr>
              <w:spacing w:line="170" w:lineRule="exact"/>
              <w:jc w:val="center"/>
              <w:rPr>
                <w:sz w:val="12"/>
                <w:szCs w:val="12"/>
              </w:rPr>
            </w:pPr>
            <w:r w:rsidRPr="00AF1805">
              <w:rPr>
                <w:sz w:val="12"/>
                <w:szCs w:val="12"/>
              </w:rPr>
              <w:t>43</w:t>
            </w:r>
          </w:p>
        </w:tc>
        <w:tc>
          <w:tcPr>
            <w:tcW w:w="692" w:type="dxa"/>
            <w:tcBorders>
              <w:top w:val="single" w:sz="4" w:space="0" w:color="000000"/>
              <w:left w:val="single" w:sz="4" w:space="0" w:color="000000"/>
              <w:bottom w:val="single" w:sz="4" w:space="0" w:color="000000"/>
              <w:right w:val="single" w:sz="4" w:space="0" w:color="000000"/>
            </w:tcBorders>
          </w:tcPr>
          <w:p w14:paraId="246A13B7" w14:textId="77777777" w:rsidR="00F11712" w:rsidRPr="00AF1805" w:rsidRDefault="00F11712" w:rsidP="00AD3C6C">
            <w:pPr>
              <w:spacing w:line="170" w:lineRule="exact"/>
              <w:jc w:val="center"/>
              <w:rPr>
                <w:sz w:val="12"/>
                <w:szCs w:val="12"/>
              </w:rPr>
            </w:pPr>
            <w:r w:rsidRPr="00AF1805">
              <w:rPr>
                <w:sz w:val="12"/>
                <w:szCs w:val="12"/>
              </w:rPr>
              <w:t>991.25</w:t>
            </w:r>
          </w:p>
        </w:tc>
        <w:tc>
          <w:tcPr>
            <w:tcW w:w="692" w:type="dxa"/>
            <w:tcBorders>
              <w:top w:val="single" w:sz="4" w:space="0" w:color="000000"/>
              <w:left w:val="single" w:sz="4" w:space="0" w:color="000000"/>
              <w:bottom w:val="single" w:sz="4" w:space="0" w:color="000000"/>
              <w:right w:val="single" w:sz="4" w:space="0" w:color="000000"/>
            </w:tcBorders>
          </w:tcPr>
          <w:p w14:paraId="14831499" w14:textId="77777777" w:rsidR="00F11712" w:rsidRPr="00AF1805" w:rsidRDefault="00F11712" w:rsidP="00AD3C6C">
            <w:pPr>
              <w:spacing w:line="170" w:lineRule="exact"/>
              <w:jc w:val="center"/>
              <w:rPr>
                <w:sz w:val="12"/>
                <w:szCs w:val="12"/>
              </w:rPr>
            </w:pPr>
            <w:r w:rsidRPr="00AF1805">
              <w:rPr>
                <w:sz w:val="12"/>
                <w:szCs w:val="12"/>
              </w:rPr>
              <w:t>180.59</w:t>
            </w:r>
          </w:p>
        </w:tc>
        <w:tc>
          <w:tcPr>
            <w:tcW w:w="692" w:type="dxa"/>
            <w:tcBorders>
              <w:top w:val="single" w:sz="4" w:space="0" w:color="000000"/>
              <w:left w:val="single" w:sz="4" w:space="0" w:color="000000"/>
              <w:bottom w:val="single" w:sz="4" w:space="0" w:color="000000"/>
              <w:right w:val="single" w:sz="4" w:space="0" w:color="000000"/>
            </w:tcBorders>
          </w:tcPr>
          <w:p w14:paraId="03B9DF24" w14:textId="77777777" w:rsidR="00F11712" w:rsidRPr="00AF1805" w:rsidRDefault="00F11712" w:rsidP="00AD3C6C">
            <w:pPr>
              <w:spacing w:line="170" w:lineRule="exact"/>
              <w:jc w:val="center"/>
              <w:rPr>
                <w:sz w:val="12"/>
                <w:szCs w:val="12"/>
              </w:rPr>
            </w:pPr>
            <w:r w:rsidRPr="00AF1805">
              <w:rPr>
                <w:sz w:val="12"/>
                <w:szCs w:val="12"/>
              </w:rPr>
              <w:t>93</w:t>
            </w:r>
          </w:p>
        </w:tc>
        <w:tc>
          <w:tcPr>
            <w:tcW w:w="692" w:type="dxa"/>
            <w:tcBorders>
              <w:top w:val="single" w:sz="4" w:space="0" w:color="000000"/>
              <w:left w:val="single" w:sz="4" w:space="0" w:color="000000"/>
              <w:bottom w:val="single" w:sz="4" w:space="0" w:color="000000"/>
              <w:right w:val="single" w:sz="4" w:space="0" w:color="000000"/>
            </w:tcBorders>
          </w:tcPr>
          <w:p w14:paraId="0CB22C57" w14:textId="77777777" w:rsidR="00F11712" w:rsidRPr="00AF1805" w:rsidRDefault="00F11712" w:rsidP="00AD3C6C">
            <w:pPr>
              <w:spacing w:line="170" w:lineRule="exact"/>
              <w:jc w:val="center"/>
              <w:rPr>
                <w:sz w:val="12"/>
                <w:szCs w:val="12"/>
              </w:rPr>
            </w:pPr>
            <w:r w:rsidRPr="00AF1805">
              <w:rPr>
                <w:sz w:val="12"/>
                <w:szCs w:val="12"/>
              </w:rPr>
              <w:t>963.50</w:t>
            </w:r>
          </w:p>
        </w:tc>
        <w:tc>
          <w:tcPr>
            <w:tcW w:w="692" w:type="dxa"/>
            <w:tcBorders>
              <w:top w:val="single" w:sz="4" w:space="0" w:color="000000"/>
              <w:left w:val="single" w:sz="4" w:space="0" w:color="000000"/>
              <w:bottom w:val="single" w:sz="4" w:space="0" w:color="000000"/>
              <w:right w:val="single" w:sz="4" w:space="0" w:color="000000"/>
            </w:tcBorders>
          </w:tcPr>
          <w:p w14:paraId="2A5BCB4A" w14:textId="77777777" w:rsidR="00F11712" w:rsidRPr="00AF1805" w:rsidRDefault="00F11712" w:rsidP="00AD3C6C">
            <w:pPr>
              <w:spacing w:line="170" w:lineRule="exact"/>
              <w:jc w:val="center"/>
              <w:rPr>
                <w:sz w:val="12"/>
                <w:szCs w:val="12"/>
              </w:rPr>
            </w:pPr>
            <w:r w:rsidRPr="00AF1805">
              <w:rPr>
                <w:sz w:val="12"/>
                <w:szCs w:val="12"/>
              </w:rPr>
              <w:t>390.07</w:t>
            </w:r>
          </w:p>
        </w:tc>
        <w:tc>
          <w:tcPr>
            <w:tcW w:w="692" w:type="dxa"/>
            <w:tcBorders>
              <w:top w:val="single" w:sz="4" w:space="0" w:color="000000"/>
              <w:left w:val="single" w:sz="4" w:space="0" w:color="000000"/>
              <w:bottom w:val="single" w:sz="4" w:space="0" w:color="000000"/>
              <w:right w:val="single" w:sz="4" w:space="0" w:color="000000"/>
            </w:tcBorders>
          </w:tcPr>
          <w:p w14:paraId="1E92ACE0" w14:textId="77777777" w:rsidR="00F11712" w:rsidRPr="00AF1805" w:rsidRDefault="00F11712" w:rsidP="00AD3C6C">
            <w:pPr>
              <w:spacing w:line="170" w:lineRule="exact"/>
              <w:jc w:val="center"/>
              <w:rPr>
                <w:sz w:val="12"/>
                <w:szCs w:val="12"/>
              </w:rPr>
            </w:pPr>
            <w:r w:rsidRPr="00AF1805">
              <w:rPr>
                <w:sz w:val="12"/>
                <w:szCs w:val="12"/>
              </w:rPr>
              <w:t>143</w:t>
            </w:r>
          </w:p>
        </w:tc>
        <w:tc>
          <w:tcPr>
            <w:tcW w:w="692" w:type="dxa"/>
            <w:tcBorders>
              <w:top w:val="single" w:sz="4" w:space="0" w:color="000000"/>
              <w:left w:val="single" w:sz="4" w:space="0" w:color="000000"/>
              <w:bottom w:val="single" w:sz="4" w:space="0" w:color="000000"/>
              <w:right w:val="single" w:sz="4" w:space="0" w:color="000000"/>
            </w:tcBorders>
          </w:tcPr>
          <w:p w14:paraId="7BFEE2CA" w14:textId="77777777" w:rsidR="00F11712" w:rsidRPr="00AF1805" w:rsidRDefault="00F11712" w:rsidP="00AD3C6C">
            <w:pPr>
              <w:spacing w:line="170" w:lineRule="exact"/>
              <w:jc w:val="center"/>
              <w:rPr>
                <w:sz w:val="12"/>
                <w:szCs w:val="12"/>
              </w:rPr>
            </w:pPr>
            <w:r w:rsidRPr="00AF1805">
              <w:rPr>
                <w:sz w:val="12"/>
                <w:szCs w:val="12"/>
              </w:rPr>
              <w:t>923.56</w:t>
            </w:r>
          </w:p>
        </w:tc>
        <w:tc>
          <w:tcPr>
            <w:tcW w:w="692" w:type="dxa"/>
            <w:tcBorders>
              <w:top w:val="single" w:sz="4" w:space="0" w:color="000000"/>
              <w:left w:val="single" w:sz="4" w:space="0" w:color="000000"/>
              <w:bottom w:val="single" w:sz="4" w:space="0" w:color="000000"/>
              <w:right w:val="single" w:sz="4" w:space="0" w:color="000000"/>
            </w:tcBorders>
          </w:tcPr>
          <w:p w14:paraId="7C4F6247" w14:textId="77777777" w:rsidR="00F11712" w:rsidRPr="00AF1805" w:rsidRDefault="00F11712" w:rsidP="00AD3C6C">
            <w:pPr>
              <w:spacing w:line="170" w:lineRule="exact"/>
              <w:jc w:val="center"/>
              <w:rPr>
                <w:sz w:val="12"/>
                <w:szCs w:val="12"/>
              </w:rPr>
            </w:pPr>
            <w:r w:rsidRPr="00AF1805">
              <w:rPr>
                <w:sz w:val="12"/>
                <w:szCs w:val="12"/>
              </w:rPr>
              <w:t>602.17</w:t>
            </w:r>
          </w:p>
        </w:tc>
      </w:tr>
      <w:tr w:rsidR="00F11712" w:rsidRPr="00AF1805" w14:paraId="692EE956" w14:textId="77777777" w:rsidTr="00F11712">
        <w:tc>
          <w:tcPr>
            <w:tcW w:w="691" w:type="dxa"/>
            <w:tcBorders>
              <w:top w:val="single" w:sz="4" w:space="0" w:color="000000"/>
              <w:left w:val="single" w:sz="4" w:space="0" w:color="000000"/>
              <w:bottom w:val="single" w:sz="4" w:space="0" w:color="000000"/>
              <w:right w:val="single" w:sz="4" w:space="0" w:color="000000"/>
            </w:tcBorders>
          </w:tcPr>
          <w:p w14:paraId="4A8C1BA8" w14:textId="77777777" w:rsidR="00F11712" w:rsidRPr="00AF1805" w:rsidRDefault="00F11712" w:rsidP="00AD3C6C">
            <w:pPr>
              <w:spacing w:line="170" w:lineRule="exact"/>
              <w:jc w:val="center"/>
              <w:rPr>
                <w:sz w:val="12"/>
                <w:szCs w:val="12"/>
              </w:rPr>
            </w:pPr>
            <w:r w:rsidRPr="00AF1805">
              <w:rPr>
                <w:sz w:val="12"/>
                <w:szCs w:val="12"/>
              </w:rPr>
              <w:t>44</w:t>
            </w:r>
          </w:p>
        </w:tc>
        <w:tc>
          <w:tcPr>
            <w:tcW w:w="692" w:type="dxa"/>
            <w:tcBorders>
              <w:top w:val="single" w:sz="4" w:space="0" w:color="000000"/>
              <w:left w:val="single" w:sz="4" w:space="0" w:color="000000"/>
              <w:bottom w:val="single" w:sz="4" w:space="0" w:color="000000"/>
              <w:right w:val="single" w:sz="4" w:space="0" w:color="000000"/>
            </w:tcBorders>
          </w:tcPr>
          <w:p w14:paraId="7C0DDA96" w14:textId="77777777" w:rsidR="00F11712" w:rsidRPr="00AF1805" w:rsidRDefault="00F11712" w:rsidP="00AD3C6C">
            <w:pPr>
              <w:spacing w:line="170" w:lineRule="exact"/>
              <w:jc w:val="center"/>
              <w:rPr>
                <w:sz w:val="12"/>
                <w:szCs w:val="12"/>
              </w:rPr>
            </w:pPr>
            <w:r w:rsidRPr="00AF1805">
              <w:rPr>
                <w:sz w:val="12"/>
                <w:szCs w:val="12"/>
              </w:rPr>
              <w:t>990.85</w:t>
            </w:r>
          </w:p>
        </w:tc>
        <w:tc>
          <w:tcPr>
            <w:tcW w:w="692" w:type="dxa"/>
            <w:tcBorders>
              <w:top w:val="single" w:sz="4" w:space="0" w:color="000000"/>
              <w:left w:val="single" w:sz="4" w:space="0" w:color="000000"/>
              <w:bottom w:val="single" w:sz="4" w:space="0" w:color="000000"/>
              <w:right w:val="single" w:sz="4" w:space="0" w:color="000000"/>
            </w:tcBorders>
          </w:tcPr>
          <w:p w14:paraId="3A87B589" w14:textId="77777777" w:rsidR="00F11712" w:rsidRPr="00AF1805" w:rsidRDefault="00F11712" w:rsidP="00AD3C6C">
            <w:pPr>
              <w:spacing w:line="170" w:lineRule="exact"/>
              <w:jc w:val="center"/>
              <w:rPr>
                <w:sz w:val="12"/>
                <w:szCs w:val="12"/>
              </w:rPr>
            </w:pPr>
            <w:r w:rsidRPr="00AF1805">
              <w:rPr>
                <w:sz w:val="12"/>
                <w:szCs w:val="12"/>
              </w:rPr>
              <w:t>184.77</w:t>
            </w:r>
          </w:p>
        </w:tc>
        <w:tc>
          <w:tcPr>
            <w:tcW w:w="692" w:type="dxa"/>
            <w:tcBorders>
              <w:top w:val="single" w:sz="4" w:space="0" w:color="000000"/>
              <w:left w:val="single" w:sz="4" w:space="0" w:color="000000"/>
              <w:bottom w:val="single" w:sz="4" w:space="0" w:color="000000"/>
              <w:right w:val="single" w:sz="4" w:space="0" w:color="000000"/>
            </w:tcBorders>
          </w:tcPr>
          <w:p w14:paraId="034C2B28" w14:textId="77777777" w:rsidR="00F11712" w:rsidRPr="00AF1805" w:rsidRDefault="00F11712" w:rsidP="00AD3C6C">
            <w:pPr>
              <w:spacing w:line="170" w:lineRule="exact"/>
              <w:jc w:val="center"/>
              <w:rPr>
                <w:sz w:val="12"/>
                <w:szCs w:val="12"/>
              </w:rPr>
            </w:pPr>
            <w:r w:rsidRPr="00AF1805">
              <w:rPr>
                <w:sz w:val="12"/>
                <w:szCs w:val="12"/>
              </w:rPr>
              <w:t>94</w:t>
            </w:r>
          </w:p>
        </w:tc>
        <w:tc>
          <w:tcPr>
            <w:tcW w:w="692" w:type="dxa"/>
            <w:tcBorders>
              <w:top w:val="single" w:sz="4" w:space="0" w:color="000000"/>
              <w:left w:val="single" w:sz="4" w:space="0" w:color="000000"/>
              <w:bottom w:val="single" w:sz="4" w:space="0" w:color="000000"/>
              <w:right w:val="single" w:sz="4" w:space="0" w:color="000000"/>
            </w:tcBorders>
          </w:tcPr>
          <w:p w14:paraId="1C203D9A" w14:textId="77777777" w:rsidR="00F11712" w:rsidRPr="00AF1805" w:rsidRDefault="00F11712" w:rsidP="00AD3C6C">
            <w:pPr>
              <w:spacing w:line="170" w:lineRule="exact"/>
              <w:jc w:val="center"/>
              <w:rPr>
                <w:sz w:val="12"/>
                <w:szCs w:val="12"/>
              </w:rPr>
            </w:pPr>
            <w:r w:rsidRPr="00AF1805">
              <w:rPr>
                <w:sz w:val="12"/>
                <w:szCs w:val="12"/>
              </w:rPr>
              <w:t>962.81</w:t>
            </w:r>
          </w:p>
        </w:tc>
        <w:tc>
          <w:tcPr>
            <w:tcW w:w="692" w:type="dxa"/>
            <w:tcBorders>
              <w:top w:val="single" w:sz="4" w:space="0" w:color="000000"/>
              <w:left w:val="single" w:sz="4" w:space="0" w:color="000000"/>
              <w:bottom w:val="single" w:sz="4" w:space="0" w:color="000000"/>
              <w:right w:val="single" w:sz="4" w:space="0" w:color="000000"/>
            </w:tcBorders>
          </w:tcPr>
          <w:p w14:paraId="1BE80CE6" w14:textId="77777777" w:rsidR="00F11712" w:rsidRPr="00AF1805" w:rsidRDefault="00F11712" w:rsidP="00AD3C6C">
            <w:pPr>
              <w:spacing w:line="170" w:lineRule="exact"/>
              <w:jc w:val="center"/>
              <w:rPr>
                <w:sz w:val="12"/>
                <w:szCs w:val="12"/>
              </w:rPr>
            </w:pPr>
            <w:r w:rsidRPr="00AF1805">
              <w:rPr>
                <w:sz w:val="12"/>
                <w:szCs w:val="12"/>
              </w:rPr>
              <w:t>394.27</w:t>
            </w:r>
          </w:p>
        </w:tc>
        <w:tc>
          <w:tcPr>
            <w:tcW w:w="692" w:type="dxa"/>
            <w:tcBorders>
              <w:top w:val="single" w:sz="4" w:space="0" w:color="000000"/>
              <w:left w:val="single" w:sz="4" w:space="0" w:color="000000"/>
              <w:bottom w:val="single" w:sz="4" w:space="0" w:color="000000"/>
              <w:right w:val="single" w:sz="4" w:space="0" w:color="000000"/>
            </w:tcBorders>
          </w:tcPr>
          <w:p w14:paraId="304396C4" w14:textId="77777777" w:rsidR="00F11712" w:rsidRPr="00AF1805" w:rsidRDefault="00F11712" w:rsidP="00AD3C6C">
            <w:pPr>
              <w:spacing w:line="170" w:lineRule="exact"/>
              <w:jc w:val="center"/>
              <w:rPr>
                <w:sz w:val="12"/>
                <w:szCs w:val="12"/>
              </w:rPr>
            </w:pPr>
            <w:r w:rsidRPr="00AF1805">
              <w:rPr>
                <w:sz w:val="12"/>
                <w:szCs w:val="12"/>
              </w:rPr>
              <w:t>144</w:t>
            </w:r>
          </w:p>
        </w:tc>
        <w:tc>
          <w:tcPr>
            <w:tcW w:w="692" w:type="dxa"/>
            <w:tcBorders>
              <w:top w:val="single" w:sz="4" w:space="0" w:color="000000"/>
              <w:left w:val="single" w:sz="4" w:space="0" w:color="000000"/>
              <w:bottom w:val="single" w:sz="4" w:space="0" w:color="000000"/>
              <w:right w:val="single" w:sz="4" w:space="0" w:color="000000"/>
            </w:tcBorders>
          </w:tcPr>
          <w:p w14:paraId="2BFBB46C" w14:textId="77777777" w:rsidR="00F11712" w:rsidRPr="00AF1805" w:rsidRDefault="00F11712" w:rsidP="00AD3C6C">
            <w:pPr>
              <w:spacing w:line="170" w:lineRule="exact"/>
              <w:jc w:val="center"/>
              <w:rPr>
                <w:sz w:val="12"/>
                <w:szCs w:val="12"/>
              </w:rPr>
            </w:pPr>
            <w:r w:rsidRPr="00AF1805">
              <w:rPr>
                <w:sz w:val="12"/>
                <w:szCs w:val="12"/>
              </w:rPr>
              <w:t>922.64</w:t>
            </w:r>
          </w:p>
        </w:tc>
        <w:tc>
          <w:tcPr>
            <w:tcW w:w="692" w:type="dxa"/>
            <w:tcBorders>
              <w:top w:val="single" w:sz="4" w:space="0" w:color="000000"/>
              <w:left w:val="single" w:sz="4" w:space="0" w:color="000000"/>
              <w:bottom w:val="single" w:sz="4" w:space="0" w:color="000000"/>
              <w:right w:val="single" w:sz="4" w:space="0" w:color="000000"/>
            </w:tcBorders>
          </w:tcPr>
          <w:p w14:paraId="72455731" w14:textId="77777777" w:rsidR="00F11712" w:rsidRPr="00AF1805" w:rsidRDefault="00F11712" w:rsidP="00AD3C6C">
            <w:pPr>
              <w:spacing w:line="170" w:lineRule="exact"/>
              <w:jc w:val="center"/>
              <w:rPr>
                <w:sz w:val="12"/>
                <w:szCs w:val="12"/>
              </w:rPr>
            </w:pPr>
            <w:r w:rsidRPr="00AF1805">
              <w:rPr>
                <w:sz w:val="12"/>
                <w:szCs w:val="12"/>
              </w:rPr>
              <w:t>606.46</w:t>
            </w:r>
          </w:p>
        </w:tc>
      </w:tr>
      <w:tr w:rsidR="00F11712" w:rsidRPr="00AF1805" w14:paraId="17FEA868" w14:textId="77777777" w:rsidTr="00F11712">
        <w:tc>
          <w:tcPr>
            <w:tcW w:w="691" w:type="dxa"/>
            <w:tcBorders>
              <w:top w:val="single" w:sz="4" w:space="0" w:color="000000"/>
              <w:left w:val="single" w:sz="4" w:space="0" w:color="000000"/>
              <w:bottom w:val="single" w:sz="4" w:space="0" w:color="000000"/>
              <w:right w:val="single" w:sz="4" w:space="0" w:color="000000"/>
            </w:tcBorders>
          </w:tcPr>
          <w:p w14:paraId="47BA6FDE" w14:textId="77777777" w:rsidR="00F11712" w:rsidRPr="00AF1805" w:rsidRDefault="00F11712" w:rsidP="00AD3C6C">
            <w:pPr>
              <w:spacing w:line="170" w:lineRule="exact"/>
              <w:jc w:val="center"/>
              <w:rPr>
                <w:sz w:val="12"/>
                <w:szCs w:val="12"/>
              </w:rPr>
            </w:pPr>
            <w:r w:rsidRPr="00AF1805">
              <w:rPr>
                <w:sz w:val="12"/>
                <w:szCs w:val="12"/>
              </w:rPr>
              <w:t>45</w:t>
            </w:r>
          </w:p>
        </w:tc>
        <w:tc>
          <w:tcPr>
            <w:tcW w:w="692" w:type="dxa"/>
            <w:tcBorders>
              <w:top w:val="single" w:sz="4" w:space="0" w:color="000000"/>
              <w:left w:val="single" w:sz="4" w:space="0" w:color="000000"/>
              <w:bottom w:val="single" w:sz="4" w:space="0" w:color="000000"/>
              <w:right w:val="single" w:sz="4" w:space="0" w:color="000000"/>
            </w:tcBorders>
          </w:tcPr>
          <w:p w14:paraId="56627981" w14:textId="77777777" w:rsidR="00F11712" w:rsidRPr="00AF1805" w:rsidRDefault="00F11712" w:rsidP="00AD3C6C">
            <w:pPr>
              <w:spacing w:line="170" w:lineRule="exact"/>
              <w:jc w:val="center"/>
              <w:rPr>
                <w:sz w:val="12"/>
                <w:szCs w:val="12"/>
              </w:rPr>
            </w:pPr>
            <w:r w:rsidRPr="00AF1805">
              <w:rPr>
                <w:sz w:val="12"/>
                <w:szCs w:val="12"/>
              </w:rPr>
              <w:t>990.43</w:t>
            </w:r>
          </w:p>
        </w:tc>
        <w:tc>
          <w:tcPr>
            <w:tcW w:w="692" w:type="dxa"/>
            <w:tcBorders>
              <w:top w:val="single" w:sz="4" w:space="0" w:color="000000"/>
              <w:left w:val="single" w:sz="4" w:space="0" w:color="000000"/>
              <w:bottom w:val="single" w:sz="4" w:space="0" w:color="000000"/>
              <w:right w:val="single" w:sz="4" w:space="0" w:color="000000"/>
            </w:tcBorders>
          </w:tcPr>
          <w:p w14:paraId="1ADC2C3F" w14:textId="77777777" w:rsidR="00F11712" w:rsidRPr="00AF1805" w:rsidRDefault="00F11712" w:rsidP="00AD3C6C">
            <w:pPr>
              <w:spacing w:line="170" w:lineRule="exact"/>
              <w:jc w:val="center"/>
              <w:rPr>
                <w:sz w:val="12"/>
                <w:szCs w:val="12"/>
              </w:rPr>
            </w:pPr>
            <w:r w:rsidRPr="00AF1805">
              <w:rPr>
                <w:sz w:val="12"/>
                <w:szCs w:val="12"/>
              </w:rPr>
              <w:t>188.95</w:t>
            </w:r>
          </w:p>
        </w:tc>
        <w:tc>
          <w:tcPr>
            <w:tcW w:w="692" w:type="dxa"/>
            <w:tcBorders>
              <w:top w:val="single" w:sz="4" w:space="0" w:color="000000"/>
              <w:left w:val="single" w:sz="4" w:space="0" w:color="000000"/>
              <w:bottom w:val="single" w:sz="4" w:space="0" w:color="000000"/>
              <w:right w:val="single" w:sz="4" w:space="0" w:color="000000"/>
            </w:tcBorders>
          </w:tcPr>
          <w:p w14:paraId="0B9A3353" w14:textId="77777777" w:rsidR="00F11712" w:rsidRPr="00AF1805" w:rsidRDefault="00F11712" w:rsidP="00AD3C6C">
            <w:pPr>
              <w:spacing w:line="170" w:lineRule="exact"/>
              <w:jc w:val="center"/>
              <w:rPr>
                <w:sz w:val="12"/>
                <w:szCs w:val="12"/>
              </w:rPr>
            </w:pPr>
            <w:r w:rsidRPr="00AF1805">
              <w:rPr>
                <w:sz w:val="12"/>
                <w:szCs w:val="12"/>
              </w:rPr>
              <w:t>95</w:t>
            </w:r>
          </w:p>
        </w:tc>
        <w:tc>
          <w:tcPr>
            <w:tcW w:w="692" w:type="dxa"/>
            <w:tcBorders>
              <w:top w:val="single" w:sz="4" w:space="0" w:color="000000"/>
              <w:left w:val="single" w:sz="4" w:space="0" w:color="000000"/>
              <w:bottom w:val="single" w:sz="4" w:space="0" w:color="000000"/>
              <w:right w:val="single" w:sz="4" w:space="0" w:color="000000"/>
            </w:tcBorders>
          </w:tcPr>
          <w:p w14:paraId="35AFA0BD" w14:textId="77777777" w:rsidR="00F11712" w:rsidRPr="00AF1805" w:rsidRDefault="00F11712" w:rsidP="00AD3C6C">
            <w:pPr>
              <w:spacing w:line="170" w:lineRule="exact"/>
              <w:jc w:val="center"/>
              <w:rPr>
                <w:sz w:val="12"/>
                <w:szCs w:val="12"/>
              </w:rPr>
            </w:pPr>
            <w:r w:rsidRPr="00AF1805">
              <w:rPr>
                <w:sz w:val="12"/>
                <w:szCs w:val="12"/>
              </w:rPr>
              <w:t>962.12</w:t>
            </w:r>
          </w:p>
        </w:tc>
        <w:tc>
          <w:tcPr>
            <w:tcW w:w="692" w:type="dxa"/>
            <w:tcBorders>
              <w:top w:val="single" w:sz="4" w:space="0" w:color="000000"/>
              <w:left w:val="single" w:sz="4" w:space="0" w:color="000000"/>
              <w:bottom w:val="single" w:sz="4" w:space="0" w:color="000000"/>
              <w:right w:val="single" w:sz="4" w:space="0" w:color="000000"/>
            </w:tcBorders>
          </w:tcPr>
          <w:p w14:paraId="2DB6453C" w14:textId="77777777" w:rsidR="00F11712" w:rsidRPr="00AF1805" w:rsidRDefault="00F11712" w:rsidP="00AD3C6C">
            <w:pPr>
              <w:spacing w:line="170" w:lineRule="exact"/>
              <w:jc w:val="center"/>
              <w:rPr>
                <w:sz w:val="12"/>
                <w:szCs w:val="12"/>
              </w:rPr>
            </w:pPr>
            <w:r w:rsidRPr="00AF1805">
              <w:rPr>
                <w:sz w:val="12"/>
                <w:szCs w:val="12"/>
              </w:rPr>
              <w:t>398.48</w:t>
            </w:r>
          </w:p>
        </w:tc>
        <w:tc>
          <w:tcPr>
            <w:tcW w:w="692" w:type="dxa"/>
            <w:tcBorders>
              <w:top w:val="single" w:sz="4" w:space="0" w:color="000000"/>
              <w:left w:val="single" w:sz="4" w:space="0" w:color="000000"/>
              <w:bottom w:val="single" w:sz="4" w:space="0" w:color="000000"/>
              <w:right w:val="single" w:sz="4" w:space="0" w:color="000000"/>
            </w:tcBorders>
          </w:tcPr>
          <w:p w14:paraId="448AC8B7" w14:textId="77777777" w:rsidR="00F11712" w:rsidRPr="00AF1805" w:rsidRDefault="00F11712" w:rsidP="00AD3C6C">
            <w:pPr>
              <w:spacing w:line="170" w:lineRule="exact"/>
              <w:jc w:val="center"/>
              <w:rPr>
                <w:sz w:val="12"/>
                <w:szCs w:val="12"/>
              </w:rPr>
            </w:pPr>
            <w:r w:rsidRPr="00AF1805">
              <w:rPr>
                <w:sz w:val="12"/>
                <w:szCs w:val="12"/>
              </w:rPr>
              <w:t>145</w:t>
            </w:r>
          </w:p>
        </w:tc>
        <w:tc>
          <w:tcPr>
            <w:tcW w:w="692" w:type="dxa"/>
            <w:tcBorders>
              <w:top w:val="single" w:sz="4" w:space="0" w:color="000000"/>
              <w:left w:val="single" w:sz="4" w:space="0" w:color="000000"/>
              <w:bottom w:val="single" w:sz="4" w:space="0" w:color="000000"/>
              <w:right w:val="single" w:sz="4" w:space="0" w:color="000000"/>
            </w:tcBorders>
          </w:tcPr>
          <w:p w14:paraId="1B42FDFB" w14:textId="77777777" w:rsidR="00F11712" w:rsidRPr="00AF1805" w:rsidRDefault="00F11712" w:rsidP="00AD3C6C">
            <w:pPr>
              <w:spacing w:line="170" w:lineRule="exact"/>
              <w:jc w:val="center"/>
              <w:rPr>
                <w:sz w:val="12"/>
                <w:szCs w:val="12"/>
              </w:rPr>
            </w:pPr>
            <w:r w:rsidRPr="00AF1805">
              <w:rPr>
                <w:sz w:val="12"/>
                <w:szCs w:val="12"/>
              </w:rPr>
              <w:t>921.73</w:t>
            </w:r>
          </w:p>
        </w:tc>
        <w:tc>
          <w:tcPr>
            <w:tcW w:w="692" w:type="dxa"/>
            <w:tcBorders>
              <w:top w:val="single" w:sz="4" w:space="0" w:color="000000"/>
              <w:left w:val="single" w:sz="4" w:space="0" w:color="000000"/>
              <w:bottom w:val="single" w:sz="4" w:space="0" w:color="000000"/>
              <w:right w:val="single" w:sz="4" w:space="0" w:color="000000"/>
            </w:tcBorders>
          </w:tcPr>
          <w:p w14:paraId="7416566E" w14:textId="77777777" w:rsidR="00F11712" w:rsidRPr="00AF1805" w:rsidRDefault="00F11712" w:rsidP="00AD3C6C">
            <w:pPr>
              <w:spacing w:line="170" w:lineRule="exact"/>
              <w:jc w:val="center"/>
              <w:rPr>
                <w:sz w:val="12"/>
                <w:szCs w:val="12"/>
              </w:rPr>
            </w:pPr>
            <w:r w:rsidRPr="00AF1805">
              <w:rPr>
                <w:sz w:val="12"/>
                <w:szCs w:val="12"/>
              </w:rPr>
              <w:t>610.76</w:t>
            </w:r>
          </w:p>
        </w:tc>
      </w:tr>
      <w:tr w:rsidR="00F11712" w:rsidRPr="00AF1805" w14:paraId="0AF1B690" w14:textId="77777777" w:rsidTr="00F11712">
        <w:tc>
          <w:tcPr>
            <w:tcW w:w="691" w:type="dxa"/>
            <w:tcBorders>
              <w:top w:val="single" w:sz="4" w:space="0" w:color="000000"/>
              <w:left w:val="single" w:sz="4" w:space="0" w:color="000000"/>
              <w:bottom w:val="single" w:sz="4" w:space="0" w:color="000000"/>
              <w:right w:val="single" w:sz="4" w:space="0" w:color="000000"/>
            </w:tcBorders>
          </w:tcPr>
          <w:p w14:paraId="1F8F6DBB" w14:textId="77777777" w:rsidR="00F11712" w:rsidRPr="00AF1805" w:rsidRDefault="00F11712" w:rsidP="00AD3C6C">
            <w:pPr>
              <w:spacing w:line="170" w:lineRule="exact"/>
              <w:jc w:val="center"/>
              <w:rPr>
                <w:sz w:val="12"/>
                <w:szCs w:val="12"/>
              </w:rPr>
            </w:pPr>
            <w:r w:rsidRPr="00AF1805">
              <w:rPr>
                <w:sz w:val="12"/>
                <w:szCs w:val="12"/>
              </w:rPr>
              <w:t>46</w:t>
            </w:r>
          </w:p>
        </w:tc>
        <w:tc>
          <w:tcPr>
            <w:tcW w:w="692" w:type="dxa"/>
            <w:tcBorders>
              <w:top w:val="single" w:sz="4" w:space="0" w:color="000000"/>
              <w:left w:val="single" w:sz="4" w:space="0" w:color="000000"/>
              <w:bottom w:val="single" w:sz="4" w:space="0" w:color="000000"/>
              <w:right w:val="single" w:sz="4" w:space="0" w:color="000000"/>
            </w:tcBorders>
          </w:tcPr>
          <w:p w14:paraId="5C717181" w14:textId="77777777" w:rsidR="00F11712" w:rsidRPr="00AF1805" w:rsidRDefault="00F11712" w:rsidP="00AD3C6C">
            <w:pPr>
              <w:spacing w:line="170" w:lineRule="exact"/>
              <w:jc w:val="center"/>
              <w:rPr>
                <w:sz w:val="12"/>
                <w:szCs w:val="12"/>
              </w:rPr>
            </w:pPr>
            <w:r w:rsidRPr="00AF1805">
              <w:rPr>
                <w:sz w:val="12"/>
                <w:szCs w:val="12"/>
              </w:rPr>
              <w:t>990.01</w:t>
            </w:r>
          </w:p>
        </w:tc>
        <w:tc>
          <w:tcPr>
            <w:tcW w:w="692" w:type="dxa"/>
            <w:tcBorders>
              <w:top w:val="single" w:sz="4" w:space="0" w:color="000000"/>
              <w:left w:val="single" w:sz="4" w:space="0" w:color="000000"/>
              <w:bottom w:val="single" w:sz="4" w:space="0" w:color="000000"/>
              <w:right w:val="single" w:sz="4" w:space="0" w:color="000000"/>
            </w:tcBorders>
          </w:tcPr>
          <w:p w14:paraId="071C4226" w14:textId="77777777" w:rsidR="00F11712" w:rsidRPr="00AF1805" w:rsidRDefault="00F11712" w:rsidP="00AD3C6C">
            <w:pPr>
              <w:spacing w:line="170" w:lineRule="exact"/>
              <w:jc w:val="center"/>
              <w:rPr>
                <w:sz w:val="12"/>
                <w:szCs w:val="12"/>
              </w:rPr>
            </w:pPr>
            <w:r w:rsidRPr="00AF1805">
              <w:rPr>
                <w:sz w:val="12"/>
                <w:szCs w:val="12"/>
              </w:rPr>
              <w:t>193.13</w:t>
            </w:r>
          </w:p>
        </w:tc>
        <w:tc>
          <w:tcPr>
            <w:tcW w:w="692" w:type="dxa"/>
            <w:tcBorders>
              <w:top w:val="single" w:sz="4" w:space="0" w:color="000000"/>
              <w:left w:val="single" w:sz="4" w:space="0" w:color="000000"/>
              <w:bottom w:val="single" w:sz="4" w:space="0" w:color="000000"/>
              <w:right w:val="single" w:sz="4" w:space="0" w:color="000000"/>
            </w:tcBorders>
          </w:tcPr>
          <w:p w14:paraId="62226EF0" w14:textId="77777777" w:rsidR="00F11712" w:rsidRPr="00AF1805" w:rsidRDefault="00F11712" w:rsidP="00AD3C6C">
            <w:pPr>
              <w:spacing w:line="170" w:lineRule="exact"/>
              <w:jc w:val="center"/>
              <w:rPr>
                <w:sz w:val="12"/>
                <w:szCs w:val="12"/>
              </w:rPr>
            </w:pPr>
            <w:r w:rsidRPr="00AF1805">
              <w:rPr>
                <w:sz w:val="12"/>
                <w:szCs w:val="12"/>
              </w:rPr>
              <w:t>96</w:t>
            </w:r>
          </w:p>
        </w:tc>
        <w:tc>
          <w:tcPr>
            <w:tcW w:w="692" w:type="dxa"/>
            <w:tcBorders>
              <w:top w:val="single" w:sz="4" w:space="0" w:color="000000"/>
              <w:left w:val="single" w:sz="4" w:space="0" w:color="000000"/>
              <w:bottom w:val="single" w:sz="4" w:space="0" w:color="000000"/>
              <w:right w:val="single" w:sz="4" w:space="0" w:color="000000"/>
            </w:tcBorders>
          </w:tcPr>
          <w:p w14:paraId="5E06E3CC" w14:textId="77777777" w:rsidR="00F11712" w:rsidRPr="00AF1805" w:rsidRDefault="00F11712" w:rsidP="00AD3C6C">
            <w:pPr>
              <w:spacing w:line="170" w:lineRule="exact"/>
              <w:jc w:val="center"/>
              <w:rPr>
                <w:sz w:val="12"/>
                <w:szCs w:val="12"/>
              </w:rPr>
            </w:pPr>
            <w:r w:rsidRPr="00AF1805">
              <w:rPr>
                <w:sz w:val="12"/>
                <w:szCs w:val="12"/>
              </w:rPr>
              <w:t>961.42</w:t>
            </w:r>
          </w:p>
        </w:tc>
        <w:tc>
          <w:tcPr>
            <w:tcW w:w="692" w:type="dxa"/>
            <w:tcBorders>
              <w:top w:val="single" w:sz="4" w:space="0" w:color="000000"/>
              <w:left w:val="single" w:sz="4" w:space="0" w:color="000000"/>
              <w:bottom w:val="single" w:sz="4" w:space="0" w:color="000000"/>
              <w:right w:val="single" w:sz="4" w:space="0" w:color="000000"/>
            </w:tcBorders>
          </w:tcPr>
          <w:p w14:paraId="495DF78E" w14:textId="77777777" w:rsidR="00F11712" w:rsidRPr="00AF1805" w:rsidRDefault="00F11712" w:rsidP="00AD3C6C">
            <w:pPr>
              <w:spacing w:line="170" w:lineRule="exact"/>
              <w:jc w:val="center"/>
              <w:rPr>
                <w:sz w:val="12"/>
                <w:szCs w:val="12"/>
              </w:rPr>
            </w:pPr>
            <w:r w:rsidRPr="00AF1805">
              <w:rPr>
                <w:sz w:val="12"/>
                <w:szCs w:val="12"/>
              </w:rPr>
              <w:t>402.69</w:t>
            </w:r>
          </w:p>
        </w:tc>
        <w:tc>
          <w:tcPr>
            <w:tcW w:w="692" w:type="dxa"/>
            <w:tcBorders>
              <w:top w:val="single" w:sz="4" w:space="0" w:color="000000"/>
              <w:left w:val="single" w:sz="4" w:space="0" w:color="000000"/>
              <w:bottom w:val="single" w:sz="4" w:space="0" w:color="000000"/>
              <w:right w:val="single" w:sz="4" w:space="0" w:color="000000"/>
            </w:tcBorders>
          </w:tcPr>
          <w:p w14:paraId="34EED263" w14:textId="77777777" w:rsidR="00F11712" w:rsidRPr="00AF1805" w:rsidRDefault="00F11712" w:rsidP="00AD3C6C">
            <w:pPr>
              <w:spacing w:line="170" w:lineRule="exact"/>
              <w:jc w:val="center"/>
              <w:rPr>
                <w:sz w:val="12"/>
                <w:szCs w:val="12"/>
              </w:rPr>
            </w:pPr>
            <w:r w:rsidRPr="00AF1805">
              <w:rPr>
                <w:sz w:val="12"/>
                <w:szCs w:val="12"/>
              </w:rPr>
              <w:t>146</w:t>
            </w:r>
          </w:p>
        </w:tc>
        <w:tc>
          <w:tcPr>
            <w:tcW w:w="692" w:type="dxa"/>
            <w:tcBorders>
              <w:top w:val="single" w:sz="4" w:space="0" w:color="000000"/>
              <w:left w:val="single" w:sz="4" w:space="0" w:color="000000"/>
              <w:bottom w:val="single" w:sz="4" w:space="0" w:color="000000"/>
              <w:right w:val="single" w:sz="4" w:space="0" w:color="000000"/>
            </w:tcBorders>
          </w:tcPr>
          <w:p w14:paraId="4909E499" w14:textId="77777777" w:rsidR="00F11712" w:rsidRPr="00AF1805" w:rsidRDefault="00F11712" w:rsidP="00AD3C6C">
            <w:pPr>
              <w:spacing w:line="170" w:lineRule="exact"/>
              <w:jc w:val="center"/>
              <w:rPr>
                <w:sz w:val="12"/>
                <w:szCs w:val="12"/>
              </w:rPr>
            </w:pPr>
            <w:r w:rsidRPr="00AF1805">
              <w:rPr>
                <w:sz w:val="12"/>
                <w:szCs w:val="12"/>
              </w:rPr>
              <w:t>920.81</w:t>
            </w:r>
          </w:p>
        </w:tc>
        <w:tc>
          <w:tcPr>
            <w:tcW w:w="692" w:type="dxa"/>
            <w:tcBorders>
              <w:top w:val="single" w:sz="4" w:space="0" w:color="000000"/>
              <w:left w:val="single" w:sz="4" w:space="0" w:color="000000"/>
              <w:bottom w:val="single" w:sz="4" w:space="0" w:color="000000"/>
              <w:right w:val="single" w:sz="4" w:space="0" w:color="000000"/>
            </w:tcBorders>
          </w:tcPr>
          <w:p w14:paraId="1B93AA1C" w14:textId="77777777" w:rsidR="00F11712" w:rsidRPr="00AF1805" w:rsidRDefault="00F11712" w:rsidP="00AD3C6C">
            <w:pPr>
              <w:spacing w:line="170" w:lineRule="exact"/>
              <w:jc w:val="center"/>
              <w:rPr>
                <w:sz w:val="12"/>
                <w:szCs w:val="12"/>
              </w:rPr>
            </w:pPr>
            <w:r w:rsidRPr="00AF1805">
              <w:rPr>
                <w:sz w:val="12"/>
                <w:szCs w:val="12"/>
              </w:rPr>
              <w:t>615.05</w:t>
            </w:r>
          </w:p>
        </w:tc>
      </w:tr>
      <w:tr w:rsidR="00F11712" w:rsidRPr="00AF1805" w14:paraId="695DD024" w14:textId="77777777" w:rsidTr="00F11712">
        <w:tc>
          <w:tcPr>
            <w:tcW w:w="691" w:type="dxa"/>
            <w:tcBorders>
              <w:top w:val="single" w:sz="4" w:space="0" w:color="000000"/>
              <w:left w:val="single" w:sz="4" w:space="0" w:color="000000"/>
              <w:bottom w:val="single" w:sz="4" w:space="0" w:color="000000"/>
              <w:right w:val="single" w:sz="4" w:space="0" w:color="000000"/>
            </w:tcBorders>
          </w:tcPr>
          <w:p w14:paraId="75F5633D" w14:textId="77777777" w:rsidR="00F11712" w:rsidRPr="00AF1805" w:rsidRDefault="00F11712" w:rsidP="00AD3C6C">
            <w:pPr>
              <w:spacing w:line="170" w:lineRule="exact"/>
              <w:jc w:val="center"/>
              <w:rPr>
                <w:sz w:val="12"/>
                <w:szCs w:val="12"/>
              </w:rPr>
            </w:pPr>
            <w:r w:rsidRPr="00AF1805">
              <w:rPr>
                <w:sz w:val="12"/>
                <w:szCs w:val="12"/>
              </w:rPr>
              <w:t>47</w:t>
            </w:r>
          </w:p>
        </w:tc>
        <w:tc>
          <w:tcPr>
            <w:tcW w:w="692" w:type="dxa"/>
            <w:tcBorders>
              <w:top w:val="single" w:sz="4" w:space="0" w:color="000000"/>
              <w:left w:val="single" w:sz="4" w:space="0" w:color="000000"/>
              <w:bottom w:val="single" w:sz="4" w:space="0" w:color="000000"/>
              <w:right w:val="single" w:sz="4" w:space="0" w:color="000000"/>
            </w:tcBorders>
          </w:tcPr>
          <w:p w14:paraId="61ED0C73" w14:textId="77777777" w:rsidR="00F11712" w:rsidRPr="00AF1805" w:rsidRDefault="00F11712" w:rsidP="00AD3C6C">
            <w:pPr>
              <w:spacing w:line="170" w:lineRule="exact"/>
              <w:jc w:val="center"/>
              <w:rPr>
                <w:sz w:val="12"/>
                <w:szCs w:val="12"/>
              </w:rPr>
            </w:pPr>
            <w:r w:rsidRPr="00AF1805">
              <w:rPr>
                <w:sz w:val="12"/>
                <w:szCs w:val="12"/>
              </w:rPr>
              <w:t>989.58</w:t>
            </w:r>
          </w:p>
        </w:tc>
        <w:tc>
          <w:tcPr>
            <w:tcW w:w="692" w:type="dxa"/>
            <w:tcBorders>
              <w:top w:val="single" w:sz="4" w:space="0" w:color="000000"/>
              <w:left w:val="single" w:sz="4" w:space="0" w:color="000000"/>
              <w:bottom w:val="single" w:sz="4" w:space="0" w:color="000000"/>
              <w:right w:val="single" w:sz="4" w:space="0" w:color="000000"/>
            </w:tcBorders>
          </w:tcPr>
          <w:p w14:paraId="5E038A31" w14:textId="77777777" w:rsidR="00F11712" w:rsidRPr="00AF1805" w:rsidRDefault="00F11712" w:rsidP="00AD3C6C">
            <w:pPr>
              <w:spacing w:line="170" w:lineRule="exact"/>
              <w:jc w:val="center"/>
              <w:rPr>
                <w:sz w:val="12"/>
                <w:szCs w:val="12"/>
              </w:rPr>
            </w:pPr>
            <w:r w:rsidRPr="00AF1805">
              <w:rPr>
                <w:sz w:val="12"/>
                <w:szCs w:val="12"/>
              </w:rPr>
              <w:t>197.31</w:t>
            </w:r>
          </w:p>
        </w:tc>
        <w:tc>
          <w:tcPr>
            <w:tcW w:w="692" w:type="dxa"/>
            <w:tcBorders>
              <w:top w:val="single" w:sz="4" w:space="0" w:color="000000"/>
              <w:left w:val="single" w:sz="4" w:space="0" w:color="000000"/>
              <w:bottom w:val="single" w:sz="4" w:space="0" w:color="000000"/>
              <w:right w:val="single" w:sz="4" w:space="0" w:color="000000"/>
            </w:tcBorders>
          </w:tcPr>
          <w:p w14:paraId="48D961A7" w14:textId="77777777" w:rsidR="00F11712" w:rsidRPr="00AF1805" w:rsidRDefault="00F11712" w:rsidP="00AD3C6C">
            <w:pPr>
              <w:spacing w:line="170" w:lineRule="exact"/>
              <w:jc w:val="center"/>
              <w:rPr>
                <w:sz w:val="12"/>
                <w:szCs w:val="12"/>
              </w:rPr>
            </w:pPr>
            <w:r w:rsidRPr="00AF1805">
              <w:rPr>
                <w:sz w:val="12"/>
                <w:szCs w:val="12"/>
              </w:rPr>
              <w:t>97</w:t>
            </w:r>
          </w:p>
        </w:tc>
        <w:tc>
          <w:tcPr>
            <w:tcW w:w="692" w:type="dxa"/>
            <w:tcBorders>
              <w:top w:val="single" w:sz="4" w:space="0" w:color="000000"/>
              <w:left w:val="single" w:sz="4" w:space="0" w:color="000000"/>
              <w:bottom w:val="single" w:sz="4" w:space="0" w:color="000000"/>
              <w:right w:val="single" w:sz="4" w:space="0" w:color="000000"/>
            </w:tcBorders>
          </w:tcPr>
          <w:p w14:paraId="56841411" w14:textId="77777777" w:rsidR="00F11712" w:rsidRPr="00AF1805" w:rsidRDefault="00F11712" w:rsidP="00AD3C6C">
            <w:pPr>
              <w:spacing w:line="170" w:lineRule="exact"/>
              <w:jc w:val="center"/>
              <w:rPr>
                <w:sz w:val="12"/>
                <w:szCs w:val="12"/>
              </w:rPr>
            </w:pPr>
            <w:r w:rsidRPr="00AF1805">
              <w:rPr>
                <w:sz w:val="12"/>
                <w:szCs w:val="12"/>
              </w:rPr>
              <w:t>960.72</w:t>
            </w:r>
          </w:p>
        </w:tc>
        <w:tc>
          <w:tcPr>
            <w:tcW w:w="692" w:type="dxa"/>
            <w:tcBorders>
              <w:top w:val="single" w:sz="4" w:space="0" w:color="000000"/>
              <w:left w:val="single" w:sz="4" w:space="0" w:color="000000"/>
              <w:bottom w:val="single" w:sz="4" w:space="0" w:color="000000"/>
              <w:right w:val="single" w:sz="4" w:space="0" w:color="000000"/>
            </w:tcBorders>
          </w:tcPr>
          <w:p w14:paraId="2402A632" w14:textId="77777777" w:rsidR="00F11712" w:rsidRPr="00AF1805" w:rsidRDefault="00F11712" w:rsidP="00AD3C6C">
            <w:pPr>
              <w:spacing w:line="170" w:lineRule="exact"/>
              <w:jc w:val="center"/>
              <w:rPr>
                <w:sz w:val="12"/>
                <w:szCs w:val="12"/>
              </w:rPr>
            </w:pPr>
            <w:r w:rsidRPr="00AF1805">
              <w:rPr>
                <w:sz w:val="12"/>
                <w:szCs w:val="12"/>
              </w:rPr>
              <w:t>406.90</w:t>
            </w:r>
          </w:p>
        </w:tc>
        <w:tc>
          <w:tcPr>
            <w:tcW w:w="692" w:type="dxa"/>
            <w:tcBorders>
              <w:top w:val="single" w:sz="4" w:space="0" w:color="000000"/>
              <w:left w:val="single" w:sz="4" w:space="0" w:color="000000"/>
              <w:bottom w:val="single" w:sz="4" w:space="0" w:color="000000"/>
              <w:right w:val="single" w:sz="4" w:space="0" w:color="000000"/>
            </w:tcBorders>
          </w:tcPr>
          <w:p w14:paraId="14AE93B9" w14:textId="77777777" w:rsidR="00F11712" w:rsidRPr="00AF1805" w:rsidRDefault="00F11712" w:rsidP="00AD3C6C">
            <w:pPr>
              <w:spacing w:line="170" w:lineRule="exact"/>
              <w:jc w:val="center"/>
              <w:rPr>
                <w:sz w:val="12"/>
                <w:szCs w:val="12"/>
              </w:rPr>
            </w:pPr>
            <w:r w:rsidRPr="00AF1805">
              <w:rPr>
                <w:sz w:val="12"/>
                <w:szCs w:val="12"/>
              </w:rPr>
              <w:t>147</w:t>
            </w:r>
          </w:p>
        </w:tc>
        <w:tc>
          <w:tcPr>
            <w:tcW w:w="692" w:type="dxa"/>
            <w:tcBorders>
              <w:top w:val="single" w:sz="4" w:space="0" w:color="000000"/>
              <w:left w:val="single" w:sz="4" w:space="0" w:color="000000"/>
              <w:bottom w:val="single" w:sz="4" w:space="0" w:color="000000"/>
              <w:right w:val="single" w:sz="4" w:space="0" w:color="000000"/>
            </w:tcBorders>
          </w:tcPr>
          <w:p w14:paraId="0865E598" w14:textId="77777777" w:rsidR="00F11712" w:rsidRPr="00AF1805" w:rsidRDefault="00F11712" w:rsidP="00AD3C6C">
            <w:pPr>
              <w:spacing w:line="170" w:lineRule="exact"/>
              <w:jc w:val="center"/>
              <w:rPr>
                <w:sz w:val="12"/>
                <w:szCs w:val="12"/>
              </w:rPr>
            </w:pPr>
            <w:r w:rsidRPr="00AF1805">
              <w:rPr>
                <w:sz w:val="12"/>
                <w:szCs w:val="12"/>
              </w:rPr>
              <w:t>919.88</w:t>
            </w:r>
          </w:p>
        </w:tc>
        <w:tc>
          <w:tcPr>
            <w:tcW w:w="692" w:type="dxa"/>
            <w:tcBorders>
              <w:top w:val="single" w:sz="4" w:space="0" w:color="000000"/>
              <w:left w:val="single" w:sz="4" w:space="0" w:color="000000"/>
              <w:bottom w:val="single" w:sz="4" w:space="0" w:color="000000"/>
              <w:right w:val="single" w:sz="4" w:space="0" w:color="000000"/>
            </w:tcBorders>
          </w:tcPr>
          <w:p w14:paraId="4825B356" w14:textId="77777777" w:rsidR="00F11712" w:rsidRPr="00AF1805" w:rsidRDefault="00F11712" w:rsidP="00AD3C6C">
            <w:pPr>
              <w:spacing w:line="170" w:lineRule="exact"/>
              <w:jc w:val="center"/>
              <w:rPr>
                <w:sz w:val="12"/>
                <w:szCs w:val="12"/>
              </w:rPr>
            </w:pPr>
            <w:r w:rsidRPr="00AF1805">
              <w:rPr>
                <w:sz w:val="12"/>
                <w:szCs w:val="12"/>
              </w:rPr>
              <w:t>619.35</w:t>
            </w:r>
          </w:p>
        </w:tc>
      </w:tr>
      <w:tr w:rsidR="00F11712" w:rsidRPr="00AF1805" w14:paraId="2BFBA071" w14:textId="77777777" w:rsidTr="00F11712">
        <w:tc>
          <w:tcPr>
            <w:tcW w:w="691" w:type="dxa"/>
            <w:tcBorders>
              <w:top w:val="single" w:sz="4" w:space="0" w:color="000000"/>
              <w:left w:val="single" w:sz="4" w:space="0" w:color="000000"/>
              <w:bottom w:val="single" w:sz="4" w:space="0" w:color="000000"/>
              <w:right w:val="single" w:sz="4" w:space="0" w:color="000000"/>
            </w:tcBorders>
          </w:tcPr>
          <w:p w14:paraId="4F06F67B" w14:textId="77777777" w:rsidR="00F11712" w:rsidRPr="00AF1805" w:rsidRDefault="00F11712" w:rsidP="00AD3C6C">
            <w:pPr>
              <w:spacing w:line="170" w:lineRule="exact"/>
              <w:jc w:val="center"/>
              <w:rPr>
                <w:sz w:val="12"/>
                <w:szCs w:val="12"/>
              </w:rPr>
            </w:pPr>
            <w:r w:rsidRPr="00AF1805">
              <w:rPr>
                <w:sz w:val="12"/>
                <w:szCs w:val="12"/>
              </w:rPr>
              <w:t>48</w:t>
            </w:r>
          </w:p>
        </w:tc>
        <w:tc>
          <w:tcPr>
            <w:tcW w:w="692" w:type="dxa"/>
            <w:tcBorders>
              <w:top w:val="single" w:sz="4" w:space="0" w:color="000000"/>
              <w:left w:val="single" w:sz="4" w:space="0" w:color="000000"/>
              <w:bottom w:val="single" w:sz="4" w:space="0" w:color="000000"/>
              <w:right w:val="single" w:sz="4" w:space="0" w:color="000000"/>
            </w:tcBorders>
          </w:tcPr>
          <w:p w14:paraId="592A9AC2" w14:textId="77777777" w:rsidR="00F11712" w:rsidRPr="00AF1805" w:rsidRDefault="00F11712" w:rsidP="00AD3C6C">
            <w:pPr>
              <w:spacing w:line="170" w:lineRule="exact"/>
              <w:jc w:val="center"/>
              <w:rPr>
                <w:sz w:val="12"/>
                <w:szCs w:val="12"/>
              </w:rPr>
            </w:pPr>
            <w:r w:rsidRPr="00AF1805">
              <w:rPr>
                <w:sz w:val="12"/>
                <w:szCs w:val="12"/>
              </w:rPr>
              <w:t>989.14</w:t>
            </w:r>
          </w:p>
        </w:tc>
        <w:tc>
          <w:tcPr>
            <w:tcW w:w="692" w:type="dxa"/>
            <w:tcBorders>
              <w:top w:val="single" w:sz="4" w:space="0" w:color="000000"/>
              <w:left w:val="single" w:sz="4" w:space="0" w:color="000000"/>
              <w:bottom w:val="single" w:sz="4" w:space="0" w:color="000000"/>
              <w:right w:val="single" w:sz="4" w:space="0" w:color="000000"/>
            </w:tcBorders>
          </w:tcPr>
          <w:p w14:paraId="527FE8A8" w14:textId="77777777" w:rsidR="00F11712" w:rsidRPr="00AF1805" w:rsidRDefault="00F11712" w:rsidP="00AD3C6C">
            <w:pPr>
              <w:spacing w:line="170" w:lineRule="exact"/>
              <w:jc w:val="center"/>
              <w:rPr>
                <w:sz w:val="12"/>
                <w:szCs w:val="12"/>
              </w:rPr>
            </w:pPr>
            <w:r w:rsidRPr="00AF1805">
              <w:rPr>
                <w:sz w:val="12"/>
                <w:szCs w:val="12"/>
              </w:rPr>
              <w:t>201.49</w:t>
            </w:r>
          </w:p>
        </w:tc>
        <w:tc>
          <w:tcPr>
            <w:tcW w:w="692" w:type="dxa"/>
            <w:tcBorders>
              <w:top w:val="single" w:sz="4" w:space="0" w:color="000000"/>
              <w:left w:val="single" w:sz="4" w:space="0" w:color="000000"/>
              <w:bottom w:val="single" w:sz="4" w:space="0" w:color="000000"/>
              <w:right w:val="single" w:sz="4" w:space="0" w:color="000000"/>
            </w:tcBorders>
          </w:tcPr>
          <w:p w14:paraId="100D4941" w14:textId="77777777" w:rsidR="00F11712" w:rsidRPr="00AF1805" w:rsidRDefault="00F11712" w:rsidP="00AD3C6C">
            <w:pPr>
              <w:spacing w:line="170" w:lineRule="exact"/>
              <w:jc w:val="center"/>
              <w:rPr>
                <w:sz w:val="12"/>
                <w:szCs w:val="12"/>
              </w:rPr>
            </w:pPr>
            <w:r w:rsidRPr="00AF1805">
              <w:rPr>
                <w:sz w:val="12"/>
                <w:szCs w:val="12"/>
              </w:rPr>
              <w:t>98</w:t>
            </w:r>
          </w:p>
        </w:tc>
        <w:tc>
          <w:tcPr>
            <w:tcW w:w="692" w:type="dxa"/>
            <w:tcBorders>
              <w:top w:val="single" w:sz="4" w:space="0" w:color="000000"/>
              <w:left w:val="single" w:sz="4" w:space="0" w:color="000000"/>
              <w:bottom w:val="single" w:sz="4" w:space="0" w:color="000000"/>
              <w:right w:val="single" w:sz="4" w:space="0" w:color="000000"/>
            </w:tcBorders>
          </w:tcPr>
          <w:p w14:paraId="68BFFC61" w14:textId="77777777" w:rsidR="00F11712" w:rsidRPr="00AF1805" w:rsidRDefault="00F11712" w:rsidP="00AD3C6C">
            <w:pPr>
              <w:spacing w:line="170" w:lineRule="exact"/>
              <w:jc w:val="center"/>
              <w:rPr>
                <w:sz w:val="12"/>
                <w:szCs w:val="12"/>
              </w:rPr>
            </w:pPr>
            <w:r w:rsidRPr="00AF1805">
              <w:rPr>
                <w:sz w:val="12"/>
                <w:szCs w:val="12"/>
              </w:rPr>
              <w:t>960.01</w:t>
            </w:r>
          </w:p>
        </w:tc>
        <w:tc>
          <w:tcPr>
            <w:tcW w:w="692" w:type="dxa"/>
            <w:tcBorders>
              <w:top w:val="single" w:sz="4" w:space="0" w:color="000000"/>
              <w:left w:val="single" w:sz="4" w:space="0" w:color="000000"/>
              <w:bottom w:val="single" w:sz="4" w:space="0" w:color="000000"/>
              <w:right w:val="single" w:sz="4" w:space="0" w:color="000000"/>
            </w:tcBorders>
          </w:tcPr>
          <w:p w14:paraId="2842172A" w14:textId="77777777" w:rsidR="00F11712" w:rsidRPr="00AF1805" w:rsidRDefault="00F11712" w:rsidP="00AD3C6C">
            <w:pPr>
              <w:spacing w:line="170" w:lineRule="exact"/>
              <w:jc w:val="center"/>
              <w:rPr>
                <w:sz w:val="12"/>
                <w:szCs w:val="12"/>
              </w:rPr>
            </w:pPr>
            <w:r w:rsidRPr="00AF1805">
              <w:rPr>
                <w:sz w:val="12"/>
                <w:szCs w:val="12"/>
              </w:rPr>
              <w:t>411.11</w:t>
            </w:r>
          </w:p>
        </w:tc>
        <w:tc>
          <w:tcPr>
            <w:tcW w:w="692" w:type="dxa"/>
            <w:tcBorders>
              <w:top w:val="single" w:sz="4" w:space="0" w:color="000000"/>
              <w:left w:val="single" w:sz="4" w:space="0" w:color="000000"/>
              <w:bottom w:val="single" w:sz="4" w:space="0" w:color="000000"/>
              <w:right w:val="single" w:sz="4" w:space="0" w:color="000000"/>
            </w:tcBorders>
          </w:tcPr>
          <w:p w14:paraId="0A7F7EC0" w14:textId="77777777" w:rsidR="00F11712" w:rsidRPr="00AF1805" w:rsidRDefault="00F11712" w:rsidP="00AD3C6C">
            <w:pPr>
              <w:spacing w:line="170" w:lineRule="exact"/>
              <w:jc w:val="center"/>
              <w:rPr>
                <w:sz w:val="12"/>
                <w:szCs w:val="12"/>
              </w:rPr>
            </w:pPr>
            <w:r w:rsidRPr="00AF1805">
              <w:rPr>
                <w:sz w:val="12"/>
                <w:szCs w:val="12"/>
              </w:rPr>
              <w:t>148</w:t>
            </w:r>
          </w:p>
        </w:tc>
        <w:tc>
          <w:tcPr>
            <w:tcW w:w="692" w:type="dxa"/>
            <w:tcBorders>
              <w:top w:val="single" w:sz="4" w:space="0" w:color="000000"/>
              <w:left w:val="single" w:sz="4" w:space="0" w:color="000000"/>
              <w:bottom w:val="single" w:sz="4" w:space="0" w:color="000000"/>
              <w:right w:val="single" w:sz="4" w:space="0" w:color="000000"/>
            </w:tcBorders>
          </w:tcPr>
          <w:p w14:paraId="582E5315" w14:textId="77777777" w:rsidR="00F11712" w:rsidRPr="00AF1805" w:rsidRDefault="00F11712" w:rsidP="00AD3C6C">
            <w:pPr>
              <w:spacing w:line="170" w:lineRule="exact"/>
              <w:jc w:val="center"/>
              <w:rPr>
                <w:sz w:val="12"/>
                <w:szCs w:val="12"/>
              </w:rPr>
            </w:pPr>
            <w:r w:rsidRPr="00AF1805">
              <w:rPr>
                <w:sz w:val="12"/>
                <w:szCs w:val="12"/>
              </w:rPr>
              <w:t>918.95</w:t>
            </w:r>
          </w:p>
        </w:tc>
        <w:tc>
          <w:tcPr>
            <w:tcW w:w="692" w:type="dxa"/>
            <w:tcBorders>
              <w:top w:val="single" w:sz="4" w:space="0" w:color="000000"/>
              <w:left w:val="single" w:sz="4" w:space="0" w:color="000000"/>
              <w:bottom w:val="single" w:sz="4" w:space="0" w:color="000000"/>
              <w:right w:val="single" w:sz="4" w:space="0" w:color="000000"/>
            </w:tcBorders>
          </w:tcPr>
          <w:p w14:paraId="0436237A" w14:textId="77777777" w:rsidR="00F11712" w:rsidRPr="00AF1805" w:rsidRDefault="00F11712" w:rsidP="00AD3C6C">
            <w:pPr>
              <w:spacing w:line="170" w:lineRule="exact"/>
              <w:jc w:val="center"/>
              <w:rPr>
                <w:sz w:val="12"/>
                <w:szCs w:val="12"/>
              </w:rPr>
            </w:pPr>
            <w:r w:rsidRPr="00AF1805">
              <w:rPr>
                <w:sz w:val="12"/>
                <w:szCs w:val="12"/>
              </w:rPr>
              <w:t>623.65</w:t>
            </w:r>
          </w:p>
        </w:tc>
      </w:tr>
      <w:tr w:rsidR="00F11712" w:rsidRPr="00AF1805" w14:paraId="4A931601" w14:textId="77777777" w:rsidTr="00F11712">
        <w:tc>
          <w:tcPr>
            <w:tcW w:w="691" w:type="dxa"/>
            <w:tcBorders>
              <w:top w:val="single" w:sz="4" w:space="0" w:color="000000"/>
              <w:left w:val="single" w:sz="4" w:space="0" w:color="000000"/>
              <w:bottom w:val="single" w:sz="4" w:space="0" w:color="000000"/>
              <w:right w:val="single" w:sz="4" w:space="0" w:color="000000"/>
            </w:tcBorders>
          </w:tcPr>
          <w:p w14:paraId="6F46CD77" w14:textId="77777777" w:rsidR="00F11712" w:rsidRPr="00AF1805" w:rsidRDefault="00F11712" w:rsidP="00AD3C6C">
            <w:pPr>
              <w:spacing w:line="170" w:lineRule="exact"/>
              <w:jc w:val="center"/>
              <w:rPr>
                <w:sz w:val="12"/>
                <w:szCs w:val="12"/>
              </w:rPr>
            </w:pPr>
            <w:r w:rsidRPr="00AF1805">
              <w:rPr>
                <w:sz w:val="12"/>
                <w:szCs w:val="12"/>
              </w:rPr>
              <w:t>49</w:t>
            </w:r>
          </w:p>
        </w:tc>
        <w:tc>
          <w:tcPr>
            <w:tcW w:w="692" w:type="dxa"/>
            <w:tcBorders>
              <w:top w:val="single" w:sz="4" w:space="0" w:color="000000"/>
              <w:left w:val="single" w:sz="4" w:space="0" w:color="000000"/>
              <w:bottom w:val="single" w:sz="4" w:space="0" w:color="000000"/>
              <w:right w:val="single" w:sz="4" w:space="0" w:color="000000"/>
            </w:tcBorders>
          </w:tcPr>
          <w:p w14:paraId="0A4533D6" w14:textId="77777777" w:rsidR="00F11712" w:rsidRPr="00AF1805" w:rsidRDefault="00F11712" w:rsidP="00AD3C6C">
            <w:pPr>
              <w:spacing w:line="170" w:lineRule="exact"/>
              <w:jc w:val="center"/>
              <w:rPr>
                <w:sz w:val="12"/>
                <w:szCs w:val="12"/>
              </w:rPr>
            </w:pPr>
            <w:r w:rsidRPr="00AF1805">
              <w:rPr>
                <w:sz w:val="12"/>
                <w:szCs w:val="12"/>
              </w:rPr>
              <w:t>988.70</w:t>
            </w:r>
          </w:p>
        </w:tc>
        <w:tc>
          <w:tcPr>
            <w:tcW w:w="692" w:type="dxa"/>
            <w:tcBorders>
              <w:top w:val="single" w:sz="4" w:space="0" w:color="000000"/>
              <w:left w:val="single" w:sz="4" w:space="0" w:color="000000"/>
              <w:bottom w:val="single" w:sz="4" w:space="0" w:color="000000"/>
              <w:right w:val="single" w:sz="4" w:space="0" w:color="000000"/>
            </w:tcBorders>
          </w:tcPr>
          <w:p w14:paraId="1BE257E9" w14:textId="77777777" w:rsidR="00F11712" w:rsidRPr="00AF1805" w:rsidRDefault="00F11712" w:rsidP="00AD3C6C">
            <w:pPr>
              <w:spacing w:line="170" w:lineRule="exact"/>
              <w:jc w:val="center"/>
              <w:rPr>
                <w:sz w:val="12"/>
                <w:szCs w:val="12"/>
              </w:rPr>
            </w:pPr>
            <w:r w:rsidRPr="00AF1805">
              <w:rPr>
                <w:sz w:val="12"/>
                <w:szCs w:val="12"/>
              </w:rPr>
              <w:t>205.67</w:t>
            </w:r>
          </w:p>
        </w:tc>
        <w:tc>
          <w:tcPr>
            <w:tcW w:w="692" w:type="dxa"/>
            <w:tcBorders>
              <w:top w:val="single" w:sz="4" w:space="0" w:color="000000"/>
              <w:left w:val="single" w:sz="4" w:space="0" w:color="000000"/>
              <w:bottom w:val="single" w:sz="4" w:space="0" w:color="000000"/>
              <w:right w:val="single" w:sz="4" w:space="0" w:color="000000"/>
            </w:tcBorders>
          </w:tcPr>
          <w:p w14:paraId="55533DD7" w14:textId="77777777" w:rsidR="00F11712" w:rsidRPr="00AF1805" w:rsidRDefault="00F11712" w:rsidP="00AD3C6C">
            <w:pPr>
              <w:spacing w:line="170" w:lineRule="exact"/>
              <w:jc w:val="center"/>
              <w:rPr>
                <w:sz w:val="12"/>
                <w:szCs w:val="12"/>
              </w:rPr>
            </w:pPr>
            <w:r w:rsidRPr="00AF1805">
              <w:rPr>
                <w:sz w:val="12"/>
                <w:szCs w:val="12"/>
              </w:rPr>
              <w:t>99</w:t>
            </w:r>
          </w:p>
        </w:tc>
        <w:tc>
          <w:tcPr>
            <w:tcW w:w="692" w:type="dxa"/>
            <w:tcBorders>
              <w:top w:val="single" w:sz="4" w:space="0" w:color="000000"/>
              <w:left w:val="single" w:sz="4" w:space="0" w:color="000000"/>
              <w:bottom w:val="single" w:sz="4" w:space="0" w:color="000000"/>
              <w:right w:val="single" w:sz="4" w:space="0" w:color="000000"/>
            </w:tcBorders>
          </w:tcPr>
          <w:p w14:paraId="757843C8" w14:textId="77777777" w:rsidR="00F11712" w:rsidRPr="00AF1805" w:rsidRDefault="00F11712" w:rsidP="00AD3C6C">
            <w:pPr>
              <w:spacing w:line="170" w:lineRule="exact"/>
              <w:jc w:val="center"/>
              <w:rPr>
                <w:sz w:val="12"/>
                <w:szCs w:val="12"/>
              </w:rPr>
            </w:pPr>
            <w:r w:rsidRPr="00AF1805">
              <w:rPr>
                <w:sz w:val="12"/>
                <w:szCs w:val="12"/>
              </w:rPr>
              <w:t>959.30</w:t>
            </w:r>
          </w:p>
        </w:tc>
        <w:tc>
          <w:tcPr>
            <w:tcW w:w="692" w:type="dxa"/>
            <w:tcBorders>
              <w:top w:val="single" w:sz="4" w:space="0" w:color="000000"/>
              <w:left w:val="single" w:sz="4" w:space="0" w:color="000000"/>
              <w:bottom w:val="single" w:sz="4" w:space="0" w:color="000000"/>
              <w:right w:val="single" w:sz="4" w:space="0" w:color="000000"/>
            </w:tcBorders>
          </w:tcPr>
          <w:p w14:paraId="21CD5854" w14:textId="77777777" w:rsidR="00F11712" w:rsidRPr="00AF1805" w:rsidRDefault="00F11712" w:rsidP="00AD3C6C">
            <w:pPr>
              <w:spacing w:line="170" w:lineRule="exact"/>
              <w:jc w:val="center"/>
              <w:rPr>
                <w:sz w:val="12"/>
                <w:szCs w:val="12"/>
              </w:rPr>
            </w:pPr>
            <w:r w:rsidRPr="00AF1805">
              <w:rPr>
                <w:sz w:val="12"/>
                <w:szCs w:val="12"/>
              </w:rPr>
              <w:t>415.33</w:t>
            </w:r>
          </w:p>
        </w:tc>
        <w:tc>
          <w:tcPr>
            <w:tcW w:w="692" w:type="dxa"/>
            <w:tcBorders>
              <w:top w:val="single" w:sz="4" w:space="0" w:color="000000"/>
              <w:left w:val="single" w:sz="4" w:space="0" w:color="000000"/>
              <w:bottom w:val="single" w:sz="4" w:space="0" w:color="000000"/>
              <w:right w:val="single" w:sz="4" w:space="0" w:color="000000"/>
            </w:tcBorders>
          </w:tcPr>
          <w:p w14:paraId="5DC24DFA" w14:textId="77777777" w:rsidR="00F11712" w:rsidRPr="00AF1805" w:rsidRDefault="00F11712" w:rsidP="00AD3C6C">
            <w:pPr>
              <w:spacing w:line="170" w:lineRule="exact"/>
              <w:jc w:val="center"/>
              <w:rPr>
                <w:sz w:val="12"/>
                <w:szCs w:val="12"/>
              </w:rPr>
            </w:pPr>
            <w:r w:rsidRPr="00AF1805">
              <w:rPr>
                <w:sz w:val="12"/>
                <w:szCs w:val="12"/>
              </w:rPr>
              <w:t>149</w:t>
            </w:r>
          </w:p>
        </w:tc>
        <w:tc>
          <w:tcPr>
            <w:tcW w:w="692" w:type="dxa"/>
            <w:tcBorders>
              <w:top w:val="single" w:sz="4" w:space="0" w:color="000000"/>
              <w:left w:val="single" w:sz="4" w:space="0" w:color="000000"/>
              <w:bottom w:val="single" w:sz="4" w:space="0" w:color="000000"/>
              <w:right w:val="single" w:sz="4" w:space="0" w:color="000000"/>
            </w:tcBorders>
          </w:tcPr>
          <w:p w14:paraId="02366A42" w14:textId="77777777" w:rsidR="00F11712" w:rsidRPr="00AF1805" w:rsidRDefault="00F11712" w:rsidP="00AD3C6C">
            <w:pPr>
              <w:spacing w:line="170" w:lineRule="exact"/>
              <w:jc w:val="center"/>
              <w:rPr>
                <w:sz w:val="12"/>
                <w:szCs w:val="12"/>
              </w:rPr>
            </w:pPr>
            <w:r w:rsidRPr="00AF1805">
              <w:rPr>
                <w:sz w:val="12"/>
                <w:szCs w:val="12"/>
              </w:rPr>
              <w:t>918.02</w:t>
            </w:r>
          </w:p>
        </w:tc>
        <w:tc>
          <w:tcPr>
            <w:tcW w:w="692" w:type="dxa"/>
            <w:tcBorders>
              <w:top w:val="single" w:sz="4" w:space="0" w:color="000000"/>
              <w:left w:val="single" w:sz="4" w:space="0" w:color="000000"/>
              <w:bottom w:val="single" w:sz="4" w:space="0" w:color="000000"/>
              <w:right w:val="single" w:sz="4" w:space="0" w:color="000000"/>
            </w:tcBorders>
          </w:tcPr>
          <w:p w14:paraId="7C9711CE" w14:textId="77777777" w:rsidR="00F11712" w:rsidRPr="00AF1805" w:rsidRDefault="00F11712" w:rsidP="00AD3C6C">
            <w:pPr>
              <w:spacing w:line="170" w:lineRule="exact"/>
              <w:jc w:val="center"/>
              <w:rPr>
                <w:sz w:val="12"/>
                <w:szCs w:val="12"/>
              </w:rPr>
            </w:pPr>
            <w:r w:rsidRPr="00AF1805">
              <w:rPr>
                <w:sz w:val="12"/>
                <w:szCs w:val="12"/>
              </w:rPr>
              <w:t>627.95</w:t>
            </w:r>
          </w:p>
        </w:tc>
      </w:tr>
      <w:tr w:rsidR="00F11712" w:rsidRPr="00AF1805" w14:paraId="18F0BBFD" w14:textId="77777777" w:rsidTr="00F11712">
        <w:tc>
          <w:tcPr>
            <w:tcW w:w="691" w:type="dxa"/>
            <w:tcBorders>
              <w:top w:val="single" w:sz="4" w:space="0" w:color="000000"/>
              <w:left w:val="single" w:sz="4" w:space="0" w:color="000000"/>
              <w:bottom w:val="single" w:sz="4" w:space="0" w:color="000000"/>
              <w:right w:val="single" w:sz="4" w:space="0" w:color="000000"/>
            </w:tcBorders>
          </w:tcPr>
          <w:p w14:paraId="07C01330" w14:textId="77777777" w:rsidR="00F11712" w:rsidRPr="00AF1805" w:rsidRDefault="00F11712" w:rsidP="00AD3C6C">
            <w:pPr>
              <w:spacing w:line="170" w:lineRule="exact"/>
              <w:jc w:val="center"/>
              <w:rPr>
                <w:sz w:val="12"/>
                <w:szCs w:val="12"/>
              </w:rPr>
            </w:pPr>
            <w:r w:rsidRPr="00AF1805">
              <w:rPr>
                <w:sz w:val="12"/>
                <w:szCs w:val="12"/>
              </w:rPr>
              <w:t>50</w:t>
            </w:r>
          </w:p>
        </w:tc>
        <w:tc>
          <w:tcPr>
            <w:tcW w:w="692" w:type="dxa"/>
            <w:tcBorders>
              <w:top w:val="single" w:sz="4" w:space="0" w:color="000000"/>
              <w:left w:val="single" w:sz="4" w:space="0" w:color="000000"/>
              <w:bottom w:val="single" w:sz="4" w:space="0" w:color="000000"/>
              <w:right w:val="single" w:sz="4" w:space="0" w:color="000000"/>
            </w:tcBorders>
          </w:tcPr>
          <w:p w14:paraId="6EACBE59" w14:textId="77777777" w:rsidR="00F11712" w:rsidRPr="00AF1805" w:rsidRDefault="00F11712" w:rsidP="00AD3C6C">
            <w:pPr>
              <w:spacing w:line="170" w:lineRule="exact"/>
              <w:jc w:val="center"/>
              <w:rPr>
                <w:sz w:val="12"/>
                <w:szCs w:val="12"/>
              </w:rPr>
            </w:pPr>
            <w:r w:rsidRPr="00AF1805">
              <w:rPr>
                <w:sz w:val="12"/>
                <w:szCs w:val="12"/>
              </w:rPr>
              <w:t>988.25</w:t>
            </w:r>
          </w:p>
        </w:tc>
        <w:tc>
          <w:tcPr>
            <w:tcW w:w="692" w:type="dxa"/>
            <w:tcBorders>
              <w:top w:val="single" w:sz="4" w:space="0" w:color="000000"/>
              <w:left w:val="single" w:sz="4" w:space="0" w:color="000000"/>
              <w:bottom w:val="single" w:sz="4" w:space="0" w:color="000000"/>
              <w:right w:val="single" w:sz="4" w:space="0" w:color="000000"/>
            </w:tcBorders>
          </w:tcPr>
          <w:p w14:paraId="740F5916" w14:textId="77777777" w:rsidR="00F11712" w:rsidRPr="00AF1805" w:rsidRDefault="00F11712" w:rsidP="00AD3C6C">
            <w:pPr>
              <w:spacing w:line="170" w:lineRule="exact"/>
              <w:jc w:val="center"/>
              <w:rPr>
                <w:sz w:val="12"/>
                <w:szCs w:val="12"/>
              </w:rPr>
            </w:pPr>
            <w:r w:rsidRPr="00AF1805">
              <w:rPr>
                <w:sz w:val="12"/>
                <w:szCs w:val="12"/>
              </w:rPr>
              <w:t>209.85</w:t>
            </w:r>
          </w:p>
        </w:tc>
        <w:tc>
          <w:tcPr>
            <w:tcW w:w="692" w:type="dxa"/>
            <w:tcBorders>
              <w:top w:val="single" w:sz="4" w:space="0" w:color="000000"/>
              <w:left w:val="single" w:sz="4" w:space="0" w:color="000000"/>
              <w:bottom w:val="single" w:sz="4" w:space="0" w:color="000000"/>
              <w:right w:val="single" w:sz="4" w:space="0" w:color="000000"/>
            </w:tcBorders>
          </w:tcPr>
          <w:p w14:paraId="0BD98B78" w14:textId="77777777" w:rsidR="00F11712" w:rsidRPr="00AF1805" w:rsidRDefault="00F11712" w:rsidP="00AD3C6C">
            <w:pPr>
              <w:spacing w:line="170" w:lineRule="exact"/>
              <w:jc w:val="center"/>
              <w:rPr>
                <w:sz w:val="12"/>
                <w:szCs w:val="12"/>
              </w:rPr>
            </w:pPr>
            <w:r w:rsidRPr="00AF1805">
              <w:rPr>
                <w:sz w:val="12"/>
                <w:szCs w:val="12"/>
              </w:rPr>
              <w:t>100</w:t>
            </w:r>
          </w:p>
        </w:tc>
        <w:tc>
          <w:tcPr>
            <w:tcW w:w="692" w:type="dxa"/>
            <w:tcBorders>
              <w:top w:val="single" w:sz="4" w:space="0" w:color="000000"/>
              <w:left w:val="single" w:sz="4" w:space="0" w:color="000000"/>
              <w:bottom w:val="single" w:sz="4" w:space="0" w:color="000000"/>
              <w:right w:val="single" w:sz="4" w:space="0" w:color="000000"/>
            </w:tcBorders>
          </w:tcPr>
          <w:p w14:paraId="33C8326B" w14:textId="77777777" w:rsidR="00F11712" w:rsidRPr="00AF1805" w:rsidRDefault="00F11712" w:rsidP="00AD3C6C">
            <w:pPr>
              <w:spacing w:line="170" w:lineRule="exact"/>
              <w:jc w:val="center"/>
              <w:rPr>
                <w:sz w:val="12"/>
                <w:szCs w:val="12"/>
              </w:rPr>
            </w:pPr>
            <w:r w:rsidRPr="00AF1805">
              <w:rPr>
                <w:sz w:val="12"/>
                <w:szCs w:val="12"/>
              </w:rPr>
              <w:t>958.58</w:t>
            </w:r>
          </w:p>
        </w:tc>
        <w:tc>
          <w:tcPr>
            <w:tcW w:w="692" w:type="dxa"/>
            <w:tcBorders>
              <w:top w:val="single" w:sz="4" w:space="0" w:color="000000"/>
              <w:left w:val="single" w:sz="4" w:space="0" w:color="000000"/>
              <w:bottom w:val="single" w:sz="4" w:space="0" w:color="000000"/>
              <w:right w:val="single" w:sz="4" w:space="0" w:color="000000"/>
            </w:tcBorders>
          </w:tcPr>
          <w:p w14:paraId="2242F2B6" w14:textId="77777777" w:rsidR="00F11712" w:rsidRPr="00AF1805" w:rsidRDefault="00F11712" w:rsidP="00AD3C6C">
            <w:pPr>
              <w:spacing w:line="170" w:lineRule="exact"/>
              <w:jc w:val="center"/>
              <w:rPr>
                <w:sz w:val="12"/>
                <w:szCs w:val="12"/>
              </w:rPr>
            </w:pPr>
            <w:r w:rsidRPr="00AF1805">
              <w:rPr>
                <w:sz w:val="12"/>
                <w:szCs w:val="12"/>
              </w:rPr>
              <w:t>419.54</w:t>
            </w:r>
          </w:p>
        </w:tc>
        <w:tc>
          <w:tcPr>
            <w:tcW w:w="692" w:type="dxa"/>
            <w:tcBorders>
              <w:top w:val="single" w:sz="4" w:space="0" w:color="000000"/>
              <w:left w:val="single" w:sz="4" w:space="0" w:color="000000"/>
              <w:bottom w:val="single" w:sz="4" w:space="0" w:color="000000"/>
              <w:right w:val="single" w:sz="4" w:space="0" w:color="000000"/>
            </w:tcBorders>
          </w:tcPr>
          <w:p w14:paraId="7D6600A9" w14:textId="77777777" w:rsidR="00F11712" w:rsidRPr="00AF1805" w:rsidRDefault="00F11712" w:rsidP="00AD3C6C">
            <w:pPr>
              <w:spacing w:line="170" w:lineRule="exact"/>
              <w:jc w:val="center"/>
              <w:rPr>
                <w:sz w:val="12"/>
                <w:szCs w:val="12"/>
              </w:rPr>
            </w:pPr>
            <w:r w:rsidRPr="00AF1805">
              <w:rPr>
                <w:sz w:val="12"/>
                <w:szCs w:val="12"/>
              </w:rPr>
              <w:t>150</w:t>
            </w:r>
          </w:p>
        </w:tc>
        <w:tc>
          <w:tcPr>
            <w:tcW w:w="692" w:type="dxa"/>
            <w:tcBorders>
              <w:top w:val="single" w:sz="4" w:space="0" w:color="000000"/>
              <w:left w:val="single" w:sz="4" w:space="0" w:color="000000"/>
              <w:bottom w:val="single" w:sz="4" w:space="0" w:color="000000"/>
              <w:right w:val="single" w:sz="4" w:space="0" w:color="000000"/>
            </w:tcBorders>
          </w:tcPr>
          <w:p w14:paraId="4D345DB6" w14:textId="77777777" w:rsidR="00F11712" w:rsidRPr="00AF1805" w:rsidRDefault="00F11712" w:rsidP="00AD3C6C">
            <w:pPr>
              <w:spacing w:line="170" w:lineRule="exact"/>
              <w:jc w:val="center"/>
              <w:rPr>
                <w:sz w:val="12"/>
                <w:szCs w:val="12"/>
              </w:rPr>
            </w:pPr>
            <w:r w:rsidRPr="00AF1805">
              <w:rPr>
                <w:sz w:val="12"/>
                <w:szCs w:val="12"/>
              </w:rPr>
              <w:t>917.08</w:t>
            </w:r>
          </w:p>
        </w:tc>
        <w:tc>
          <w:tcPr>
            <w:tcW w:w="692" w:type="dxa"/>
            <w:tcBorders>
              <w:top w:val="single" w:sz="4" w:space="0" w:color="000000"/>
              <w:left w:val="single" w:sz="4" w:space="0" w:color="000000"/>
              <w:bottom w:val="single" w:sz="4" w:space="0" w:color="000000"/>
              <w:right w:val="single" w:sz="4" w:space="0" w:color="000000"/>
            </w:tcBorders>
          </w:tcPr>
          <w:p w14:paraId="6CFBF4F1" w14:textId="77777777" w:rsidR="00F11712" w:rsidRPr="00AF1805" w:rsidRDefault="00F11712" w:rsidP="00AD3C6C">
            <w:pPr>
              <w:spacing w:line="170" w:lineRule="exact"/>
              <w:jc w:val="center"/>
              <w:rPr>
                <w:sz w:val="12"/>
                <w:szCs w:val="12"/>
              </w:rPr>
            </w:pPr>
            <w:r w:rsidRPr="00AF1805">
              <w:rPr>
                <w:sz w:val="12"/>
                <w:szCs w:val="12"/>
              </w:rPr>
              <w:t>632.26</w:t>
            </w:r>
          </w:p>
        </w:tc>
      </w:tr>
    </w:tbl>
    <w:p w14:paraId="666884E4" w14:textId="77777777" w:rsidR="00A1320F" w:rsidRPr="00AF1805" w:rsidRDefault="00A1320F">
      <w:pPr>
        <w:autoSpaceDE w:val="0"/>
        <w:autoSpaceDN w:val="0"/>
        <w:adjustRightInd w:val="0"/>
        <w:spacing w:line="200" w:lineRule="exact"/>
        <w:rPr>
          <w:szCs w:val="15"/>
        </w:rPr>
      </w:pPr>
    </w:p>
    <w:p w14:paraId="36FC49D0" w14:textId="77777777" w:rsidR="00766083" w:rsidRDefault="00766083">
      <w:pPr>
        <w:autoSpaceDE w:val="0"/>
        <w:autoSpaceDN w:val="0"/>
        <w:adjustRightInd w:val="0"/>
        <w:spacing w:line="200" w:lineRule="exact"/>
        <w:rPr>
          <w:szCs w:val="15"/>
        </w:rPr>
      </w:pPr>
    </w:p>
    <w:p w14:paraId="07A87F2B" w14:textId="77777777" w:rsidR="00766083" w:rsidRDefault="00766083">
      <w:pPr>
        <w:autoSpaceDE w:val="0"/>
        <w:autoSpaceDN w:val="0"/>
        <w:adjustRightInd w:val="0"/>
        <w:spacing w:line="200" w:lineRule="exact"/>
        <w:rPr>
          <w:szCs w:val="15"/>
        </w:rPr>
      </w:pPr>
    </w:p>
    <w:p w14:paraId="06EB808B" w14:textId="6623367D" w:rsidR="00A1320F" w:rsidRPr="00AF1805" w:rsidRDefault="00413519">
      <w:pPr>
        <w:autoSpaceDE w:val="0"/>
        <w:autoSpaceDN w:val="0"/>
        <w:adjustRightInd w:val="0"/>
        <w:spacing w:line="200" w:lineRule="exact"/>
        <w:rPr>
          <w:szCs w:val="15"/>
        </w:rPr>
      </w:pPr>
      <w:r w:rsidRPr="00AF1805">
        <w:rPr>
          <w:szCs w:val="15"/>
        </w:rPr>
        <w:t>A2</w:t>
      </w:r>
      <w:r w:rsidR="00766083">
        <w:rPr>
          <w:szCs w:val="15"/>
        </w:rPr>
        <w:t xml:space="preserve">. </w:t>
      </w:r>
      <w:r w:rsidR="00CF0728" w:rsidRPr="00AF1805">
        <w:rPr>
          <w:szCs w:val="15"/>
        </w:rPr>
        <w:t>When pressure is higher than 1.0MPa but less than or equal to 2.5MPa:</w:t>
      </w:r>
    </w:p>
    <w:p w14:paraId="13AEFD43" w14:textId="72F18806" w:rsidR="00F11712" w:rsidRPr="00AF1805" w:rsidRDefault="00F11712">
      <w:pPr>
        <w:autoSpaceDE w:val="0"/>
        <w:autoSpaceDN w:val="0"/>
        <w:adjustRightInd w:val="0"/>
        <w:spacing w:line="200" w:lineRule="exact"/>
        <w:rPr>
          <w:szCs w:val="15"/>
        </w:rPr>
      </w:pPr>
    </w:p>
    <w:p w14:paraId="3B369FA0" w14:textId="20C66933" w:rsidR="00A1320F" w:rsidRPr="00AF1805" w:rsidRDefault="00766083">
      <w:pPr>
        <w:autoSpaceDE w:val="0"/>
        <w:autoSpaceDN w:val="0"/>
        <w:adjustRightInd w:val="0"/>
        <w:spacing w:line="200" w:lineRule="exact"/>
        <w:jc w:val="center"/>
        <w:rPr>
          <w:szCs w:val="15"/>
        </w:rPr>
      </w:pPr>
      <w:r>
        <w:rPr>
          <w:szCs w:val="15"/>
        </w:rPr>
        <w:t xml:space="preserve">Table 2 </w:t>
      </w:r>
      <w:r w:rsidR="00CF0728" w:rsidRPr="00AF1805">
        <w:rPr>
          <w:szCs w:val="15"/>
        </w:rPr>
        <w:t xml:space="preserve">When </w:t>
      </w:r>
      <w:r w:rsidR="00CF0728" w:rsidRPr="00AF1805">
        <w:rPr>
          <w:i/>
          <w:szCs w:val="15"/>
        </w:rPr>
        <w:t>P</w:t>
      </w:r>
      <w:r w:rsidR="00F11712" w:rsidRPr="00AF1805">
        <w:rPr>
          <w:szCs w:val="15"/>
        </w:rPr>
        <w:t xml:space="preserve"> =1.6</w:t>
      </w:r>
      <w:r w:rsidR="00CF0728" w:rsidRPr="00AF1805">
        <w:rPr>
          <w:szCs w:val="15"/>
        </w:rPr>
        <w:t>MPa</w:t>
      </w:r>
      <w:r w:rsidR="00CF0728" w:rsidRPr="00AF1805">
        <w:rPr>
          <w:szCs w:val="15"/>
        </w:rPr>
        <w:t>，</w:t>
      </w:r>
      <w:r w:rsidR="00CF0728" w:rsidRPr="00AF1805">
        <w:rPr>
          <w:szCs w:val="15"/>
        </w:rPr>
        <w:t>temperature 1</w:t>
      </w:r>
      <w:r w:rsidR="00CF0728" w:rsidRPr="00AF1805">
        <w:rPr>
          <w:rFonts w:ascii="宋体" w:hAnsi="宋体" w:cs="宋体" w:hint="eastAsia"/>
          <w:szCs w:val="15"/>
        </w:rPr>
        <w:t>℃</w:t>
      </w:r>
      <w:r w:rsidR="00CF0728" w:rsidRPr="00AF1805">
        <w:rPr>
          <w:szCs w:val="15"/>
        </w:rPr>
        <w:t>～</w:t>
      </w:r>
      <w:r w:rsidR="00CF0728" w:rsidRPr="00AF1805">
        <w:rPr>
          <w:szCs w:val="15"/>
        </w:rPr>
        <w:t>150</w:t>
      </w:r>
      <w:bookmarkStart w:id="152" w:name="OLE_LINK3"/>
      <w:bookmarkStart w:id="153" w:name="OLE_LINK4"/>
      <w:bookmarkStart w:id="154" w:name="OLE_LINK5"/>
      <w:r w:rsidR="00CF0728" w:rsidRPr="00AF1805">
        <w:rPr>
          <w:rFonts w:ascii="宋体" w:hAnsi="宋体" w:cs="宋体" w:hint="eastAsia"/>
          <w:szCs w:val="15"/>
        </w:rPr>
        <w:t>℃</w:t>
      </w:r>
      <w:bookmarkEnd w:id="152"/>
      <w:bookmarkEnd w:id="153"/>
      <w:bookmarkEnd w:id="154"/>
    </w:p>
    <w:p w14:paraId="39967E03" w14:textId="77777777" w:rsidR="00A1320F" w:rsidRPr="00B23670" w:rsidRDefault="00A1320F">
      <w:pPr>
        <w:autoSpaceDE w:val="0"/>
        <w:autoSpaceDN w:val="0"/>
        <w:adjustRightInd w:val="0"/>
        <w:spacing w:line="200" w:lineRule="exact"/>
        <w:jc w:val="center"/>
        <w:rPr>
          <w:szCs w:val="15"/>
        </w:rPr>
      </w:pPr>
    </w:p>
    <w:tbl>
      <w:tblPr>
        <w:tblW w:w="6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9"/>
        <w:gridCol w:w="700"/>
        <w:gridCol w:w="700"/>
        <w:gridCol w:w="700"/>
        <w:gridCol w:w="700"/>
        <w:gridCol w:w="700"/>
        <w:gridCol w:w="700"/>
        <w:gridCol w:w="700"/>
        <w:gridCol w:w="700"/>
      </w:tblGrid>
      <w:tr w:rsidR="00A1320F" w:rsidRPr="00AF1805" w14:paraId="41F44214" w14:textId="77777777" w:rsidTr="00B70A13">
        <w:trPr>
          <w:trHeight w:val="445"/>
        </w:trPr>
        <w:tc>
          <w:tcPr>
            <w:tcW w:w="699" w:type="dxa"/>
          </w:tcPr>
          <w:p w14:paraId="5D6D1E77" w14:textId="77777777" w:rsidR="00A1320F" w:rsidRPr="00AF1805" w:rsidRDefault="00CF0728">
            <w:pPr>
              <w:spacing w:line="170" w:lineRule="exact"/>
              <w:jc w:val="center"/>
              <w:rPr>
                <w:sz w:val="12"/>
                <w:szCs w:val="12"/>
              </w:rPr>
            </w:pPr>
            <w:r w:rsidRPr="00AF1805">
              <w:rPr>
                <w:sz w:val="12"/>
                <w:szCs w:val="12"/>
              </w:rPr>
              <w:t>Temp</w:t>
            </w:r>
          </w:p>
          <w:p w14:paraId="3E36B238" w14:textId="77777777" w:rsidR="00A1320F" w:rsidRPr="00AF1805" w:rsidRDefault="00CF0728">
            <w:pPr>
              <w:spacing w:line="170" w:lineRule="exact"/>
              <w:jc w:val="center"/>
              <w:rPr>
                <w:sz w:val="12"/>
                <w:szCs w:val="12"/>
              </w:rPr>
            </w:pPr>
            <w:r w:rsidRPr="00AF1805">
              <w:rPr>
                <w:sz w:val="12"/>
                <w:szCs w:val="12"/>
              </w:rPr>
              <w:t>(°C)</w:t>
            </w:r>
          </w:p>
        </w:tc>
        <w:tc>
          <w:tcPr>
            <w:tcW w:w="700" w:type="dxa"/>
          </w:tcPr>
          <w:p w14:paraId="535FD2E7" w14:textId="77777777" w:rsidR="00A1320F" w:rsidRPr="00AF1805" w:rsidRDefault="00CF0728">
            <w:pPr>
              <w:spacing w:line="170" w:lineRule="exact"/>
              <w:jc w:val="center"/>
              <w:rPr>
                <w:sz w:val="12"/>
                <w:szCs w:val="12"/>
              </w:rPr>
            </w:pPr>
            <w:r w:rsidRPr="00AF1805">
              <w:rPr>
                <w:sz w:val="12"/>
                <w:szCs w:val="12"/>
              </w:rPr>
              <w:t>Density</w:t>
            </w:r>
          </w:p>
          <w:p w14:paraId="1E2AC97A"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700" w:type="dxa"/>
          </w:tcPr>
          <w:p w14:paraId="6A8013D3" w14:textId="77777777" w:rsidR="00A1320F" w:rsidRPr="00AF1805" w:rsidRDefault="00CF0728">
            <w:pPr>
              <w:spacing w:line="170" w:lineRule="exact"/>
              <w:jc w:val="center"/>
              <w:rPr>
                <w:sz w:val="12"/>
                <w:szCs w:val="12"/>
              </w:rPr>
            </w:pPr>
            <w:r w:rsidRPr="00AF1805">
              <w:rPr>
                <w:sz w:val="12"/>
                <w:szCs w:val="12"/>
              </w:rPr>
              <w:t>Enthalpy</w:t>
            </w:r>
          </w:p>
          <w:p w14:paraId="4E8582EF" w14:textId="77777777" w:rsidR="00A1320F" w:rsidRPr="00AF1805" w:rsidRDefault="00CF0728">
            <w:pPr>
              <w:spacing w:line="170" w:lineRule="exact"/>
              <w:jc w:val="center"/>
              <w:rPr>
                <w:sz w:val="12"/>
                <w:szCs w:val="12"/>
              </w:rPr>
            </w:pPr>
            <w:r w:rsidRPr="00AF1805">
              <w:rPr>
                <w:sz w:val="12"/>
                <w:szCs w:val="12"/>
              </w:rPr>
              <w:t>(kJ/kg)</w:t>
            </w:r>
          </w:p>
        </w:tc>
        <w:tc>
          <w:tcPr>
            <w:tcW w:w="700" w:type="dxa"/>
          </w:tcPr>
          <w:p w14:paraId="72FCD945" w14:textId="77777777" w:rsidR="00A1320F" w:rsidRPr="00AF1805" w:rsidRDefault="00CF0728">
            <w:pPr>
              <w:spacing w:line="170" w:lineRule="exact"/>
              <w:jc w:val="center"/>
              <w:rPr>
                <w:sz w:val="12"/>
                <w:szCs w:val="12"/>
              </w:rPr>
            </w:pPr>
            <w:r w:rsidRPr="00AF1805">
              <w:rPr>
                <w:sz w:val="12"/>
                <w:szCs w:val="12"/>
              </w:rPr>
              <w:t>Temp</w:t>
            </w:r>
          </w:p>
          <w:p w14:paraId="69283316" w14:textId="77777777" w:rsidR="00A1320F" w:rsidRPr="00AF1805" w:rsidRDefault="00CF0728">
            <w:pPr>
              <w:spacing w:line="170" w:lineRule="exact"/>
              <w:jc w:val="center"/>
              <w:rPr>
                <w:sz w:val="12"/>
                <w:szCs w:val="12"/>
              </w:rPr>
            </w:pPr>
            <w:r w:rsidRPr="00AF1805">
              <w:rPr>
                <w:sz w:val="12"/>
                <w:szCs w:val="12"/>
              </w:rPr>
              <w:t>(°C)</w:t>
            </w:r>
          </w:p>
        </w:tc>
        <w:tc>
          <w:tcPr>
            <w:tcW w:w="700" w:type="dxa"/>
          </w:tcPr>
          <w:p w14:paraId="463CB91F" w14:textId="77777777" w:rsidR="00A1320F" w:rsidRPr="00AF1805" w:rsidRDefault="00CF0728">
            <w:pPr>
              <w:spacing w:line="170" w:lineRule="exact"/>
              <w:jc w:val="center"/>
              <w:rPr>
                <w:sz w:val="12"/>
                <w:szCs w:val="12"/>
              </w:rPr>
            </w:pPr>
            <w:r w:rsidRPr="00AF1805">
              <w:rPr>
                <w:sz w:val="12"/>
                <w:szCs w:val="12"/>
              </w:rPr>
              <w:t>Density</w:t>
            </w:r>
          </w:p>
          <w:p w14:paraId="2296A3D8"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700" w:type="dxa"/>
          </w:tcPr>
          <w:p w14:paraId="0818572F" w14:textId="77777777" w:rsidR="00A1320F" w:rsidRPr="00AF1805" w:rsidRDefault="00CF0728">
            <w:pPr>
              <w:spacing w:line="170" w:lineRule="exact"/>
              <w:jc w:val="center"/>
              <w:rPr>
                <w:sz w:val="12"/>
                <w:szCs w:val="12"/>
              </w:rPr>
            </w:pPr>
            <w:r w:rsidRPr="00AF1805">
              <w:rPr>
                <w:sz w:val="12"/>
                <w:szCs w:val="12"/>
              </w:rPr>
              <w:t>Enthalpy</w:t>
            </w:r>
          </w:p>
          <w:p w14:paraId="28D56504" w14:textId="77777777" w:rsidR="00A1320F" w:rsidRPr="00AF1805" w:rsidRDefault="00CF0728">
            <w:pPr>
              <w:spacing w:line="170" w:lineRule="exact"/>
              <w:jc w:val="center"/>
              <w:rPr>
                <w:sz w:val="12"/>
                <w:szCs w:val="12"/>
              </w:rPr>
            </w:pPr>
            <w:r w:rsidRPr="00AF1805">
              <w:rPr>
                <w:sz w:val="12"/>
                <w:szCs w:val="12"/>
              </w:rPr>
              <w:t>(kJ/kg)</w:t>
            </w:r>
          </w:p>
        </w:tc>
        <w:tc>
          <w:tcPr>
            <w:tcW w:w="700" w:type="dxa"/>
          </w:tcPr>
          <w:p w14:paraId="1D91141C" w14:textId="77777777" w:rsidR="00A1320F" w:rsidRPr="00AF1805" w:rsidRDefault="00CF0728">
            <w:pPr>
              <w:spacing w:line="170" w:lineRule="exact"/>
              <w:jc w:val="center"/>
              <w:rPr>
                <w:sz w:val="12"/>
                <w:szCs w:val="12"/>
              </w:rPr>
            </w:pPr>
            <w:r w:rsidRPr="00AF1805">
              <w:rPr>
                <w:sz w:val="12"/>
                <w:szCs w:val="12"/>
              </w:rPr>
              <w:t>Temp</w:t>
            </w:r>
          </w:p>
          <w:p w14:paraId="61BD3EDA" w14:textId="77777777" w:rsidR="00A1320F" w:rsidRPr="00AF1805" w:rsidRDefault="00CF0728">
            <w:pPr>
              <w:spacing w:line="170" w:lineRule="exact"/>
              <w:jc w:val="center"/>
              <w:rPr>
                <w:sz w:val="12"/>
                <w:szCs w:val="12"/>
              </w:rPr>
            </w:pPr>
            <w:r w:rsidRPr="00AF1805">
              <w:rPr>
                <w:sz w:val="12"/>
                <w:szCs w:val="12"/>
              </w:rPr>
              <w:t>(°C)</w:t>
            </w:r>
          </w:p>
        </w:tc>
        <w:tc>
          <w:tcPr>
            <w:tcW w:w="700" w:type="dxa"/>
          </w:tcPr>
          <w:p w14:paraId="34211261" w14:textId="77777777" w:rsidR="00A1320F" w:rsidRPr="00AF1805" w:rsidRDefault="00CF0728">
            <w:pPr>
              <w:spacing w:line="170" w:lineRule="exact"/>
              <w:jc w:val="center"/>
              <w:rPr>
                <w:sz w:val="12"/>
                <w:szCs w:val="12"/>
              </w:rPr>
            </w:pPr>
            <w:r w:rsidRPr="00AF1805">
              <w:rPr>
                <w:sz w:val="12"/>
                <w:szCs w:val="12"/>
              </w:rPr>
              <w:t>Density</w:t>
            </w:r>
          </w:p>
          <w:p w14:paraId="73CADD44"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700" w:type="dxa"/>
          </w:tcPr>
          <w:p w14:paraId="4897653A" w14:textId="77777777" w:rsidR="00A1320F" w:rsidRPr="00AF1805" w:rsidRDefault="00CF0728">
            <w:pPr>
              <w:spacing w:line="170" w:lineRule="exact"/>
              <w:jc w:val="center"/>
              <w:rPr>
                <w:sz w:val="12"/>
                <w:szCs w:val="12"/>
              </w:rPr>
            </w:pPr>
            <w:r w:rsidRPr="00AF1805">
              <w:rPr>
                <w:sz w:val="12"/>
                <w:szCs w:val="12"/>
              </w:rPr>
              <w:t>Enthalpy</w:t>
            </w:r>
          </w:p>
          <w:p w14:paraId="73132EB8" w14:textId="77777777" w:rsidR="00A1320F" w:rsidRPr="00AF1805" w:rsidRDefault="00CF0728">
            <w:pPr>
              <w:spacing w:line="170" w:lineRule="exact"/>
              <w:jc w:val="center"/>
              <w:rPr>
                <w:sz w:val="12"/>
                <w:szCs w:val="12"/>
              </w:rPr>
            </w:pPr>
            <w:r w:rsidRPr="00AF1805">
              <w:rPr>
                <w:sz w:val="12"/>
                <w:szCs w:val="12"/>
              </w:rPr>
              <w:t>(kJ/kg)</w:t>
            </w:r>
          </w:p>
        </w:tc>
      </w:tr>
      <w:tr w:rsidR="00A1320F" w:rsidRPr="00AF1805" w14:paraId="36A25208" w14:textId="77777777" w:rsidTr="00B70A13">
        <w:trPr>
          <w:trHeight w:val="223"/>
        </w:trPr>
        <w:tc>
          <w:tcPr>
            <w:tcW w:w="699" w:type="dxa"/>
          </w:tcPr>
          <w:p w14:paraId="5297CF35" w14:textId="77777777" w:rsidR="00A1320F" w:rsidRPr="00AF1805" w:rsidRDefault="00CF0728">
            <w:pPr>
              <w:spacing w:line="170" w:lineRule="exact"/>
              <w:jc w:val="center"/>
              <w:rPr>
                <w:sz w:val="12"/>
                <w:szCs w:val="12"/>
              </w:rPr>
            </w:pPr>
            <w:r w:rsidRPr="00AF1805">
              <w:rPr>
                <w:sz w:val="12"/>
                <w:szCs w:val="12"/>
              </w:rPr>
              <w:t>1</w:t>
            </w:r>
          </w:p>
        </w:tc>
        <w:tc>
          <w:tcPr>
            <w:tcW w:w="700" w:type="dxa"/>
          </w:tcPr>
          <w:p w14:paraId="24F50B35"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67BBB9C2" w14:textId="77777777" w:rsidR="00A1320F" w:rsidRPr="00AF1805" w:rsidRDefault="00CF0728">
            <w:pPr>
              <w:spacing w:line="170" w:lineRule="exact"/>
              <w:jc w:val="center"/>
              <w:rPr>
                <w:sz w:val="12"/>
                <w:szCs w:val="12"/>
              </w:rPr>
            </w:pPr>
            <w:r w:rsidRPr="00AF1805">
              <w:rPr>
                <w:sz w:val="12"/>
                <w:szCs w:val="12"/>
              </w:rPr>
              <w:t>5.7964</w:t>
            </w:r>
          </w:p>
        </w:tc>
        <w:tc>
          <w:tcPr>
            <w:tcW w:w="700" w:type="dxa"/>
          </w:tcPr>
          <w:p w14:paraId="27D22896" w14:textId="77777777" w:rsidR="00A1320F" w:rsidRPr="00AF1805" w:rsidRDefault="00CF0728">
            <w:pPr>
              <w:spacing w:line="170" w:lineRule="exact"/>
              <w:jc w:val="center"/>
              <w:rPr>
                <w:sz w:val="12"/>
                <w:szCs w:val="12"/>
              </w:rPr>
            </w:pPr>
            <w:r w:rsidRPr="00AF1805">
              <w:rPr>
                <w:sz w:val="12"/>
                <w:szCs w:val="12"/>
              </w:rPr>
              <w:t>51</w:t>
            </w:r>
          </w:p>
        </w:tc>
        <w:tc>
          <w:tcPr>
            <w:tcW w:w="700" w:type="dxa"/>
          </w:tcPr>
          <w:p w14:paraId="446BC58E" w14:textId="77777777" w:rsidR="00A1320F" w:rsidRPr="00AF1805" w:rsidRDefault="00CF0728">
            <w:pPr>
              <w:spacing w:line="170" w:lineRule="exact"/>
              <w:jc w:val="center"/>
              <w:rPr>
                <w:sz w:val="12"/>
                <w:szCs w:val="12"/>
              </w:rPr>
            </w:pPr>
            <w:r w:rsidRPr="00AF1805">
              <w:rPr>
                <w:sz w:val="12"/>
                <w:szCs w:val="12"/>
              </w:rPr>
              <w:t>988.23</w:t>
            </w:r>
          </w:p>
        </w:tc>
        <w:tc>
          <w:tcPr>
            <w:tcW w:w="700" w:type="dxa"/>
          </w:tcPr>
          <w:p w14:paraId="7586A1DD" w14:textId="77777777" w:rsidR="00A1320F" w:rsidRPr="00AF1805" w:rsidRDefault="00CF0728">
            <w:pPr>
              <w:spacing w:line="170" w:lineRule="exact"/>
              <w:jc w:val="center"/>
              <w:rPr>
                <w:sz w:val="12"/>
                <w:szCs w:val="12"/>
              </w:rPr>
            </w:pPr>
            <w:r w:rsidRPr="00AF1805">
              <w:rPr>
                <w:sz w:val="12"/>
                <w:szCs w:val="12"/>
              </w:rPr>
              <w:t>214.89</w:t>
            </w:r>
          </w:p>
        </w:tc>
        <w:tc>
          <w:tcPr>
            <w:tcW w:w="700" w:type="dxa"/>
          </w:tcPr>
          <w:p w14:paraId="48FC8DDA" w14:textId="77777777" w:rsidR="00A1320F" w:rsidRPr="00AF1805" w:rsidRDefault="00CF0728">
            <w:pPr>
              <w:spacing w:line="170" w:lineRule="exact"/>
              <w:jc w:val="center"/>
              <w:rPr>
                <w:sz w:val="12"/>
                <w:szCs w:val="12"/>
              </w:rPr>
            </w:pPr>
            <w:r w:rsidRPr="00AF1805">
              <w:rPr>
                <w:sz w:val="12"/>
                <w:szCs w:val="12"/>
              </w:rPr>
              <w:t>101</w:t>
            </w:r>
          </w:p>
        </w:tc>
        <w:tc>
          <w:tcPr>
            <w:tcW w:w="700" w:type="dxa"/>
          </w:tcPr>
          <w:p w14:paraId="1BDAB3B2" w14:textId="77777777" w:rsidR="00A1320F" w:rsidRPr="00AF1805" w:rsidRDefault="00CF0728">
            <w:pPr>
              <w:spacing w:line="170" w:lineRule="exact"/>
              <w:jc w:val="center"/>
              <w:rPr>
                <w:sz w:val="12"/>
                <w:szCs w:val="12"/>
              </w:rPr>
            </w:pPr>
            <w:r w:rsidRPr="00AF1805">
              <w:rPr>
                <w:sz w:val="12"/>
                <w:szCs w:val="12"/>
              </w:rPr>
              <w:t>958.33</w:t>
            </w:r>
          </w:p>
        </w:tc>
        <w:tc>
          <w:tcPr>
            <w:tcW w:w="700" w:type="dxa"/>
          </w:tcPr>
          <w:p w14:paraId="302C82CA" w14:textId="77777777" w:rsidR="00A1320F" w:rsidRPr="00AF1805" w:rsidRDefault="00CF0728">
            <w:pPr>
              <w:spacing w:line="170" w:lineRule="exact"/>
              <w:jc w:val="center"/>
              <w:rPr>
                <w:sz w:val="12"/>
                <w:szCs w:val="12"/>
              </w:rPr>
            </w:pPr>
            <w:r w:rsidRPr="00AF1805">
              <w:rPr>
                <w:sz w:val="12"/>
                <w:szCs w:val="12"/>
              </w:rPr>
              <w:t>424.51</w:t>
            </w:r>
          </w:p>
        </w:tc>
      </w:tr>
      <w:tr w:rsidR="00A1320F" w:rsidRPr="00AF1805" w14:paraId="65819DA0" w14:textId="77777777" w:rsidTr="00B70A13">
        <w:trPr>
          <w:trHeight w:val="223"/>
        </w:trPr>
        <w:tc>
          <w:tcPr>
            <w:tcW w:w="699" w:type="dxa"/>
          </w:tcPr>
          <w:p w14:paraId="0C31BDCC" w14:textId="77777777" w:rsidR="00A1320F" w:rsidRPr="00AF1805" w:rsidRDefault="00CF0728">
            <w:pPr>
              <w:spacing w:line="170" w:lineRule="exact"/>
              <w:jc w:val="center"/>
              <w:rPr>
                <w:sz w:val="12"/>
                <w:szCs w:val="12"/>
              </w:rPr>
            </w:pPr>
            <w:r w:rsidRPr="00AF1805">
              <w:rPr>
                <w:sz w:val="12"/>
                <w:szCs w:val="12"/>
              </w:rPr>
              <w:t>2</w:t>
            </w:r>
          </w:p>
        </w:tc>
        <w:tc>
          <w:tcPr>
            <w:tcW w:w="700" w:type="dxa"/>
          </w:tcPr>
          <w:p w14:paraId="6B4AFA1F"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366A6E40" w14:textId="77777777" w:rsidR="00A1320F" w:rsidRPr="00AF1805" w:rsidRDefault="00CF0728">
            <w:pPr>
              <w:spacing w:line="170" w:lineRule="exact"/>
              <w:jc w:val="center"/>
              <w:rPr>
                <w:sz w:val="12"/>
                <w:szCs w:val="12"/>
              </w:rPr>
            </w:pPr>
            <w:r w:rsidRPr="00AF1805">
              <w:rPr>
                <w:sz w:val="12"/>
                <w:szCs w:val="12"/>
              </w:rPr>
              <w:t>10.004</w:t>
            </w:r>
          </w:p>
        </w:tc>
        <w:tc>
          <w:tcPr>
            <w:tcW w:w="700" w:type="dxa"/>
          </w:tcPr>
          <w:p w14:paraId="2C1451D0" w14:textId="77777777" w:rsidR="00A1320F" w:rsidRPr="00AF1805" w:rsidRDefault="00CF0728">
            <w:pPr>
              <w:spacing w:line="170" w:lineRule="exact"/>
              <w:jc w:val="center"/>
              <w:rPr>
                <w:sz w:val="12"/>
                <w:szCs w:val="12"/>
              </w:rPr>
            </w:pPr>
            <w:r w:rsidRPr="00AF1805">
              <w:rPr>
                <w:sz w:val="12"/>
                <w:szCs w:val="12"/>
              </w:rPr>
              <w:t>52</w:t>
            </w:r>
          </w:p>
        </w:tc>
        <w:tc>
          <w:tcPr>
            <w:tcW w:w="700" w:type="dxa"/>
          </w:tcPr>
          <w:p w14:paraId="229353C2" w14:textId="77777777" w:rsidR="00A1320F" w:rsidRPr="00AF1805" w:rsidRDefault="00CF0728">
            <w:pPr>
              <w:spacing w:line="170" w:lineRule="exact"/>
              <w:jc w:val="center"/>
              <w:rPr>
                <w:sz w:val="12"/>
                <w:szCs w:val="12"/>
              </w:rPr>
            </w:pPr>
            <w:r w:rsidRPr="00AF1805">
              <w:rPr>
                <w:sz w:val="12"/>
                <w:szCs w:val="12"/>
              </w:rPr>
              <w:t>987.77</w:t>
            </w:r>
          </w:p>
        </w:tc>
        <w:tc>
          <w:tcPr>
            <w:tcW w:w="700" w:type="dxa"/>
          </w:tcPr>
          <w:p w14:paraId="0900FFFD" w14:textId="77777777" w:rsidR="00A1320F" w:rsidRPr="00AF1805" w:rsidRDefault="00CF0728">
            <w:pPr>
              <w:spacing w:line="170" w:lineRule="exact"/>
              <w:jc w:val="center"/>
              <w:rPr>
                <w:sz w:val="12"/>
                <w:szCs w:val="12"/>
              </w:rPr>
            </w:pPr>
            <w:r w:rsidRPr="00AF1805">
              <w:rPr>
                <w:sz w:val="12"/>
                <w:szCs w:val="12"/>
              </w:rPr>
              <w:t>219.07</w:t>
            </w:r>
          </w:p>
        </w:tc>
        <w:tc>
          <w:tcPr>
            <w:tcW w:w="700" w:type="dxa"/>
          </w:tcPr>
          <w:p w14:paraId="06693D78" w14:textId="77777777" w:rsidR="00A1320F" w:rsidRPr="00AF1805" w:rsidRDefault="00CF0728">
            <w:pPr>
              <w:spacing w:line="170" w:lineRule="exact"/>
              <w:jc w:val="center"/>
              <w:rPr>
                <w:sz w:val="12"/>
                <w:szCs w:val="12"/>
              </w:rPr>
            </w:pPr>
            <w:r w:rsidRPr="00AF1805">
              <w:rPr>
                <w:sz w:val="12"/>
                <w:szCs w:val="12"/>
              </w:rPr>
              <w:t>102</w:t>
            </w:r>
          </w:p>
        </w:tc>
        <w:tc>
          <w:tcPr>
            <w:tcW w:w="700" w:type="dxa"/>
          </w:tcPr>
          <w:p w14:paraId="0E67CCAF" w14:textId="77777777" w:rsidR="00A1320F" w:rsidRPr="00AF1805" w:rsidRDefault="00CF0728">
            <w:pPr>
              <w:spacing w:line="170" w:lineRule="exact"/>
              <w:jc w:val="center"/>
              <w:rPr>
                <w:sz w:val="12"/>
                <w:szCs w:val="12"/>
              </w:rPr>
            </w:pPr>
            <w:r w:rsidRPr="00AF1805">
              <w:rPr>
                <w:sz w:val="12"/>
                <w:szCs w:val="12"/>
              </w:rPr>
              <w:t>957.61</w:t>
            </w:r>
          </w:p>
        </w:tc>
        <w:tc>
          <w:tcPr>
            <w:tcW w:w="700" w:type="dxa"/>
          </w:tcPr>
          <w:p w14:paraId="3F240FDE" w14:textId="77777777" w:rsidR="00A1320F" w:rsidRPr="00AF1805" w:rsidRDefault="00CF0728">
            <w:pPr>
              <w:spacing w:line="170" w:lineRule="exact"/>
              <w:jc w:val="center"/>
              <w:rPr>
                <w:sz w:val="12"/>
                <w:szCs w:val="12"/>
              </w:rPr>
            </w:pPr>
            <w:r w:rsidRPr="00AF1805">
              <w:rPr>
                <w:sz w:val="12"/>
                <w:szCs w:val="12"/>
              </w:rPr>
              <w:t>428.72</w:t>
            </w:r>
          </w:p>
        </w:tc>
      </w:tr>
      <w:tr w:rsidR="00A1320F" w:rsidRPr="00AF1805" w14:paraId="0E553018" w14:textId="77777777" w:rsidTr="00B70A13">
        <w:trPr>
          <w:trHeight w:val="198"/>
        </w:trPr>
        <w:tc>
          <w:tcPr>
            <w:tcW w:w="699" w:type="dxa"/>
          </w:tcPr>
          <w:p w14:paraId="3888E522" w14:textId="77777777" w:rsidR="00A1320F" w:rsidRPr="00AF1805" w:rsidRDefault="00CF0728">
            <w:pPr>
              <w:spacing w:line="170" w:lineRule="exact"/>
              <w:jc w:val="center"/>
              <w:rPr>
                <w:sz w:val="12"/>
                <w:szCs w:val="12"/>
              </w:rPr>
            </w:pPr>
            <w:r w:rsidRPr="00AF1805">
              <w:rPr>
                <w:sz w:val="12"/>
                <w:szCs w:val="12"/>
              </w:rPr>
              <w:t>3</w:t>
            </w:r>
          </w:p>
        </w:tc>
        <w:tc>
          <w:tcPr>
            <w:tcW w:w="700" w:type="dxa"/>
          </w:tcPr>
          <w:p w14:paraId="76CB134E"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67B07BE3" w14:textId="77777777" w:rsidR="00A1320F" w:rsidRPr="00AF1805" w:rsidRDefault="00CF0728">
            <w:pPr>
              <w:spacing w:line="170" w:lineRule="exact"/>
              <w:jc w:val="center"/>
              <w:rPr>
                <w:sz w:val="12"/>
                <w:szCs w:val="12"/>
              </w:rPr>
            </w:pPr>
            <w:r w:rsidRPr="00AF1805">
              <w:rPr>
                <w:sz w:val="12"/>
                <w:szCs w:val="12"/>
              </w:rPr>
              <w:t>14.209</w:t>
            </w:r>
          </w:p>
        </w:tc>
        <w:tc>
          <w:tcPr>
            <w:tcW w:w="700" w:type="dxa"/>
          </w:tcPr>
          <w:p w14:paraId="788DAAAC" w14:textId="77777777" w:rsidR="00A1320F" w:rsidRPr="00AF1805" w:rsidRDefault="00CF0728">
            <w:pPr>
              <w:spacing w:line="170" w:lineRule="exact"/>
              <w:jc w:val="center"/>
              <w:rPr>
                <w:sz w:val="12"/>
                <w:szCs w:val="12"/>
              </w:rPr>
            </w:pPr>
            <w:r w:rsidRPr="00AF1805">
              <w:rPr>
                <w:sz w:val="12"/>
                <w:szCs w:val="12"/>
              </w:rPr>
              <w:t>53</w:t>
            </w:r>
          </w:p>
        </w:tc>
        <w:tc>
          <w:tcPr>
            <w:tcW w:w="700" w:type="dxa"/>
          </w:tcPr>
          <w:p w14:paraId="6DD9884F" w14:textId="77777777" w:rsidR="00A1320F" w:rsidRPr="00AF1805" w:rsidRDefault="00CF0728">
            <w:pPr>
              <w:spacing w:line="170" w:lineRule="exact"/>
              <w:jc w:val="center"/>
              <w:rPr>
                <w:sz w:val="12"/>
                <w:szCs w:val="12"/>
              </w:rPr>
            </w:pPr>
            <w:r w:rsidRPr="00AF1805">
              <w:rPr>
                <w:sz w:val="12"/>
                <w:szCs w:val="12"/>
              </w:rPr>
              <w:t>987.30</w:t>
            </w:r>
          </w:p>
        </w:tc>
        <w:tc>
          <w:tcPr>
            <w:tcW w:w="700" w:type="dxa"/>
          </w:tcPr>
          <w:p w14:paraId="4D4F3A68" w14:textId="77777777" w:rsidR="00A1320F" w:rsidRPr="00AF1805" w:rsidRDefault="00CF0728">
            <w:pPr>
              <w:spacing w:line="170" w:lineRule="exact"/>
              <w:jc w:val="center"/>
              <w:rPr>
                <w:sz w:val="12"/>
                <w:szCs w:val="12"/>
              </w:rPr>
            </w:pPr>
            <w:r w:rsidRPr="00AF1805">
              <w:rPr>
                <w:sz w:val="12"/>
                <w:szCs w:val="12"/>
              </w:rPr>
              <w:t>223.25</w:t>
            </w:r>
          </w:p>
        </w:tc>
        <w:tc>
          <w:tcPr>
            <w:tcW w:w="700" w:type="dxa"/>
          </w:tcPr>
          <w:p w14:paraId="73807D6C" w14:textId="77777777" w:rsidR="00A1320F" w:rsidRPr="00AF1805" w:rsidRDefault="00CF0728">
            <w:pPr>
              <w:spacing w:line="170" w:lineRule="exact"/>
              <w:jc w:val="center"/>
              <w:rPr>
                <w:sz w:val="12"/>
                <w:szCs w:val="12"/>
              </w:rPr>
            </w:pPr>
            <w:r w:rsidRPr="00AF1805">
              <w:rPr>
                <w:sz w:val="12"/>
                <w:szCs w:val="12"/>
              </w:rPr>
              <w:t>103</w:t>
            </w:r>
          </w:p>
        </w:tc>
        <w:tc>
          <w:tcPr>
            <w:tcW w:w="700" w:type="dxa"/>
          </w:tcPr>
          <w:p w14:paraId="235889AE" w14:textId="77777777" w:rsidR="00A1320F" w:rsidRPr="00AF1805" w:rsidRDefault="00CF0728">
            <w:pPr>
              <w:spacing w:line="170" w:lineRule="exact"/>
              <w:jc w:val="center"/>
              <w:rPr>
                <w:sz w:val="12"/>
                <w:szCs w:val="12"/>
              </w:rPr>
            </w:pPr>
            <w:r w:rsidRPr="00AF1805">
              <w:rPr>
                <w:sz w:val="12"/>
                <w:szCs w:val="12"/>
              </w:rPr>
              <w:t>956.88</w:t>
            </w:r>
          </w:p>
        </w:tc>
        <w:tc>
          <w:tcPr>
            <w:tcW w:w="700" w:type="dxa"/>
          </w:tcPr>
          <w:p w14:paraId="16A68BFD" w14:textId="77777777" w:rsidR="00A1320F" w:rsidRPr="00AF1805" w:rsidRDefault="00CF0728">
            <w:pPr>
              <w:spacing w:line="170" w:lineRule="exact"/>
              <w:jc w:val="center"/>
              <w:rPr>
                <w:sz w:val="12"/>
                <w:szCs w:val="12"/>
              </w:rPr>
            </w:pPr>
            <w:r w:rsidRPr="00AF1805">
              <w:rPr>
                <w:sz w:val="12"/>
                <w:szCs w:val="12"/>
              </w:rPr>
              <w:t>432.93</w:t>
            </w:r>
          </w:p>
        </w:tc>
      </w:tr>
      <w:tr w:rsidR="00A1320F" w:rsidRPr="00AF1805" w14:paraId="6D0C18CC" w14:textId="77777777" w:rsidTr="00B70A13">
        <w:trPr>
          <w:trHeight w:val="198"/>
        </w:trPr>
        <w:tc>
          <w:tcPr>
            <w:tcW w:w="699" w:type="dxa"/>
          </w:tcPr>
          <w:p w14:paraId="7522D19F" w14:textId="77777777" w:rsidR="00A1320F" w:rsidRPr="00AF1805" w:rsidRDefault="00CF0728">
            <w:pPr>
              <w:spacing w:line="170" w:lineRule="exact"/>
              <w:jc w:val="center"/>
              <w:rPr>
                <w:sz w:val="12"/>
                <w:szCs w:val="12"/>
              </w:rPr>
            </w:pPr>
            <w:r w:rsidRPr="00AF1805">
              <w:rPr>
                <w:sz w:val="12"/>
                <w:szCs w:val="12"/>
              </w:rPr>
              <w:t>4</w:t>
            </w:r>
          </w:p>
        </w:tc>
        <w:tc>
          <w:tcPr>
            <w:tcW w:w="700" w:type="dxa"/>
          </w:tcPr>
          <w:p w14:paraId="53D0B6D9"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090386DD" w14:textId="77777777" w:rsidR="00A1320F" w:rsidRPr="00AF1805" w:rsidRDefault="00CF0728">
            <w:pPr>
              <w:spacing w:line="170" w:lineRule="exact"/>
              <w:jc w:val="center"/>
              <w:rPr>
                <w:sz w:val="12"/>
                <w:szCs w:val="12"/>
              </w:rPr>
            </w:pPr>
            <w:r w:rsidRPr="00AF1805">
              <w:rPr>
                <w:sz w:val="12"/>
                <w:szCs w:val="12"/>
              </w:rPr>
              <w:t>18.411</w:t>
            </w:r>
          </w:p>
        </w:tc>
        <w:tc>
          <w:tcPr>
            <w:tcW w:w="700" w:type="dxa"/>
          </w:tcPr>
          <w:p w14:paraId="67599291" w14:textId="77777777" w:rsidR="00A1320F" w:rsidRPr="00AF1805" w:rsidRDefault="00CF0728">
            <w:pPr>
              <w:spacing w:line="170" w:lineRule="exact"/>
              <w:jc w:val="center"/>
              <w:rPr>
                <w:sz w:val="12"/>
                <w:szCs w:val="12"/>
              </w:rPr>
            </w:pPr>
            <w:r w:rsidRPr="00AF1805">
              <w:rPr>
                <w:sz w:val="12"/>
                <w:szCs w:val="12"/>
              </w:rPr>
              <w:t>54</w:t>
            </w:r>
          </w:p>
        </w:tc>
        <w:tc>
          <w:tcPr>
            <w:tcW w:w="700" w:type="dxa"/>
          </w:tcPr>
          <w:p w14:paraId="7258AD0C" w14:textId="77777777" w:rsidR="00A1320F" w:rsidRPr="00AF1805" w:rsidRDefault="00CF0728">
            <w:pPr>
              <w:spacing w:line="170" w:lineRule="exact"/>
              <w:jc w:val="center"/>
              <w:rPr>
                <w:sz w:val="12"/>
                <w:szCs w:val="12"/>
              </w:rPr>
            </w:pPr>
            <w:r w:rsidRPr="00AF1805">
              <w:rPr>
                <w:sz w:val="12"/>
                <w:szCs w:val="12"/>
              </w:rPr>
              <w:t>986.83</w:t>
            </w:r>
          </w:p>
        </w:tc>
        <w:tc>
          <w:tcPr>
            <w:tcW w:w="700" w:type="dxa"/>
          </w:tcPr>
          <w:p w14:paraId="4EF3A689" w14:textId="77777777" w:rsidR="00A1320F" w:rsidRPr="00AF1805" w:rsidRDefault="00CF0728">
            <w:pPr>
              <w:spacing w:line="170" w:lineRule="exact"/>
              <w:jc w:val="center"/>
              <w:rPr>
                <w:sz w:val="12"/>
                <w:szCs w:val="12"/>
              </w:rPr>
            </w:pPr>
            <w:r w:rsidRPr="00AF1805">
              <w:rPr>
                <w:sz w:val="12"/>
                <w:szCs w:val="12"/>
              </w:rPr>
              <w:t>227.42</w:t>
            </w:r>
          </w:p>
        </w:tc>
        <w:tc>
          <w:tcPr>
            <w:tcW w:w="700" w:type="dxa"/>
          </w:tcPr>
          <w:p w14:paraId="7448B54D" w14:textId="77777777" w:rsidR="00A1320F" w:rsidRPr="00AF1805" w:rsidRDefault="00CF0728">
            <w:pPr>
              <w:spacing w:line="170" w:lineRule="exact"/>
              <w:jc w:val="center"/>
              <w:rPr>
                <w:sz w:val="12"/>
                <w:szCs w:val="12"/>
              </w:rPr>
            </w:pPr>
            <w:r w:rsidRPr="00AF1805">
              <w:rPr>
                <w:sz w:val="12"/>
                <w:szCs w:val="12"/>
              </w:rPr>
              <w:t>104</w:t>
            </w:r>
          </w:p>
        </w:tc>
        <w:tc>
          <w:tcPr>
            <w:tcW w:w="700" w:type="dxa"/>
          </w:tcPr>
          <w:p w14:paraId="24603B84" w14:textId="77777777" w:rsidR="00A1320F" w:rsidRPr="00AF1805" w:rsidRDefault="00CF0728">
            <w:pPr>
              <w:spacing w:line="170" w:lineRule="exact"/>
              <w:jc w:val="center"/>
              <w:rPr>
                <w:sz w:val="12"/>
                <w:szCs w:val="12"/>
              </w:rPr>
            </w:pPr>
            <w:r w:rsidRPr="00AF1805">
              <w:rPr>
                <w:sz w:val="12"/>
                <w:szCs w:val="12"/>
              </w:rPr>
              <w:t>956.15</w:t>
            </w:r>
          </w:p>
        </w:tc>
        <w:tc>
          <w:tcPr>
            <w:tcW w:w="700" w:type="dxa"/>
          </w:tcPr>
          <w:p w14:paraId="1AD80A33" w14:textId="77777777" w:rsidR="00A1320F" w:rsidRPr="00AF1805" w:rsidRDefault="00CF0728">
            <w:pPr>
              <w:spacing w:line="170" w:lineRule="exact"/>
              <w:jc w:val="center"/>
              <w:rPr>
                <w:sz w:val="12"/>
                <w:szCs w:val="12"/>
              </w:rPr>
            </w:pPr>
            <w:r w:rsidRPr="00AF1805">
              <w:rPr>
                <w:sz w:val="12"/>
                <w:szCs w:val="12"/>
              </w:rPr>
              <w:t>437.15</w:t>
            </w:r>
          </w:p>
        </w:tc>
      </w:tr>
      <w:tr w:rsidR="00A1320F" w:rsidRPr="00AF1805" w14:paraId="24437371" w14:textId="77777777" w:rsidTr="00B70A13">
        <w:trPr>
          <w:trHeight w:val="198"/>
        </w:trPr>
        <w:tc>
          <w:tcPr>
            <w:tcW w:w="699" w:type="dxa"/>
          </w:tcPr>
          <w:p w14:paraId="042034E3" w14:textId="77777777" w:rsidR="00A1320F" w:rsidRPr="00AF1805" w:rsidRDefault="00CF0728">
            <w:pPr>
              <w:spacing w:line="170" w:lineRule="exact"/>
              <w:jc w:val="center"/>
              <w:rPr>
                <w:sz w:val="12"/>
                <w:szCs w:val="12"/>
              </w:rPr>
            </w:pPr>
            <w:r w:rsidRPr="00AF1805">
              <w:rPr>
                <w:sz w:val="12"/>
                <w:szCs w:val="12"/>
              </w:rPr>
              <w:t>5</w:t>
            </w:r>
          </w:p>
        </w:tc>
        <w:tc>
          <w:tcPr>
            <w:tcW w:w="700" w:type="dxa"/>
          </w:tcPr>
          <w:p w14:paraId="629995CB"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391488D4" w14:textId="77777777" w:rsidR="00A1320F" w:rsidRPr="00AF1805" w:rsidRDefault="00CF0728">
            <w:pPr>
              <w:spacing w:line="170" w:lineRule="exact"/>
              <w:jc w:val="center"/>
              <w:rPr>
                <w:sz w:val="12"/>
                <w:szCs w:val="12"/>
              </w:rPr>
            </w:pPr>
            <w:r w:rsidRPr="00AF1805">
              <w:rPr>
                <w:sz w:val="12"/>
                <w:szCs w:val="12"/>
              </w:rPr>
              <w:t>22.611</w:t>
            </w:r>
          </w:p>
        </w:tc>
        <w:tc>
          <w:tcPr>
            <w:tcW w:w="700" w:type="dxa"/>
          </w:tcPr>
          <w:p w14:paraId="63D1FF0F" w14:textId="77777777" w:rsidR="00A1320F" w:rsidRPr="00AF1805" w:rsidRDefault="00CF0728">
            <w:pPr>
              <w:spacing w:line="170" w:lineRule="exact"/>
              <w:jc w:val="center"/>
              <w:rPr>
                <w:sz w:val="12"/>
                <w:szCs w:val="12"/>
              </w:rPr>
            </w:pPr>
            <w:r w:rsidRPr="00AF1805">
              <w:rPr>
                <w:sz w:val="12"/>
                <w:szCs w:val="12"/>
              </w:rPr>
              <w:t>55</w:t>
            </w:r>
          </w:p>
        </w:tc>
        <w:tc>
          <w:tcPr>
            <w:tcW w:w="700" w:type="dxa"/>
          </w:tcPr>
          <w:p w14:paraId="0A32DEAF" w14:textId="77777777" w:rsidR="00A1320F" w:rsidRPr="00AF1805" w:rsidRDefault="00CF0728">
            <w:pPr>
              <w:spacing w:line="170" w:lineRule="exact"/>
              <w:jc w:val="center"/>
              <w:rPr>
                <w:sz w:val="12"/>
                <w:szCs w:val="12"/>
              </w:rPr>
            </w:pPr>
            <w:r w:rsidRPr="00AF1805">
              <w:rPr>
                <w:sz w:val="12"/>
                <w:szCs w:val="12"/>
              </w:rPr>
              <w:t>986.35</w:t>
            </w:r>
          </w:p>
        </w:tc>
        <w:tc>
          <w:tcPr>
            <w:tcW w:w="700" w:type="dxa"/>
          </w:tcPr>
          <w:p w14:paraId="5C959931" w14:textId="77777777" w:rsidR="00A1320F" w:rsidRPr="00AF1805" w:rsidRDefault="00CF0728">
            <w:pPr>
              <w:spacing w:line="170" w:lineRule="exact"/>
              <w:jc w:val="center"/>
              <w:rPr>
                <w:sz w:val="12"/>
                <w:szCs w:val="12"/>
              </w:rPr>
            </w:pPr>
            <w:r w:rsidRPr="00AF1805">
              <w:rPr>
                <w:sz w:val="12"/>
                <w:szCs w:val="12"/>
              </w:rPr>
              <w:t>231.60</w:t>
            </w:r>
          </w:p>
        </w:tc>
        <w:tc>
          <w:tcPr>
            <w:tcW w:w="700" w:type="dxa"/>
          </w:tcPr>
          <w:p w14:paraId="7222E0C9" w14:textId="77777777" w:rsidR="00A1320F" w:rsidRPr="00AF1805" w:rsidRDefault="00CF0728">
            <w:pPr>
              <w:spacing w:line="170" w:lineRule="exact"/>
              <w:jc w:val="center"/>
              <w:rPr>
                <w:sz w:val="12"/>
                <w:szCs w:val="12"/>
              </w:rPr>
            </w:pPr>
            <w:r w:rsidRPr="00AF1805">
              <w:rPr>
                <w:sz w:val="12"/>
                <w:szCs w:val="12"/>
              </w:rPr>
              <w:t>105</w:t>
            </w:r>
          </w:p>
        </w:tc>
        <w:tc>
          <w:tcPr>
            <w:tcW w:w="700" w:type="dxa"/>
          </w:tcPr>
          <w:p w14:paraId="3F16861E" w14:textId="77777777" w:rsidR="00A1320F" w:rsidRPr="00AF1805" w:rsidRDefault="00CF0728">
            <w:pPr>
              <w:spacing w:line="170" w:lineRule="exact"/>
              <w:jc w:val="center"/>
              <w:rPr>
                <w:sz w:val="12"/>
                <w:szCs w:val="12"/>
              </w:rPr>
            </w:pPr>
            <w:r w:rsidRPr="00AF1805">
              <w:rPr>
                <w:sz w:val="12"/>
                <w:szCs w:val="12"/>
              </w:rPr>
              <w:t>955.41</w:t>
            </w:r>
          </w:p>
        </w:tc>
        <w:tc>
          <w:tcPr>
            <w:tcW w:w="700" w:type="dxa"/>
          </w:tcPr>
          <w:p w14:paraId="5E23F38E" w14:textId="77777777" w:rsidR="00A1320F" w:rsidRPr="00AF1805" w:rsidRDefault="00CF0728">
            <w:pPr>
              <w:spacing w:line="170" w:lineRule="exact"/>
              <w:jc w:val="center"/>
              <w:rPr>
                <w:sz w:val="12"/>
                <w:szCs w:val="12"/>
              </w:rPr>
            </w:pPr>
            <w:r w:rsidRPr="00AF1805">
              <w:rPr>
                <w:sz w:val="12"/>
                <w:szCs w:val="12"/>
              </w:rPr>
              <w:t>441.37</w:t>
            </w:r>
          </w:p>
        </w:tc>
      </w:tr>
      <w:tr w:rsidR="00A1320F" w:rsidRPr="00AF1805" w14:paraId="21B1729A" w14:textId="77777777" w:rsidTr="00B70A13">
        <w:trPr>
          <w:trHeight w:val="198"/>
        </w:trPr>
        <w:tc>
          <w:tcPr>
            <w:tcW w:w="699" w:type="dxa"/>
          </w:tcPr>
          <w:p w14:paraId="4AB07C42" w14:textId="77777777" w:rsidR="00A1320F" w:rsidRPr="00AF1805" w:rsidRDefault="00CF0728">
            <w:pPr>
              <w:spacing w:line="170" w:lineRule="exact"/>
              <w:jc w:val="center"/>
              <w:rPr>
                <w:sz w:val="12"/>
                <w:szCs w:val="12"/>
              </w:rPr>
            </w:pPr>
            <w:r w:rsidRPr="00AF1805">
              <w:rPr>
                <w:sz w:val="12"/>
                <w:szCs w:val="12"/>
              </w:rPr>
              <w:t>6</w:t>
            </w:r>
          </w:p>
        </w:tc>
        <w:tc>
          <w:tcPr>
            <w:tcW w:w="700" w:type="dxa"/>
          </w:tcPr>
          <w:p w14:paraId="6F9BD161"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47BC7B89" w14:textId="77777777" w:rsidR="00A1320F" w:rsidRPr="00AF1805" w:rsidRDefault="00CF0728">
            <w:pPr>
              <w:spacing w:line="170" w:lineRule="exact"/>
              <w:jc w:val="center"/>
              <w:rPr>
                <w:sz w:val="12"/>
                <w:szCs w:val="12"/>
              </w:rPr>
            </w:pPr>
            <w:r w:rsidRPr="00AF1805">
              <w:rPr>
                <w:sz w:val="12"/>
                <w:szCs w:val="12"/>
              </w:rPr>
              <w:t>26.808</w:t>
            </w:r>
          </w:p>
        </w:tc>
        <w:tc>
          <w:tcPr>
            <w:tcW w:w="700" w:type="dxa"/>
          </w:tcPr>
          <w:p w14:paraId="24DC1601" w14:textId="77777777" w:rsidR="00A1320F" w:rsidRPr="00AF1805" w:rsidRDefault="00CF0728">
            <w:pPr>
              <w:spacing w:line="170" w:lineRule="exact"/>
              <w:jc w:val="center"/>
              <w:rPr>
                <w:sz w:val="12"/>
                <w:szCs w:val="12"/>
              </w:rPr>
            </w:pPr>
            <w:r w:rsidRPr="00AF1805">
              <w:rPr>
                <w:sz w:val="12"/>
                <w:szCs w:val="12"/>
              </w:rPr>
              <w:t>56</w:t>
            </w:r>
          </w:p>
        </w:tc>
        <w:tc>
          <w:tcPr>
            <w:tcW w:w="700" w:type="dxa"/>
          </w:tcPr>
          <w:p w14:paraId="2A44F909" w14:textId="77777777" w:rsidR="00A1320F" w:rsidRPr="00AF1805" w:rsidRDefault="00CF0728">
            <w:pPr>
              <w:spacing w:line="170" w:lineRule="exact"/>
              <w:jc w:val="center"/>
              <w:rPr>
                <w:sz w:val="12"/>
                <w:szCs w:val="12"/>
              </w:rPr>
            </w:pPr>
            <w:r w:rsidRPr="00AF1805">
              <w:rPr>
                <w:sz w:val="12"/>
                <w:szCs w:val="12"/>
              </w:rPr>
              <w:t>985.86</w:t>
            </w:r>
          </w:p>
        </w:tc>
        <w:tc>
          <w:tcPr>
            <w:tcW w:w="700" w:type="dxa"/>
          </w:tcPr>
          <w:p w14:paraId="33128B7D" w14:textId="77777777" w:rsidR="00A1320F" w:rsidRPr="00AF1805" w:rsidRDefault="00CF0728">
            <w:pPr>
              <w:spacing w:line="170" w:lineRule="exact"/>
              <w:jc w:val="center"/>
              <w:rPr>
                <w:sz w:val="12"/>
                <w:szCs w:val="12"/>
              </w:rPr>
            </w:pPr>
            <w:r w:rsidRPr="00AF1805">
              <w:rPr>
                <w:sz w:val="12"/>
                <w:szCs w:val="12"/>
              </w:rPr>
              <w:t>235.78</w:t>
            </w:r>
          </w:p>
        </w:tc>
        <w:tc>
          <w:tcPr>
            <w:tcW w:w="700" w:type="dxa"/>
          </w:tcPr>
          <w:p w14:paraId="697DFD3E" w14:textId="77777777" w:rsidR="00A1320F" w:rsidRPr="00AF1805" w:rsidRDefault="00CF0728">
            <w:pPr>
              <w:spacing w:line="170" w:lineRule="exact"/>
              <w:jc w:val="center"/>
              <w:rPr>
                <w:sz w:val="12"/>
                <w:szCs w:val="12"/>
              </w:rPr>
            </w:pPr>
            <w:r w:rsidRPr="00AF1805">
              <w:rPr>
                <w:sz w:val="12"/>
                <w:szCs w:val="12"/>
              </w:rPr>
              <w:t>106</w:t>
            </w:r>
          </w:p>
        </w:tc>
        <w:tc>
          <w:tcPr>
            <w:tcW w:w="700" w:type="dxa"/>
          </w:tcPr>
          <w:p w14:paraId="216934A1" w14:textId="77777777" w:rsidR="00A1320F" w:rsidRPr="00AF1805" w:rsidRDefault="00CF0728">
            <w:pPr>
              <w:spacing w:line="170" w:lineRule="exact"/>
              <w:jc w:val="center"/>
              <w:rPr>
                <w:sz w:val="12"/>
                <w:szCs w:val="12"/>
              </w:rPr>
            </w:pPr>
            <w:r w:rsidRPr="00AF1805">
              <w:rPr>
                <w:sz w:val="12"/>
                <w:szCs w:val="12"/>
              </w:rPr>
              <w:t>954.67</w:t>
            </w:r>
          </w:p>
        </w:tc>
        <w:tc>
          <w:tcPr>
            <w:tcW w:w="700" w:type="dxa"/>
          </w:tcPr>
          <w:p w14:paraId="5C14B6B0" w14:textId="77777777" w:rsidR="00A1320F" w:rsidRPr="00AF1805" w:rsidRDefault="00CF0728">
            <w:pPr>
              <w:spacing w:line="170" w:lineRule="exact"/>
              <w:jc w:val="center"/>
              <w:rPr>
                <w:sz w:val="12"/>
                <w:szCs w:val="12"/>
              </w:rPr>
            </w:pPr>
            <w:r w:rsidRPr="00AF1805">
              <w:rPr>
                <w:sz w:val="12"/>
                <w:szCs w:val="12"/>
              </w:rPr>
              <w:t>445.59</w:t>
            </w:r>
          </w:p>
        </w:tc>
      </w:tr>
      <w:tr w:rsidR="00A1320F" w:rsidRPr="00AF1805" w14:paraId="35A8A8A8" w14:textId="77777777" w:rsidTr="00B70A13">
        <w:trPr>
          <w:trHeight w:val="198"/>
        </w:trPr>
        <w:tc>
          <w:tcPr>
            <w:tcW w:w="699" w:type="dxa"/>
          </w:tcPr>
          <w:p w14:paraId="2F8650AB" w14:textId="77777777" w:rsidR="00A1320F" w:rsidRPr="00AF1805" w:rsidRDefault="00CF0728">
            <w:pPr>
              <w:spacing w:line="170" w:lineRule="exact"/>
              <w:jc w:val="center"/>
              <w:rPr>
                <w:sz w:val="12"/>
                <w:szCs w:val="12"/>
              </w:rPr>
            </w:pPr>
            <w:r w:rsidRPr="00AF1805">
              <w:rPr>
                <w:sz w:val="12"/>
                <w:szCs w:val="12"/>
              </w:rPr>
              <w:t>7</w:t>
            </w:r>
          </w:p>
        </w:tc>
        <w:tc>
          <w:tcPr>
            <w:tcW w:w="700" w:type="dxa"/>
          </w:tcPr>
          <w:p w14:paraId="4ED177FA" w14:textId="77777777" w:rsidR="00A1320F" w:rsidRPr="00AF1805" w:rsidRDefault="00CF0728">
            <w:pPr>
              <w:spacing w:line="170" w:lineRule="exact"/>
              <w:jc w:val="center"/>
              <w:rPr>
                <w:sz w:val="12"/>
                <w:szCs w:val="12"/>
              </w:rPr>
            </w:pPr>
            <w:r w:rsidRPr="00AF1805">
              <w:rPr>
                <w:sz w:val="12"/>
                <w:szCs w:val="12"/>
              </w:rPr>
              <w:t>1000.6</w:t>
            </w:r>
          </w:p>
        </w:tc>
        <w:tc>
          <w:tcPr>
            <w:tcW w:w="700" w:type="dxa"/>
          </w:tcPr>
          <w:p w14:paraId="54F49314" w14:textId="77777777" w:rsidR="00A1320F" w:rsidRPr="00AF1805" w:rsidRDefault="00CF0728">
            <w:pPr>
              <w:spacing w:line="170" w:lineRule="exact"/>
              <w:jc w:val="center"/>
              <w:rPr>
                <w:sz w:val="12"/>
                <w:szCs w:val="12"/>
              </w:rPr>
            </w:pPr>
            <w:r w:rsidRPr="00AF1805">
              <w:rPr>
                <w:sz w:val="12"/>
                <w:szCs w:val="12"/>
              </w:rPr>
              <w:t>31.004</w:t>
            </w:r>
          </w:p>
        </w:tc>
        <w:tc>
          <w:tcPr>
            <w:tcW w:w="700" w:type="dxa"/>
          </w:tcPr>
          <w:p w14:paraId="45BB3743" w14:textId="77777777" w:rsidR="00A1320F" w:rsidRPr="00AF1805" w:rsidRDefault="00CF0728">
            <w:pPr>
              <w:spacing w:line="170" w:lineRule="exact"/>
              <w:jc w:val="center"/>
              <w:rPr>
                <w:sz w:val="12"/>
                <w:szCs w:val="12"/>
              </w:rPr>
            </w:pPr>
            <w:r w:rsidRPr="00AF1805">
              <w:rPr>
                <w:sz w:val="12"/>
                <w:szCs w:val="12"/>
              </w:rPr>
              <w:t>57</w:t>
            </w:r>
          </w:p>
        </w:tc>
        <w:tc>
          <w:tcPr>
            <w:tcW w:w="700" w:type="dxa"/>
          </w:tcPr>
          <w:p w14:paraId="3A43ECBE" w14:textId="77777777" w:rsidR="00A1320F" w:rsidRPr="00AF1805" w:rsidRDefault="00CF0728">
            <w:pPr>
              <w:spacing w:line="170" w:lineRule="exact"/>
              <w:jc w:val="center"/>
              <w:rPr>
                <w:sz w:val="12"/>
                <w:szCs w:val="12"/>
              </w:rPr>
            </w:pPr>
            <w:r w:rsidRPr="00AF1805">
              <w:rPr>
                <w:sz w:val="12"/>
                <w:szCs w:val="12"/>
              </w:rPr>
              <w:t>985.37</w:t>
            </w:r>
          </w:p>
        </w:tc>
        <w:tc>
          <w:tcPr>
            <w:tcW w:w="700" w:type="dxa"/>
          </w:tcPr>
          <w:p w14:paraId="5ADE01F9" w14:textId="77777777" w:rsidR="00A1320F" w:rsidRPr="00AF1805" w:rsidRDefault="00CF0728">
            <w:pPr>
              <w:spacing w:line="170" w:lineRule="exact"/>
              <w:jc w:val="center"/>
              <w:rPr>
                <w:sz w:val="12"/>
                <w:szCs w:val="12"/>
              </w:rPr>
            </w:pPr>
            <w:r w:rsidRPr="00AF1805">
              <w:rPr>
                <w:sz w:val="12"/>
                <w:szCs w:val="12"/>
              </w:rPr>
              <w:t>239.96</w:t>
            </w:r>
          </w:p>
        </w:tc>
        <w:tc>
          <w:tcPr>
            <w:tcW w:w="700" w:type="dxa"/>
          </w:tcPr>
          <w:p w14:paraId="11FE9C34" w14:textId="77777777" w:rsidR="00A1320F" w:rsidRPr="00AF1805" w:rsidRDefault="00CF0728">
            <w:pPr>
              <w:spacing w:line="170" w:lineRule="exact"/>
              <w:jc w:val="center"/>
              <w:rPr>
                <w:sz w:val="12"/>
                <w:szCs w:val="12"/>
              </w:rPr>
            </w:pPr>
            <w:r w:rsidRPr="00AF1805">
              <w:rPr>
                <w:sz w:val="12"/>
                <w:szCs w:val="12"/>
              </w:rPr>
              <w:t>107</w:t>
            </w:r>
          </w:p>
        </w:tc>
        <w:tc>
          <w:tcPr>
            <w:tcW w:w="700" w:type="dxa"/>
          </w:tcPr>
          <w:p w14:paraId="6FBB3C32" w14:textId="77777777" w:rsidR="00A1320F" w:rsidRPr="00AF1805" w:rsidRDefault="00CF0728">
            <w:pPr>
              <w:spacing w:line="170" w:lineRule="exact"/>
              <w:jc w:val="center"/>
              <w:rPr>
                <w:sz w:val="12"/>
                <w:szCs w:val="12"/>
              </w:rPr>
            </w:pPr>
            <w:r w:rsidRPr="00AF1805">
              <w:rPr>
                <w:sz w:val="12"/>
                <w:szCs w:val="12"/>
              </w:rPr>
              <w:t>953.92</w:t>
            </w:r>
          </w:p>
        </w:tc>
        <w:tc>
          <w:tcPr>
            <w:tcW w:w="700" w:type="dxa"/>
          </w:tcPr>
          <w:p w14:paraId="7D014B0A" w14:textId="77777777" w:rsidR="00A1320F" w:rsidRPr="00AF1805" w:rsidRDefault="00CF0728">
            <w:pPr>
              <w:spacing w:line="170" w:lineRule="exact"/>
              <w:jc w:val="center"/>
              <w:rPr>
                <w:sz w:val="12"/>
                <w:szCs w:val="12"/>
              </w:rPr>
            </w:pPr>
            <w:r w:rsidRPr="00AF1805">
              <w:rPr>
                <w:sz w:val="12"/>
                <w:szCs w:val="12"/>
              </w:rPr>
              <w:t>449.81</w:t>
            </w:r>
          </w:p>
        </w:tc>
      </w:tr>
      <w:tr w:rsidR="00A1320F" w:rsidRPr="00AF1805" w14:paraId="1A0FC3AB" w14:textId="77777777" w:rsidTr="00B70A13">
        <w:trPr>
          <w:trHeight w:val="198"/>
        </w:trPr>
        <w:tc>
          <w:tcPr>
            <w:tcW w:w="699" w:type="dxa"/>
          </w:tcPr>
          <w:p w14:paraId="225B0FC6" w14:textId="77777777" w:rsidR="00A1320F" w:rsidRPr="00AF1805" w:rsidRDefault="00CF0728">
            <w:pPr>
              <w:spacing w:line="170" w:lineRule="exact"/>
              <w:jc w:val="center"/>
              <w:rPr>
                <w:sz w:val="12"/>
                <w:szCs w:val="12"/>
              </w:rPr>
            </w:pPr>
            <w:r w:rsidRPr="00AF1805">
              <w:rPr>
                <w:sz w:val="12"/>
                <w:szCs w:val="12"/>
              </w:rPr>
              <w:t>8</w:t>
            </w:r>
          </w:p>
        </w:tc>
        <w:tc>
          <w:tcPr>
            <w:tcW w:w="700" w:type="dxa"/>
          </w:tcPr>
          <w:p w14:paraId="1A78D122" w14:textId="77777777" w:rsidR="00A1320F" w:rsidRPr="00AF1805" w:rsidRDefault="00CF0728">
            <w:pPr>
              <w:spacing w:line="170" w:lineRule="exact"/>
              <w:jc w:val="center"/>
              <w:rPr>
                <w:sz w:val="12"/>
                <w:szCs w:val="12"/>
              </w:rPr>
            </w:pPr>
            <w:r w:rsidRPr="00AF1805">
              <w:rPr>
                <w:sz w:val="12"/>
                <w:szCs w:val="12"/>
              </w:rPr>
              <w:t>1000.6</w:t>
            </w:r>
          </w:p>
        </w:tc>
        <w:tc>
          <w:tcPr>
            <w:tcW w:w="700" w:type="dxa"/>
          </w:tcPr>
          <w:p w14:paraId="27FBD3A7" w14:textId="77777777" w:rsidR="00A1320F" w:rsidRPr="00AF1805" w:rsidRDefault="00CF0728">
            <w:pPr>
              <w:spacing w:line="170" w:lineRule="exact"/>
              <w:jc w:val="center"/>
              <w:rPr>
                <w:sz w:val="12"/>
                <w:szCs w:val="12"/>
              </w:rPr>
            </w:pPr>
            <w:r w:rsidRPr="00AF1805">
              <w:rPr>
                <w:sz w:val="12"/>
                <w:szCs w:val="12"/>
              </w:rPr>
              <w:t>35.197</w:t>
            </w:r>
          </w:p>
        </w:tc>
        <w:tc>
          <w:tcPr>
            <w:tcW w:w="700" w:type="dxa"/>
          </w:tcPr>
          <w:p w14:paraId="02F38065" w14:textId="77777777" w:rsidR="00A1320F" w:rsidRPr="00AF1805" w:rsidRDefault="00CF0728">
            <w:pPr>
              <w:spacing w:line="170" w:lineRule="exact"/>
              <w:jc w:val="center"/>
              <w:rPr>
                <w:sz w:val="12"/>
                <w:szCs w:val="12"/>
              </w:rPr>
            </w:pPr>
            <w:r w:rsidRPr="00AF1805">
              <w:rPr>
                <w:sz w:val="12"/>
                <w:szCs w:val="12"/>
              </w:rPr>
              <w:t>58</w:t>
            </w:r>
          </w:p>
        </w:tc>
        <w:tc>
          <w:tcPr>
            <w:tcW w:w="700" w:type="dxa"/>
          </w:tcPr>
          <w:p w14:paraId="5291442F" w14:textId="77777777" w:rsidR="00A1320F" w:rsidRPr="00AF1805" w:rsidRDefault="00CF0728">
            <w:pPr>
              <w:spacing w:line="170" w:lineRule="exact"/>
              <w:jc w:val="center"/>
              <w:rPr>
                <w:sz w:val="12"/>
                <w:szCs w:val="12"/>
              </w:rPr>
            </w:pPr>
            <w:r w:rsidRPr="00AF1805">
              <w:rPr>
                <w:sz w:val="12"/>
                <w:szCs w:val="12"/>
              </w:rPr>
              <w:t>984.87</w:t>
            </w:r>
          </w:p>
        </w:tc>
        <w:tc>
          <w:tcPr>
            <w:tcW w:w="700" w:type="dxa"/>
          </w:tcPr>
          <w:p w14:paraId="29F1A056" w14:textId="77777777" w:rsidR="00A1320F" w:rsidRPr="00AF1805" w:rsidRDefault="00CF0728">
            <w:pPr>
              <w:spacing w:line="170" w:lineRule="exact"/>
              <w:jc w:val="center"/>
              <w:rPr>
                <w:sz w:val="12"/>
                <w:szCs w:val="12"/>
              </w:rPr>
            </w:pPr>
            <w:r w:rsidRPr="00AF1805">
              <w:rPr>
                <w:sz w:val="12"/>
                <w:szCs w:val="12"/>
              </w:rPr>
              <w:t>244.14</w:t>
            </w:r>
          </w:p>
        </w:tc>
        <w:tc>
          <w:tcPr>
            <w:tcW w:w="700" w:type="dxa"/>
          </w:tcPr>
          <w:p w14:paraId="35A0C4E1" w14:textId="77777777" w:rsidR="00A1320F" w:rsidRPr="00AF1805" w:rsidRDefault="00CF0728">
            <w:pPr>
              <w:spacing w:line="170" w:lineRule="exact"/>
              <w:jc w:val="center"/>
              <w:rPr>
                <w:sz w:val="12"/>
                <w:szCs w:val="12"/>
              </w:rPr>
            </w:pPr>
            <w:r w:rsidRPr="00AF1805">
              <w:rPr>
                <w:sz w:val="12"/>
                <w:szCs w:val="12"/>
              </w:rPr>
              <w:t>108</w:t>
            </w:r>
          </w:p>
        </w:tc>
        <w:tc>
          <w:tcPr>
            <w:tcW w:w="700" w:type="dxa"/>
          </w:tcPr>
          <w:p w14:paraId="73ADCA12" w14:textId="77777777" w:rsidR="00A1320F" w:rsidRPr="00AF1805" w:rsidRDefault="00CF0728">
            <w:pPr>
              <w:spacing w:line="170" w:lineRule="exact"/>
              <w:jc w:val="center"/>
              <w:rPr>
                <w:sz w:val="12"/>
                <w:szCs w:val="12"/>
              </w:rPr>
            </w:pPr>
            <w:r w:rsidRPr="00AF1805">
              <w:rPr>
                <w:sz w:val="12"/>
                <w:szCs w:val="12"/>
              </w:rPr>
              <w:t>958.17</w:t>
            </w:r>
          </w:p>
        </w:tc>
        <w:tc>
          <w:tcPr>
            <w:tcW w:w="700" w:type="dxa"/>
          </w:tcPr>
          <w:p w14:paraId="6D2E08AD" w14:textId="77777777" w:rsidR="00A1320F" w:rsidRPr="00AF1805" w:rsidRDefault="00CF0728">
            <w:pPr>
              <w:spacing w:line="170" w:lineRule="exact"/>
              <w:jc w:val="center"/>
              <w:rPr>
                <w:sz w:val="12"/>
                <w:szCs w:val="12"/>
              </w:rPr>
            </w:pPr>
            <w:r w:rsidRPr="00AF1805">
              <w:rPr>
                <w:sz w:val="12"/>
                <w:szCs w:val="12"/>
              </w:rPr>
              <w:t>454.03</w:t>
            </w:r>
          </w:p>
        </w:tc>
      </w:tr>
      <w:tr w:rsidR="00A1320F" w:rsidRPr="00AF1805" w14:paraId="7C682737" w14:textId="77777777" w:rsidTr="00B70A13">
        <w:trPr>
          <w:trHeight w:val="198"/>
        </w:trPr>
        <w:tc>
          <w:tcPr>
            <w:tcW w:w="699" w:type="dxa"/>
          </w:tcPr>
          <w:p w14:paraId="69D24379" w14:textId="77777777" w:rsidR="00A1320F" w:rsidRPr="00AF1805" w:rsidRDefault="00CF0728">
            <w:pPr>
              <w:spacing w:line="170" w:lineRule="exact"/>
              <w:jc w:val="center"/>
              <w:rPr>
                <w:sz w:val="12"/>
                <w:szCs w:val="12"/>
              </w:rPr>
            </w:pPr>
            <w:r w:rsidRPr="00AF1805">
              <w:rPr>
                <w:sz w:val="12"/>
                <w:szCs w:val="12"/>
              </w:rPr>
              <w:t>9</w:t>
            </w:r>
          </w:p>
        </w:tc>
        <w:tc>
          <w:tcPr>
            <w:tcW w:w="700" w:type="dxa"/>
          </w:tcPr>
          <w:p w14:paraId="42735651" w14:textId="77777777" w:rsidR="00A1320F" w:rsidRPr="00AF1805" w:rsidRDefault="00CF0728">
            <w:pPr>
              <w:spacing w:line="170" w:lineRule="exact"/>
              <w:jc w:val="center"/>
              <w:rPr>
                <w:sz w:val="12"/>
                <w:szCs w:val="12"/>
              </w:rPr>
            </w:pPr>
            <w:r w:rsidRPr="00AF1805">
              <w:rPr>
                <w:sz w:val="12"/>
                <w:szCs w:val="12"/>
              </w:rPr>
              <w:t>1000.5</w:t>
            </w:r>
          </w:p>
        </w:tc>
        <w:tc>
          <w:tcPr>
            <w:tcW w:w="700" w:type="dxa"/>
          </w:tcPr>
          <w:p w14:paraId="5DC347B4" w14:textId="77777777" w:rsidR="00A1320F" w:rsidRPr="00AF1805" w:rsidRDefault="00CF0728">
            <w:pPr>
              <w:spacing w:line="170" w:lineRule="exact"/>
              <w:jc w:val="center"/>
              <w:rPr>
                <w:sz w:val="12"/>
                <w:szCs w:val="12"/>
              </w:rPr>
            </w:pPr>
            <w:r w:rsidRPr="00AF1805">
              <w:rPr>
                <w:sz w:val="12"/>
                <w:szCs w:val="12"/>
              </w:rPr>
              <w:t>39.389</w:t>
            </w:r>
          </w:p>
        </w:tc>
        <w:tc>
          <w:tcPr>
            <w:tcW w:w="700" w:type="dxa"/>
          </w:tcPr>
          <w:p w14:paraId="27A29BE9" w14:textId="77777777" w:rsidR="00A1320F" w:rsidRPr="00AF1805" w:rsidRDefault="00CF0728">
            <w:pPr>
              <w:spacing w:line="170" w:lineRule="exact"/>
              <w:jc w:val="center"/>
              <w:rPr>
                <w:sz w:val="12"/>
                <w:szCs w:val="12"/>
              </w:rPr>
            </w:pPr>
            <w:r w:rsidRPr="00AF1805">
              <w:rPr>
                <w:sz w:val="12"/>
                <w:szCs w:val="12"/>
              </w:rPr>
              <w:t>59</w:t>
            </w:r>
          </w:p>
        </w:tc>
        <w:tc>
          <w:tcPr>
            <w:tcW w:w="700" w:type="dxa"/>
          </w:tcPr>
          <w:p w14:paraId="2443F31E" w14:textId="77777777" w:rsidR="00A1320F" w:rsidRPr="00AF1805" w:rsidRDefault="00CF0728">
            <w:pPr>
              <w:spacing w:line="170" w:lineRule="exact"/>
              <w:jc w:val="center"/>
              <w:rPr>
                <w:sz w:val="12"/>
                <w:szCs w:val="12"/>
              </w:rPr>
            </w:pPr>
            <w:r w:rsidRPr="00AF1805">
              <w:rPr>
                <w:sz w:val="12"/>
                <w:szCs w:val="12"/>
              </w:rPr>
              <w:t>984.36</w:t>
            </w:r>
          </w:p>
        </w:tc>
        <w:tc>
          <w:tcPr>
            <w:tcW w:w="700" w:type="dxa"/>
          </w:tcPr>
          <w:p w14:paraId="5DD28596" w14:textId="77777777" w:rsidR="00A1320F" w:rsidRPr="00AF1805" w:rsidRDefault="00CF0728">
            <w:pPr>
              <w:spacing w:line="170" w:lineRule="exact"/>
              <w:jc w:val="center"/>
              <w:rPr>
                <w:sz w:val="12"/>
                <w:szCs w:val="12"/>
              </w:rPr>
            </w:pPr>
            <w:r w:rsidRPr="00AF1805">
              <w:rPr>
                <w:sz w:val="12"/>
                <w:szCs w:val="12"/>
              </w:rPr>
              <w:t>248.33</w:t>
            </w:r>
          </w:p>
        </w:tc>
        <w:tc>
          <w:tcPr>
            <w:tcW w:w="700" w:type="dxa"/>
          </w:tcPr>
          <w:p w14:paraId="705BB477" w14:textId="77777777" w:rsidR="00A1320F" w:rsidRPr="00AF1805" w:rsidRDefault="00CF0728">
            <w:pPr>
              <w:spacing w:line="170" w:lineRule="exact"/>
              <w:jc w:val="center"/>
              <w:rPr>
                <w:sz w:val="12"/>
                <w:szCs w:val="12"/>
              </w:rPr>
            </w:pPr>
            <w:r w:rsidRPr="00AF1805">
              <w:rPr>
                <w:sz w:val="12"/>
                <w:szCs w:val="12"/>
              </w:rPr>
              <w:t>109</w:t>
            </w:r>
          </w:p>
        </w:tc>
        <w:tc>
          <w:tcPr>
            <w:tcW w:w="700" w:type="dxa"/>
          </w:tcPr>
          <w:p w14:paraId="0927256E" w14:textId="77777777" w:rsidR="00A1320F" w:rsidRPr="00AF1805" w:rsidRDefault="00CF0728">
            <w:pPr>
              <w:spacing w:line="170" w:lineRule="exact"/>
              <w:jc w:val="center"/>
              <w:rPr>
                <w:sz w:val="12"/>
                <w:szCs w:val="12"/>
              </w:rPr>
            </w:pPr>
            <w:r w:rsidRPr="00AF1805">
              <w:rPr>
                <w:sz w:val="12"/>
                <w:szCs w:val="12"/>
              </w:rPr>
              <w:t>952.41</w:t>
            </w:r>
          </w:p>
        </w:tc>
        <w:tc>
          <w:tcPr>
            <w:tcW w:w="700" w:type="dxa"/>
          </w:tcPr>
          <w:p w14:paraId="3DD3AB87" w14:textId="77777777" w:rsidR="00A1320F" w:rsidRPr="00AF1805" w:rsidRDefault="00CF0728">
            <w:pPr>
              <w:spacing w:line="170" w:lineRule="exact"/>
              <w:jc w:val="center"/>
              <w:rPr>
                <w:sz w:val="12"/>
                <w:szCs w:val="12"/>
              </w:rPr>
            </w:pPr>
            <w:r w:rsidRPr="00AF1805">
              <w:rPr>
                <w:sz w:val="12"/>
                <w:szCs w:val="12"/>
              </w:rPr>
              <w:t>458.25</w:t>
            </w:r>
          </w:p>
        </w:tc>
      </w:tr>
      <w:tr w:rsidR="00A1320F" w:rsidRPr="00AF1805" w14:paraId="63938C7E" w14:textId="77777777" w:rsidTr="00B70A13">
        <w:trPr>
          <w:trHeight w:val="198"/>
        </w:trPr>
        <w:tc>
          <w:tcPr>
            <w:tcW w:w="699" w:type="dxa"/>
          </w:tcPr>
          <w:p w14:paraId="42B56CA1" w14:textId="77777777" w:rsidR="00A1320F" w:rsidRPr="00AF1805" w:rsidRDefault="00CF0728">
            <w:pPr>
              <w:spacing w:line="170" w:lineRule="exact"/>
              <w:jc w:val="center"/>
              <w:rPr>
                <w:sz w:val="12"/>
                <w:szCs w:val="12"/>
              </w:rPr>
            </w:pPr>
            <w:r w:rsidRPr="00AF1805">
              <w:rPr>
                <w:sz w:val="12"/>
                <w:szCs w:val="12"/>
              </w:rPr>
              <w:t>10</w:t>
            </w:r>
          </w:p>
        </w:tc>
        <w:tc>
          <w:tcPr>
            <w:tcW w:w="700" w:type="dxa"/>
          </w:tcPr>
          <w:p w14:paraId="45153BDF" w14:textId="77777777" w:rsidR="00A1320F" w:rsidRPr="00AF1805" w:rsidRDefault="00CF0728">
            <w:pPr>
              <w:spacing w:line="170" w:lineRule="exact"/>
              <w:jc w:val="center"/>
              <w:rPr>
                <w:sz w:val="12"/>
                <w:szCs w:val="12"/>
              </w:rPr>
            </w:pPr>
            <w:r w:rsidRPr="00AF1805">
              <w:rPr>
                <w:sz w:val="12"/>
                <w:szCs w:val="12"/>
              </w:rPr>
              <w:t>1000.4</w:t>
            </w:r>
          </w:p>
        </w:tc>
        <w:tc>
          <w:tcPr>
            <w:tcW w:w="700" w:type="dxa"/>
          </w:tcPr>
          <w:p w14:paraId="5AA6BC9E" w14:textId="77777777" w:rsidR="00A1320F" w:rsidRPr="00AF1805" w:rsidRDefault="00CF0728">
            <w:pPr>
              <w:spacing w:line="170" w:lineRule="exact"/>
              <w:jc w:val="center"/>
              <w:rPr>
                <w:sz w:val="12"/>
                <w:szCs w:val="12"/>
              </w:rPr>
            </w:pPr>
            <w:r w:rsidRPr="00AF1805">
              <w:rPr>
                <w:sz w:val="12"/>
                <w:szCs w:val="12"/>
              </w:rPr>
              <w:t>43.579</w:t>
            </w:r>
          </w:p>
        </w:tc>
        <w:tc>
          <w:tcPr>
            <w:tcW w:w="700" w:type="dxa"/>
          </w:tcPr>
          <w:p w14:paraId="499ED4BC" w14:textId="77777777" w:rsidR="00A1320F" w:rsidRPr="00AF1805" w:rsidRDefault="00CF0728">
            <w:pPr>
              <w:spacing w:line="170" w:lineRule="exact"/>
              <w:jc w:val="center"/>
              <w:rPr>
                <w:sz w:val="12"/>
                <w:szCs w:val="12"/>
              </w:rPr>
            </w:pPr>
            <w:r w:rsidRPr="00AF1805">
              <w:rPr>
                <w:sz w:val="12"/>
                <w:szCs w:val="12"/>
              </w:rPr>
              <w:t>60</w:t>
            </w:r>
          </w:p>
        </w:tc>
        <w:tc>
          <w:tcPr>
            <w:tcW w:w="700" w:type="dxa"/>
          </w:tcPr>
          <w:p w14:paraId="6D541A3E" w14:textId="77777777" w:rsidR="00A1320F" w:rsidRPr="00AF1805" w:rsidRDefault="00CF0728">
            <w:pPr>
              <w:spacing w:line="170" w:lineRule="exact"/>
              <w:jc w:val="center"/>
              <w:rPr>
                <w:sz w:val="12"/>
                <w:szCs w:val="12"/>
              </w:rPr>
            </w:pPr>
            <w:r w:rsidRPr="00AF1805">
              <w:rPr>
                <w:sz w:val="12"/>
                <w:szCs w:val="12"/>
              </w:rPr>
              <w:t>983.85</w:t>
            </w:r>
          </w:p>
        </w:tc>
        <w:tc>
          <w:tcPr>
            <w:tcW w:w="700" w:type="dxa"/>
          </w:tcPr>
          <w:p w14:paraId="4E7FB695" w14:textId="77777777" w:rsidR="00A1320F" w:rsidRPr="00AF1805" w:rsidRDefault="00CF0728">
            <w:pPr>
              <w:spacing w:line="170" w:lineRule="exact"/>
              <w:jc w:val="center"/>
              <w:rPr>
                <w:sz w:val="12"/>
                <w:szCs w:val="12"/>
              </w:rPr>
            </w:pPr>
            <w:r w:rsidRPr="00AF1805">
              <w:rPr>
                <w:sz w:val="12"/>
                <w:szCs w:val="12"/>
              </w:rPr>
              <w:t>252.51</w:t>
            </w:r>
          </w:p>
        </w:tc>
        <w:tc>
          <w:tcPr>
            <w:tcW w:w="700" w:type="dxa"/>
          </w:tcPr>
          <w:p w14:paraId="148C47ED" w14:textId="77777777" w:rsidR="00A1320F" w:rsidRPr="00AF1805" w:rsidRDefault="00CF0728">
            <w:pPr>
              <w:spacing w:line="170" w:lineRule="exact"/>
              <w:jc w:val="center"/>
              <w:rPr>
                <w:sz w:val="12"/>
                <w:szCs w:val="12"/>
              </w:rPr>
            </w:pPr>
            <w:r w:rsidRPr="00AF1805">
              <w:rPr>
                <w:sz w:val="12"/>
                <w:szCs w:val="12"/>
              </w:rPr>
              <w:t>110</w:t>
            </w:r>
          </w:p>
        </w:tc>
        <w:tc>
          <w:tcPr>
            <w:tcW w:w="700" w:type="dxa"/>
          </w:tcPr>
          <w:p w14:paraId="64B001BF" w14:textId="77777777" w:rsidR="00A1320F" w:rsidRPr="00AF1805" w:rsidRDefault="00CF0728">
            <w:pPr>
              <w:spacing w:line="170" w:lineRule="exact"/>
              <w:jc w:val="center"/>
              <w:rPr>
                <w:sz w:val="12"/>
                <w:szCs w:val="12"/>
              </w:rPr>
            </w:pPr>
            <w:r w:rsidRPr="00AF1805">
              <w:rPr>
                <w:sz w:val="12"/>
                <w:szCs w:val="12"/>
              </w:rPr>
              <w:t>951.65</w:t>
            </w:r>
          </w:p>
        </w:tc>
        <w:tc>
          <w:tcPr>
            <w:tcW w:w="700" w:type="dxa"/>
          </w:tcPr>
          <w:p w14:paraId="4F3FF47F" w14:textId="77777777" w:rsidR="00A1320F" w:rsidRPr="00AF1805" w:rsidRDefault="00CF0728">
            <w:pPr>
              <w:spacing w:line="170" w:lineRule="exact"/>
              <w:jc w:val="center"/>
              <w:rPr>
                <w:sz w:val="12"/>
                <w:szCs w:val="12"/>
              </w:rPr>
            </w:pPr>
            <w:r w:rsidRPr="00AF1805">
              <w:rPr>
                <w:sz w:val="12"/>
                <w:szCs w:val="12"/>
              </w:rPr>
              <w:t>462.48</w:t>
            </w:r>
          </w:p>
        </w:tc>
      </w:tr>
      <w:tr w:rsidR="00A1320F" w:rsidRPr="00AF1805" w14:paraId="5134CBE9" w14:textId="77777777" w:rsidTr="00B70A13">
        <w:trPr>
          <w:trHeight w:val="198"/>
        </w:trPr>
        <w:tc>
          <w:tcPr>
            <w:tcW w:w="699" w:type="dxa"/>
          </w:tcPr>
          <w:p w14:paraId="2E81AE3E" w14:textId="77777777" w:rsidR="00A1320F" w:rsidRPr="00AF1805" w:rsidRDefault="00CF0728">
            <w:pPr>
              <w:spacing w:line="170" w:lineRule="exact"/>
              <w:jc w:val="center"/>
              <w:rPr>
                <w:sz w:val="12"/>
                <w:szCs w:val="12"/>
              </w:rPr>
            </w:pPr>
            <w:r w:rsidRPr="00AF1805">
              <w:rPr>
                <w:sz w:val="12"/>
                <w:szCs w:val="12"/>
              </w:rPr>
              <w:t>11</w:t>
            </w:r>
          </w:p>
        </w:tc>
        <w:tc>
          <w:tcPr>
            <w:tcW w:w="700" w:type="dxa"/>
          </w:tcPr>
          <w:p w14:paraId="40064CA7" w14:textId="77777777" w:rsidR="00A1320F" w:rsidRPr="00AF1805" w:rsidRDefault="00CF0728">
            <w:pPr>
              <w:spacing w:line="170" w:lineRule="exact"/>
              <w:jc w:val="center"/>
              <w:rPr>
                <w:sz w:val="12"/>
                <w:szCs w:val="12"/>
              </w:rPr>
            </w:pPr>
            <w:r w:rsidRPr="00AF1805">
              <w:rPr>
                <w:sz w:val="12"/>
                <w:szCs w:val="12"/>
              </w:rPr>
              <w:t>1000.3</w:t>
            </w:r>
          </w:p>
        </w:tc>
        <w:tc>
          <w:tcPr>
            <w:tcW w:w="700" w:type="dxa"/>
          </w:tcPr>
          <w:p w14:paraId="4CB76B20" w14:textId="77777777" w:rsidR="00A1320F" w:rsidRPr="00AF1805" w:rsidRDefault="00CF0728">
            <w:pPr>
              <w:spacing w:line="170" w:lineRule="exact"/>
              <w:jc w:val="center"/>
              <w:rPr>
                <w:sz w:val="12"/>
                <w:szCs w:val="12"/>
              </w:rPr>
            </w:pPr>
            <w:r w:rsidRPr="00AF1805">
              <w:rPr>
                <w:sz w:val="12"/>
                <w:szCs w:val="12"/>
              </w:rPr>
              <w:t>47.768</w:t>
            </w:r>
          </w:p>
        </w:tc>
        <w:tc>
          <w:tcPr>
            <w:tcW w:w="700" w:type="dxa"/>
          </w:tcPr>
          <w:p w14:paraId="339576E7" w14:textId="77777777" w:rsidR="00A1320F" w:rsidRPr="00AF1805" w:rsidRDefault="00CF0728">
            <w:pPr>
              <w:spacing w:line="170" w:lineRule="exact"/>
              <w:jc w:val="center"/>
              <w:rPr>
                <w:sz w:val="12"/>
                <w:szCs w:val="12"/>
              </w:rPr>
            </w:pPr>
            <w:r w:rsidRPr="00AF1805">
              <w:rPr>
                <w:sz w:val="12"/>
                <w:szCs w:val="12"/>
              </w:rPr>
              <w:t>61</w:t>
            </w:r>
          </w:p>
        </w:tc>
        <w:tc>
          <w:tcPr>
            <w:tcW w:w="700" w:type="dxa"/>
          </w:tcPr>
          <w:p w14:paraId="07FF5250" w14:textId="77777777" w:rsidR="00A1320F" w:rsidRPr="00AF1805" w:rsidRDefault="00CF0728">
            <w:pPr>
              <w:spacing w:line="170" w:lineRule="exact"/>
              <w:jc w:val="center"/>
              <w:rPr>
                <w:sz w:val="12"/>
                <w:szCs w:val="12"/>
              </w:rPr>
            </w:pPr>
            <w:r w:rsidRPr="00AF1805">
              <w:rPr>
                <w:sz w:val="12"/>
                <w:szCs w:val="12"/>
              </w:rPr>
              <w:t>983.33</w:t>
            </w:r>
          </w:p>
        </w:tc>
        <w:tc>
          <w:tcPr>
            <w:tcW w:w="700" w:type="dxa"/>
          </w:tcPr>
          <w:p w14:paraId="69058B18" w14:textId="77777777" w:rsidR="00A1320F" w:rsidRPr="00AF1805" w:rsidRDefault="00CF0728">
            <w:pPr>
              <w:spacing w:line="170" w:lineRule="exact"/>
              <w:jc w:val="center"/>
              <w:rPr>
                <w:sz w:val="12"/>
                <w:szCs w:val="12"/>
              </w:rPr>
            </w:pPr>
            <w:r w:rsidRPr="00AF1805">
              <w:rPr>
                <w:sz w:val="12"/>
                <w:szCs w:val="12"/>
              </w:rPr>
              <w:t>256.69</w:t>
            </w:r>
          </w:p>
        </w:tc>
        <w:tc>
          <w:tcPr>
            <w:tcW w:w="700" w:type="dxa"/>
          </w:tcPr>
          <w:p w14:paraId="14B6153A" w14:textId="77777777" w:rsidR="00A1320F" w:rsidRPr="00AF1805" w:rsidRDefault="00CF0728">
            <w:pPr>
              <w:spacing w:line="170" w:lineRule="exact"/>
              <w:jc w:val="center"/>
              <w:rPr>
                <w:sz w:val="12"/>
                <w:szCs w:val="12"/>
              </w:rPr>
            </w:pPr>
            <w:r w:rsidRPr="00AF1805">
              <w:rPr>
                <w:sz w:val="12"/>
                <w:szCs w:val="12"/>
              </w:rPr>
              <w:t>111</w:t>
            </w:r>
          </w:p>
        </w:tc>
        <w:tc>
          <w:tcPr>
            <w:tcW w:w="700" w:type="dxa"/>
          </w:tcPr>
          <w:p w14:paraId="28590F10" w14:textId="77777777" w:rsidR="00A1320F" w:rsidRPr="00AF1805" w:rsidRDefault="00CF0728">
            <w:pPr>
              <w:spacing w:line="170" w:lineRule="exact"/>
              <w:jc w:val="center"/>
              <w:rPr>
                <w:sz w:val="12"/>
                <w:szCs w:val="12"/>
              </w:rPr>
            </w:pPr>
            <w:r w:rsidRPr="00AF1805">
              <w:rPr>
                <w:sz w:val="12"/>
                <w:szCs w:val="12"/>
              </w:rPr>
              <w:t>950.89</w:t>
            </w:r>
          </w:p>
        </w:tc>
        <w:tc>
          <w:tcPr>
            <w:tcW w:w="700" w:type="dxa"/>
          </w:tcPr>
          <w:p w14:paraId="7BA3AD1A" w14:textId="77777777" w:rsidR="00A1320F" w:rsidRPr="00AF1805" w:rsidRDefault="00CF0728">
            <w:pPr>
              <w:spacing w:line="170" w:lineRule="exact"/>
              <w:jc w:val="center"/>
              <w:rPr>
                <w:sz w:val="12"/>
                <w:szCs w:val="12"/>
              </w:rPr>
            </w:pPr>
            <w:r w:rsidRPr="00AF1805">
              <w:rPr>
                <w:sz w:val="12"/>
                <w:szCs w:val="12"/>
              </w:rPr>
              <w:t>466.70</w:t>
            </w:r>
          </w:p>
        </w:tc>
      </w:tr>
      <w:tr w:rsidR="00A1320F" w:rsidRPr="00AF1805" w14:paraId="535A1A6D" w14:textId="77777777" w:rsidTr="00B70A13">
        <w:trPr>
          <w:trHeight w:val="198"/>
        </w:trPr>
        <w:tc>
          <w:tcPr>
            <w:tcW w:w="699" w:type="dxa"/>
          </w:tcPr>
          <w:p w14:paraId="717F8115" w14:textId="77777777" w:rsidR="00A1320F" w:rsidRPr="00AF1805" w:rsidRDefault="00CF0728">
            <w:pPr>
              <w:spacing w:line="170" w:lineRule="exact"/>
              <w:jc w:val="center"/>
              <w:rPr>
                <w:sz w:val="12"/>
                <w:szCs w:val="12"/>
              </w:rPr>
            </w:pPr>
            <w:r w:rsidRPr="00AF1805">
              <w:rPr>
                <w:sz w:val="12"/>
                <w:szCs w:val="12"/>
              </w:rPr>
              <w:t>12</w:t>
            </w:r>
          </w:p>
        </w:tc>
        <w:tc>
          <w:tcPr>
            <w:tcW w:w="700" w:type="dxa"/>
          </w:tcPr>
          <w:p w14:paraId="438801DB" w14:textId="77777777" w:rsidR="00A1320F" w:rsidRPr="00AF1805" w:rsidRDefault="00CF0728">
            <w:pPr>
              <w:spacing w:line="170" w:lineRule="exact"/>
              <w:jc w:val="center"/>
              <w:rPr>
                <w:sz w:val="12"/>
                <w:szCs w:val="12"/>
              </w:rPr>
            </w:pPr>
            <w:r w:rsidRPr="00AF1805">
              <w:rPr>
                <w:sz w:val="12"/>
                <w:szCs w:val="12"/>
              </w:rPr>
              <w:t>1000.2</w:t>
            </w:r>
          </w:p>
        </w:tc>
        <w:tc>
          <w:tcPr>
            <w:tcW w:w="700" w:type="dxa"/>
          </w:tcPr>
          <w:p w14:paraId="53BC18E2" w14:textId="77777777" w:rsidR="00A1320F" w:rsidRPr="00AF1805" w:rsidRDefault="00CF0728">
            <w:pPr>
              <w:spacing w:line="170" w:lineRule="exact"/>
              <w:jc w:val="center"/>
              <w:rPr>
                <w:sz w:val="12"/>
                <w:szCs w:val="12"/>
              </w:rPr>
            </w:pPr>
            <w:r w:rsidRPr="00AF1805">
              <w:rPr>
                <w:sz w:val="12"/>
                <w:szCs w:val="12"/>
              </w:rPr>
              <w:t>51.956</w:t>
            </w:r>
          </w:p>
        </w:tc>
        <w:tc>
          <w:tcPr>
            <w:tcW w:w="700" w:type="dxa"/>
          </w:tcPr>
          <w:p w14:paraId="72136646" w14:textId="77777777" w:rsidR="00A1320F" w:rsidRPr="00AF1805" w:rsidRDefault="00CF0728">
            <w:pPr>
              <w:spacing w:line="170" w:lineRule="exact"/>
              <w:jc w:val="center"/>
              <w:rPr>
                <w:sz w:val="12"/>
                <w:szCs w:val="12"/>
              </w:rPr>
            </w:pPr>
            <w:r w:rsidRPr="00AF1805">
              <w:rPr>
                <w:sz w:val="12"/>
                <w:szCs w:val="12"/>
              </w:rPr>
              <w:t>62</w:t>
            </w:r>
          </w:p>
        </w:tc>
        <w:tc>
          <w:tcPr>
            <w:tcW w:w="700" w:type="dxa"/>
          </w:tcPr>
          <w:p w14:paraId="6D4772E7" w14:textId="77777777" w:rsidR="00A1320F" w:rsidRPr="00AF1805" w:rsidRDefault="00CF0728">
            <w:pPr>
              <w:spacing w:line="170" w:lineRule="exact"/>
              <w:jc w:val="center"/>
              <w:rPr>
                <w:sz w:val="12"/>
                <w:szCs w:val="12"/>
              </w:rPr>
            </w:pPr>
            <w:r w:rsidRPr="00AF1805">
              <w:rPr>
                <w:sz w:val="12"/>
                <w:szCs w:val="12"/>
              </w:rPr>
              <w:t>982.81</w:t>
            </w:r>
          </w:p>
        </w:tc>
        <w:tc>
          <w:tcPr>
            <w:tcW w:w="700" w:type="dxa"/>
          </w:tcPr>
          <w:p w14:paraId="69100246" w14:textId="77777777" w:rsidR="00A1320F" w:rsidRPr="00AF1805" w:rsidRDefault="00CF0728">
            <w:pPr>
              <w:spacing w:line="170" w:lineRule="exact"/>
              <w:jc w:val="center"/>
              <w:rPr>
                <w:sz w:val="12"/>
                <w:szCs w:val="12"/>
              </w:rPr>
            </w:pPr>
            <w:r w:rsidRPr="00AF1805">
              <w:rPr>
                <w:sz w:val="12"/>
                <w:szCs w:val="12"/>
              </w:rPr>
              <w:t>260.87</w:t>
            </w:r>
          </w:p>
        </w:tc>
        <w:tc>
          <w:tcPr>
            <w:tcW w:w="700" w:type="dxa"/>
          </w:tcPr>
          <w:p w14:paraId="26342919" w14:textId="77777777" w:rsidR="00A1320F" w:rsidRPr="00AF1805" w:rsidRDefault="00CF0728">
            <w:pPr>
              <w:spacing w:line="170" w:lineRule="exact"/>
              <w:jc w:val="center"/>
              <w:rPr>
                <w:sz w:val="12"/>
                <w:szCs w:val="12"/>
              </w:rPr>
            </w:pPr>
            <w:r w:rsidRPr="00AF1805">
              <w:rPr>
                <w:sz w:val="12"/>
                <w:szCs w:val="12"/>
              </w:rPr>
              <w:t>112</w:t>
            </w:r>
          </w:p>
        </w:tc>
        <w:tc>
          <w:tcPr>
            <w:tcW w:w="700" w:type="dxa"/>
          </w:tcPr>
          <w:p w14:paraId="3A196C9D" w14:textId="77777777" w:rsidR="00A1320F" w:rsidRPr="00AF1805" w:rsidRDefault="00CF0728">
            <w:pPr>
              <w:spacing w:line="170" w:lineRule="exact"/>
              <w:jc w:val="center"/>
              <w:rPr>
                <w:sz w:val="12"/>
                <w:szCs w:val="12"/>
              </w:rPr>
            </w:pPr>
            <w:r w:rsidRPr="00AF1805">
              <w:rPr>
                <w:sz w:val="12"/>
                <w:szCs w:val="12"/>
              </w:rPr>
              <w:t>950.12</w:t>
            </w:r>
          </w:p>
        </w:tc>
        <w:tc>
          <w:tcPr>
            <w:tcW w:w="700" w:type="dxa"/>
          </w:tcPr>
          <w:p w14:paraId="7C689647" w14:textId="77777777" w:rsidR="00A1320F" w:rsidRPr="00AF1805" w:rsidRDefault="00CF0728">
            <w:pPr>
              <w:spacing w:line="170" w:lineRule="exact"/>
              <w:jc w:val="center"/>
              <w:rPr>
                <w:sz w:val="12"/>
                <w:szCs w:val="12"/>
              </w:rPr>
            </w:pPr>
            <w:r w:rsidRPr="00AF1805">
              <w:rPr>
                <w:sz w:val="12"/>
                <w:szCs w:val="12"/>
              </w:rPr>
              <w:t>470.93</w:t>
            </w:r>
          </w:p>
        </w:tc>
      </w:tr>
      <w:tr w:rsidR="00A1320F" w:rsidRPr="00AF1805" w14:paraId="552310D3" w14:textId="77777777" w:rsidTr="00B70A13">
        <w:trPr>
          <w:trHeight w:val="198"/>
        </w:trPr>
        <w:tc>
          <w:tcPr>
            <w:tcW w:w="699" w:type="dxa"/>
          </w:tcPr>
          <w:p w14:paraId="42B4B285" w14:textId="77777777" w:rsidR="00A1320F" w:rsidRPr="00AF1805" w:rsidRDefault="00CF0728">
            <w:pPr>
              <w:spacing w:line="170" w:lineRule="exact"/>
              <w:jc w:val="center"/>
              <w:rPr>
                <w:sz w:val="12"/>
                <w:szCs w:val="12"/>
              </w:rPr>
            </w:pPr>
            <w:r w:rsidRPr="00AF1805">
              <w:rPr>
                <w:sz w:val="12"/>
                <w:szCs w:val="12"/>
              </w:rPr>
              <w:t>13</w:t>
            </w:r>
          </w:p>
        </w:tc>
        <w:tc>
          <w:tcPr>
            <w:tcW w:w="700" w:type="dxa"/>
          </w:tcPr>
          <w:p w14:paraId="293179E0" w14:textId="77777777" w:rsidR="00A1320F" w:rsidRPr="00AF1805" w:rsidRDefault="00CF0728">
            <w:pPr>
              <w:spacing w:line="170" w:lineRule="exact"/>
              <w:jc w:val="center"/>
              <w:rPr>
                <w:sz w:val="12"/>
                <w:szCs w:val="12"/>
              </w:rPr>
            </w:pPr>
            <w:r w:rsidRPr="00AF1805">
              <w:rPr>
                <w:sz w:val="12"/>
                <w:szCs w:val="12"/>
              </w:rPr>
              <w:t>1000.1</w:t>
            </w:r>
          </w:p>
        </w:tc>
        <w:tc>
          <w:tcPr>
            <w:tcW w:w="700" w:type="dxa"/>
          </w:tcPr>
          <w:p w14:paraId="6A1D4CE1" w14:textId="77777777" w:rsidR="00A1320F" w:rsidRPr="00AF1805" w:rsidRDefault="00CF0728">
            <w:pPr>
              <w:spacing w:line="170" w:lineRule="exact"/>
              <w:jc w:val="center"/>
              <w:rPr>
                <w:sz w:val="12"/>
                <w:szCs w:val="12"/>
              </w:rPr>
            </w:pPr>
            <w:r w:rsidRPr="00AF1805">
              <w:rPr>
                <w:sz w:val="12"/>
                <w:szCs w:val="12"/>
              </w:rPr>
              <w:t>56.142</w:t>
            </w:r>
          </w:p>
        </w:tc>
        <w:tc>
          <w:tcPr>
            <w:tcW w:w="700" w:type="dxa"/>
          </w:tcPr>
          <w:p w14:paraId="011B5106" w14:textId="77777777" w:rsidR="00A1320F" w:rsidRPr="00AF1805" w:rsidRDefault="00CF0728">
            <w:pPr>
              <w:spacing w:line="170" w:lineRule="exact"/>
              <w:jc w:val="center"/>
              <w:rPr>
                <w:sz w:val="12"/>
                <w:szCs w:val="12"/>
              </w:rPr>
            </w:pPr>
            <w:r w:rsidRPr="00AF1805">
              <w:rPr>
                <w:sz w:val="12"/>
                <w:szCs w:val="12"/>
              </w:rPr>
              <w:t>63</w:t>
            </w:r>
          </w:p>
        </w:tc>
        <w:tc>
          <w:tcPr>
            <w:tcW w:w="700" w:type="dxa"/>
          </w:tcPr>
          <w:p w14:paraId="0FFFFB45" w14:textId="77777777" w:rsidR="00A1320F" w:rsidRPr="00AF1805" w:rsidRDefault="00CF0728">
            <w:pPr>
              <w:spacing w:line="170" w:lineRule="exact"/>
              <w:jc w:val="center"/>
              <w:rPr>
                <w:sz w:val="12"/>
                <w:szCs w:val="12"/>
              </w:rPr>
            </w:pPr>
            <w:r w:rsidRPr="00AF1805">
              <w:rPr>
                <w:sz w:val="12"/>
                <w:szCs w:val="12"/>
              </w:rPr>
              <w:t>982.28</w:t>
            </w:r>
          </w:p>
        </w:tc>
        <w:tc>
          <w:tcPr>
            <w:tcW w:w="700" w:type="dxa"/>
          </w:tcPr>
          <w:p w14:paraId="6A57405C" w14:textId="77777777" w:rsidR="00A1320F" w:rsidRPr="00AF1805" w:rsidRDefault="00CF0728">
            <w:pPr>
              <w:spacing w:line="170" w:lineRule="exact"/>
              <w:jc w:val="center"/>
              <w:rPr>
                <w:sz w:val="12"/>
                <w:szCs w:val="12"/>
              </w:rPr>
            </w:pPr>
            <w:r w:rsidRPr="00AF1805">
              <w:rPr>
                <w:sz w:val="12"/>
                <w:szCs w:val="12"/>
              </w:rPr>
              <w:t>265.05</w:t>
            </w:r>
          </w:p>
        </w:tc>
        <w:tc>
          <w:tcPr>
            <w:tcW w:w="700" w:type="dxa"/>
          </w:tcPr>
          <w:p w14:paraId="304CFAE7" w14:textId="77777777" w:rsidR="00A1320F" w:rsidRPr="00AF1805" w:rsidRDefault="00CF0728">
            <w:pPr>
              <w:spacing w:line="170" w:lineRule="exact"/>
              <w:jc w:val="center"/>
              <w:rPr>
                <w:sz w:val="12"/>
                <w:szCs w:val="12"/>
              </w:rPr>
            </w:pPr>
            <w:r w:rsidRPr="00AF1805">
              <w:rPr>
                <w:sz w:val="12"/>
                <w:szCs w:val="12"/>
              </w:rPr>
              <w:t>113</w:t>
            </w:r>
          </w:p>
        </w:tc>
        <w:tc>
          <w:tcPr>
            <w:tcW w:w="700" w:type="dxa"/>
          </w:tcPr>
          <w:p w14:paraId="14423A40" w14:textId="77777777" w:rsidR="00A1320F" w:rsidRPr="00AF1805" w:rsidRDefault="00CF0728">
            <w:pPr>
              <w:spacing w:line="170" w:lineRule="exact"/>
              <w:jc w:val="center"/>
              <w:rPr>
                <w:sz w:val="12"/>
                <w:szCs w:val="12"/>
              </w:rPr>
            </w:pPr>
            <w:r w:rsidRPr="00AF1805">
              <w:rPr>
                <w:sz w:val="12"/>
                <w:szCs w:val="12"/>
              </w:rPr>
              <w:t>949.34</w:t>
            </w:r>
          </w:p>
        </w:tc>
        <w:tc>
          <w:tcPr>
            <w:tcW w:w="700" w:type="dxa"/>
          </w:tcPr>
          <w:p w14:paraId="4BC163EB" w14:textId="77777777" w:rsidR="00A1320F" w:rsidRPr="00AF1805" w:rsidRDefault="00CF0728">
            <w:pPr>
              <w:spacing w:line="170" w:lineRule="exact"/>
              <w:jc w:val="center"/>
              <w:rPr>
                <w:sz w:val="12"/>
                <w:szCs w:val="12"/>
              </w:rPr>
            </w:pPr>
            <w:r w:rsidRPr="00AF1805">
              <w:rPr>
                <w:sz w:val="12"/>
                <w:szCs w:val="12"/>
              </w:rPr>
              <w:t>475.16</w:t>
            </w:r>
          </w:p>
        </w:tc>
      </w:tr>
      <w:tr w:rsidR="00A1320F" w:rsidRPr="00AF1805" w14:paraId="1EEDE6B2" w14:textId="77777777" w:rsidTr="00B70A13">
        <w:trPr>
          <w:trHeight w:val="198"/>
        </w:trPr>
        <w:tc>
          <w:tcPr>
            <w:tcW w:w="699" w:type="dxa"/>
          </w:tcPr>
          <w:p w14:paraId="3D49626B" w14:textId="77777777" w:rsidR="00A1320F" w:rsidRPr="00AF1805" w:rsidRDefault="00CF0728">
            <w:pPr>
              <w:spacing w:line="170" w:lineRule="exact"/>
              <w:jc w:val="center"/>
              <w:rPr>
                <w:sz w:val="12"/>
                <w:szCs w:val="12"/>
              </w:rPr>
            </w:pPr>
            <w:r w:rsidRPr="00AF1805">
              <w:rPr>
                <w:sz w:val="12"/>
                <w:szCs w:val="12"/>
              </w:rPr>
              <w:t>14</w:t>
            </w:r>
          </w:p>
        </w:tc>
        <w:tc>
          <w:tcPr>
            <w:tcW w:w="700" w:type="dxa"/>
          </w:tcPr>
          <w:p w14:paraId="43516EB3" w14:textId="77777777" w:rsidR="00A1320F" w:rsidRPr="00AF1805" w:rsidRDefault="00CF0728">
            <w:pPr>
              <w:spacing w:line="170" w:lineRule="exact"/>
              <w:jc w:val="center"/>
              <w:rPr>
                <w:sz w:val="12"/>
                <w:szCs w:val="12"/>
              </w:rPr>
            </w:pPr>
            <w:r w:rsidRPr="00AF1805">
              <w:rPr>
                <w:sz w:val="12"/>
                <w:szCs w:val="12"/>
              </w:rPr>
              <w:t>999.95</w:t>
            </w:r>
          </w:p>
        </w:tc>
        <w:tc>
          <w:tcPr>
            <w:tcW w:w="700" w:type="dxa"/>
          </w:tcPr>
          <w:p w14:paraId="26109BFA" w14:textId="77777777" w:rsidR="00A1320F" w:rsidRPr="00AF1805" w:rsidRDefault="00CF0728">
            <w:pPr>
              <w:spacing w:line="170" w:lineRule="exact"/>
              <w:jc w:val="center"/>
              <w:rPr>
                <w:sz w:val="12"/>
                <w:szCs w:val="12"/>
              </w:rPr>
            </w:pPr>
            <w:r w:rsidRPr="00AF1805">
              <w:rPr>
                <w:sz w:val="12"/>
                <w:szCs w:val="12"/>
              </w:rPr>
              <w:t>60.327</w:t>
            </w:r>
          </w:p>
        </w:tc>
        <w:tc>
          <w:tcPr>
            <w:tcW w:w="700" w:type="dxa"/>
          </w:tcPr>
          <w:p w14:paraId="663C7C37" w14:textId="77777777" w:rsidR="00A1320F" w:rsidRPr="00AF1805" w:rsidRDefault="00CF0728">
            <w:pPr>
              <w:spacing w:line="170" w:lineRule="exact"/>
              <w:jc w:val="center"/>
              <w:rPr>
                <w:sz w:val="12"/>
                <w:szCs w:val="12"/>
              </w:rPr>
            </w:pPr>
            <w:r w:rsidRPr="00AF1805">
              <w:rPr>
                <w:sz w:val="12"/>
                <w:szCs w:val="12"/>
              </w:rPr>
              <w:t>64</w:t>
            </w:r>
          </w:p>
        </w:tc>
        <w:tc>
          <w:tcPr>
            <w:tcW w:w="700" w:type="dxa"/>
          </w:tcPr>
          <w:p w14:paraId="3976453D" w14:textId="77777777" w:rsidR="00A1320F" w:rsidRPr="00AF1805" w:rsidRDefault="00CF0728">
            <w:pPr>
              <w:spacing w:line="170" w:lineRule="exact"/>
              <w:jc w:val="center"/>
              <w:rPr>
                <w:sz w:val="12"/>
                <w:szCs w:val="12"/>
              </w:rPr>
            </w:pPr>
            <w:r w:rsidRPr="00AF1805">
              <w:rPr>
                <w:sz w:val="12"/>
                <w:szCs w:val="12"/>
              </w:rPr>
              <w:t>981.75</w:t>
            </w:r>
          </w:p>
        </w:tc>
        <w:tc>
          <w:tcPr>
            <w:tcW w:w="700" w:type="dxa"/>
          </w:tcPr>
          <w:p w14:paraId="094B0749" w14:textId="77777777" w:rsidR="00A1320F" w:rsidRPr="00AF1805" w:rsidRDefault="00CF0728">
            <w:pPr>
              <w:spacing w:line="170" w:lineRule="exact"/>
              <w:jc w:val="center"/>
              <w:rPr>
                <w:sz w:val="12"/>
                <w:szCs w:val="12"/>
              </w:rPr>
            </w:pPr>
            <w:r w:rsidRPr="00AF1805">
              <w:rPr>
                <w:sz w:val="12"/>
                <w:szCs w:val="12"/>
              </w:rPr>
              <w:t>269.24</w:t>
            </w:r>
          </w:p>
        </w:tc>
        <w:tc>
          <w:tcPr>
            <w:tcW w:w="700" w:type="dxa"/>
          </w:tcPr>
          <w:p w14:paraId="1E6331FF" w14:textId="77777777" w:rsidR="00A1320F" w:rsidRPr="00AF1805" w:rsidRDefault="00CF0728">
            <w:pPr>
              <w:spacing w:line="170" w:lineRule="exact"/>
              <w:jc w:val="center"/>
              <w:rPr>
                <w:sz w:val="12"/>
                <w:szCs w:val="12"/>
              </w:rPr>
            </w:pPr>
            <w:r w:rsidRPr="00AF1805">
              <w:rPr>
                <w:sz w:val="12"/>
                <w:szCs w:val="12"/>
              </w:rPr>
              <w:t>114</w:t>
            </w:r>
          </w:p>
        </w:tc>
        <w:tc>
          <w:tcPr>
            <w:tcW w:w="700" w:type="dxa"/>
          </w:tcPr>
          <w:p w14:paraId="5E81B922" w14:textId="77777777" w:rsidR="00A1320F" w:rsidRPr="00AF1805" w:rsidRDefault="00CF0728">
            <w:pPr>
              <w:spacing w:line="170" w:lineRule="exact"/>
              <w:jc w:val="center"/>
              <w:rPr>
                <w:sz w:val="12"/>
                <w:szCs w:val="12"/>
              </w:rPr>
            </w:pPr>
            <w:r w:rsidRPr="00AF1805">
              <w:rPr>
                <w:sz w:val="12"/>
                <w:szCs w:val="12"/>
              </w:rPr>
              <w:t>948.57</w:t>
            </w:r>
          </w:p>
        </w:tc>
        <w:tc>
          <w:tcPr>
            <w:tcW w:w="700" w:type="dxa"/>
          </w:tcPr>
          <w:p w14:paraId="31A841B7" w14:textId="77777777" w:rsidR="00A1320F" w:rsidRPr="00AF1805" w:rsidRDefault="00CF0728">
            <w:pPr>
              <w:spacing w:line="170" w:lineRule="exact"/>
              <w:jc w:val="center"/>
              <w:rPr>
                <w:sz w:val="12"/>
                <w:szCs w:val="12"/>
              </w:rPr>
            </w:pPr>
            <w:r w:rsidRPr="00AF1805">
              <w:rPr>
                <w:sz w:val="12"/>
                <w:szCs w:val="12"/>
              </w:rPr>
              <w:t>479.39</w:t>
            </w:r>
          </w:p>
        </w:tc>
      </w:tr>
      <w:tr w:rsidR="00A1320F" w:rsidRPr="00AF1805" w14:paraId="55B302BF" w14:textId="77777777" w:rsidTr="00B70A13">
        <w:trPr>
          <w:trHeight w:val="198"/>
        </w:trPr>
        <w:tc>
          <w:tcPr>
            <w:tcW w:w="699" w:type="dxa"/>
          </w:tcPr>
          <w:p w14:paraId="27B7ECA5" w14:textId="77777777" w:rsidR="00A1320F" w:rsidRPr="00AF1805" w:rsidRDefault="00CF0728">
            <w:pPr>
              <w:spacing w:line="170" w:lineRule="exact"/>
              <w:jc w:val="center"/>
              <w:rPr>
                <w:sz w:val="12"/>
                <w:szCs w:val="12"/>
              </w:rPr>
            </w:pPr>
            <w:r w:rsidRPr="00AF1805">
              <w:rPr>
                <w:sz w:val="12"/>
                <w:szCs w:val="12"/>
              </w:rPr>
              <w:t>15</w:t>
            </w:r>
          </w:p>
        </w:tc>
        <w:tc>
          <w:tcPr>
            <w:tcW w:w="700" w:type="dxa"/>
          </w:tcPr>
          <w:p w14:paraId="55FE2F56" w14:textId="77777777" w:rsidR="00A1320F" w:rsidRPr="00AF1805" w:rsidRDefault="00CF0728">
            <w:pPr>
              <w:spacing w:line="170" w:lineRule="exact"/>
              <w:jc w:val="center"/>
              <w:rPr>
                <w:sz w:val="12"/>
                <w:szCs w:val="12"/>
              </w:rPr>
            </w:pPr>
            <w:r w:rsidRPr="00AF1805">
              <w:rPr>
                <w:sz w:val="12"/>
                <w:szCs w:val="12"/>
              </w:rPr>
              <w:t>999.80</w:t>
            </w:r>
          </w:p>
        </w:tc>
        <w:tc>
          <w:tcPr>
            <w:tcW w:w="700" w:type="dxa"/>
          </w:tcPr>
          <w:p w14:paraId="136AD554" w14:textId="77777777" w:rsidR="00A1320F" w:rsidRPr="00AF1805" w:rsidRDefault="00CF0728">
            <w:pPr>
              <w:spacing w:line="170" w:lineRule="exact"/>
              <w:jc w:val="center"/>
              <w:rPr>
                <w:sz w:val="12"/>
                <w:szCs w:val="12"/>
              </w:rPr>
            </w:pPr>
            <w:r w:rsidRPr="00AF1805">
              <w:rPr>
                <w:sz w:val="12"/>
                <w:szCs w:val="12"/>
              </w:rPr>
              <w:t>64.511</w:t>
            </w:r>
          </w:p>
        </w:tc>
        <w:tc>
          <w:tcPr>
            <w:tcW w:w="700" w:type="dxa"/>
          </w:tcPr>
          <w:p w14:paraId="0486BE40" w14:textId="77777777" w:rsidR="00A1320F" w:rsidRPr="00AF1805" w:rsidRDefault="00CF0728">
            <w:pPr>
              <w:spacing w:line="170" w:lineRule="exact"/>
              <w:jc w:val="center"/>
              <w:rPr>
                <w:sz w:val="12"/>
                <w:szCs w:val="12"/>
              </w:rPr>
            </w:pPr>
            <w:r w:rsidRPr="00AF1805">
              <w:rPr>
                <w:sz w:val="12"/>
                <w:szCs w:val="12"/>
              </w:rPr>
              <w:t>65</w:t>
            </w:r>
          </w:p>
        </w:tc>
        <w:tc>
          <w:tcPr>
            <w:tcW w:w="700" w:type="dxa"/>
          </w:tcPr>
          <w:p w14:paraId="403D62B5" w14:textId="77777777" w:rsidR="00A1320F" w:rsidRPr="00AF1805" w:rsidRDefault="00CF0728">
            <w:pPr>
              <w:spacing w:line="170" w:lineRule="exact"/>
              <w:jc w:val="center"/>
              <w:rPr>
                <w:sz w:val="12"/>
                <w:szCs w:val="12"/>
              </w:rPr>
            </w:pPr>
            <w:r w:rsidRPr="00AF1805">
              <w:rPr>
                <w:sz w:val="12"/>
                <w:szCs w:val="12"/>
              </w:rPr>
              <w:t>981.21</w:t>
            </w:r>
          </w:p>
        </w:tc>
        <w:tc>
          <w:tcPr>
            <w:tcW w:w="700" w:type="dxa"/>
          </w:tcPr>
          <w:p w14:paraId="0E00A235" w14:textId="77777777" w:rsidR="00A1320F" w:rsidRPr="00AF1805" w:rsidRDefault="00CF0728">
            <w:pPr>
              <w:spacing w:line="170" w:lineRule="exact"/>
              <w:jc w:val="center"/>
              <w:rPr>
                <w:sz w:val="12"/>
                <w:szCs w:val="12"/>
              </w:rPr>
            </w:pPr>
            <w:r w:rsidRPr="00AF1805">
              <w:rPr>
                <w:sz w:val="12"/>
                <w:szCs w:val="12"/>
              </w:rPr>
              <w:t>273.42</w:t>
            </w:r>
          </w:p>
        </w:tc>
        <w:tc>
          <w:tcPr>
            <w:tcW w:w="700" w:type="dxa"/>
          </w:tcPr>
          <w:p w14:paraId="495B86AC" w14:textId="77777777" w:rsidR="00A1320F" w:rsidRPr="00AF1805" w:rsidRDefault="00CF0728">
            <w:pPr>
              <w:spacing w:line="170" w:lineRule="exact"/>
              <w:jc w:val="center"/>
              <w:rPr>
                <w:sz w:val="12"/>
                <w:szCs w:val="12"/>
              </w:rPr>
            </w:pPr>
            <w:r w:rsidRPr="00AF1805">
              <w:rPr>
                <w:sz w:val="12"/>
                <w:szCs w:val="12"/>
              </w:rPr>
              <w:t>115</w:t>
            </w:r>
          </w:p>
        </w:tc>
        <w:tc>
          <w:tcPr>
            <w:tcW w:w="700" w:type="dxa"/>
          </w:tcPr>
          <w:p w14:paraId="574A4FE5" w14:textId="77777777" w:rsidR="00A1320F" w:rsidRPr="00AF1805" w:rsidRDefault="00CF0728">
            <w:pPr>
              <w:spacing w:line="170" w:lineRule="exact"/>
              <w:jc w:val="center"/>
              <w:rPr>
                <w:sz w:val="12"/>
                <w:szCs w:val="12"/>
              </w:rPr>
            </w:pPr>
            <w:r w:rsidRPr="00AF1805">
              <w:rPr>
                <w:sz w:val="12"/>
                <w:szCs w:val="12"/>
              </w:rPr>
              <w:t>947.78</w:t>
            </w:r>
          </w:p>
        </w:tc>
        <w:tc>
          <w:tcPr>
            <w:tcW w:w="700" w:type="dxa"/>
          </w:tcPr>
          <w:p w14:paraId="58E7F51B" w14:textId="77777777" w:rsidR="00A1320F" w:rsidRPr="00AF1805" w:rsidRDefault="00CF0728">
            <w:pPr>
              <w:spacing w:line="170" w:lineRule="exact"/>
              <w:jc w:val="center"/>
              <w:rPr>
                <w:sz w:val="12"/>
                <w:szCs w:val="12"/>
              </w:rPr>
            </w:pPr>
            <w:r w:rsidRPr="00AF1805">
              <w:rPr>
                <w:sz w:val="12"/>
                <w:szCs w:val="12"/>
              </w:rPr>
              <w:t>483.62</w:t>
            </w:r>
          </w:p>
        </w:tc>
      </w:tr>
      <w:tr w:rsidR="00A1320F" w:rsidRPr="00AF1805" w14:paraId="74283568" w14:textId="77777777" w:rsidTr="00B70A13">
        <w:trPr>
          <w:trHeight w:val="198"/>
        </w:trPr>
        <w:tc>
          <w:tcPr>
            <w:tcW w:w="699" w:type="dxa"/>
          </w:tcPr>
          <w:p w14:paraId="4F7D2F7B" w14:textId="77777777" w:rsidR="00A1320F" w:rsidRPr="00AF1805" w:rsidRDefault="00CF0728">
            <w:pPr>
              <w:spacing w:line="170" w:lineRule="exact"/>
              <w:jc w:val="center"/>
              <w:rPr>
                <w:sz w:val="12"/>
                <w:szCs w:val="12"/>
              </w:rPr>
            </w:pPr>
            <w:r w:rsidRPr="00AF1805">
              <w:rPr>
                <w:sz w:val="12"/>
                <w:szCs w:val="12"/>
              </w:rPr>
              <w:t>16</w:t>
            </w:r>
          </w:p>
        </w:tc>
        <w:tc>
          <w:tcPr>
            <w:tcW w:w="700" w:type="dxa"/>
          </w:tcPr>
          <w:p w14:paraId="10935036" w14:textId="77777777" w:rsidR="00A1320F" w:rsidRPr="00AF1805" w:rsidRDefault="00CF0728">
            <w:pPr>
              <w:spacing w:line="170" w:lineRule="exact"/>
              <w:jc w:val="center"/>
              <w:rPr>
                <w:sz w:val="12"/>
                <w:szCs w:val="12"/>
              </w:rPr>
            </w:pPr>
            <w:r w:rsidRPr="00AF1805">
              <w:rPr>
                <w:sz w:val="12"/>
                <w:szCs w:val="12"/>
              </w:rPr>
              <w:t>999.64</w:t>
            </w:r>
          </w:p>
        </w:tc>
        <w:tc>
          <w:tcPr>
            <w:tcW w:w="700" w:type="dxa"/>
          </w:tcPr>
          <w:p w14:paraId="7E78E8E0" w14:textId="77777777" w:rsidR="00A1320F" w:rsidRPr="00AF1805" w:rsidRDefault="00CF0728">
            <w:pPr>
              <w:spacing w:line="170" w:lineRule="exact"/>
              <w:jc w:val="center"/>
              <w:rPr>
                <w:sz w:val="12"/>
                <w:szCs w:val="12"/>
              </w:rPr>
            </w:pPr>
            <w:r w:rsidRPr="00AF1805">
              <w:rPr>
                <w:sz w:val="12"/>
                <w:szCs w:val="12"/>
              </w:rPr>
              <w:t>68.693</w:t>
            </w:r>
          </w:p>
        </w:tc>
        <w:tc>
          <w:tcPr>
            <w:tcW w:w="700" w:type="dxa"/>
          </w:tcPr>
          <w:p w14:paraId="7F8AE197" w14:textId="77777777" w:rsidR="00A1320F" w:rsidRPr="00AF1805" w:rsidRDefault="00CF0728">
            <w:pPr>
              <w:spacing w:line="170" w:lineRule="exact"/>
              <w:jc w:val="center"/>
              <w:rPr>
                <w:sz w:val="12"/>
                <w:szCs w:val="12"/>
              </w:rPr>
            </w:pPr>
            <w:r w:rsidRPr="00AF1805">
              <w:rPr>
                <w:sz w:val="12"/>
                <w:szCs w:val="12"/>
              </w:rPr>
              <w:t>66</w:t>
            </w:r>
          </w:p>
        </w:tc>
        <w:tc>
          <w:tcPr>
            <w:tcW w:w="700" w:type="dxa"/>
          </w:tcPr>
          <w:p w14:paraId="0DFD66C1" w14:textId="77777777" w:rsidR="00A1320F" w:rsidRPr="00AF1805" w:rsidRDefault="00CF0728">
            <w:pPr>
              <w:spacing w:line="170" w:lineRule="exact"/>
              <w:jc w:val="center"/>
              <w:rPr>
                <w:sz w:val="12"/>
                <w:szCs w:val="12"/>
              </w:rPr>
            </w:pPr>
            <w:r w:rsidRPr="00AF1805">
              <w:rPr>
                <w:sz w:val="12"/>
                <w:szCs w:val="12"/>
              </w:rPr>
              <w:t>980.66</w:t>
            </w:r>
          </w:p>
        </w:tc>
        <w:tc>
          <w:tcPr>
            <w:tcW w:w="700" w:type="dxa"/>
          </w:tcPr>
          <w:p w14:paraId="4D5BA832" w14:textId="77777777" w:rsidR="00A1320F" w:rsidRPr="00AF1805" w:rsidRDefault="00CF0728">
            <w:pPr>
              <w:spacing w:line="170" w:lineRule="exact"/>
              <w:jc w:val="center"/>
              <w:rPr>
                <w:sz w:val="12"/>
                <w:szCs w:val="12"/>
              </w:rPr>
            </w:pPr>
            <w:r w:rsidRPr="00AF1805">
              <w:rPr>
                <w:sz w:val="12"/>
                <w:szCs w:val="12"/>
              </w:rPr>
              <w:t>277.61</w:t>
            </w:r>
          </w:p>
        </w:tc>
        <w:tc>
          <w:tcPr>
            <w:tcW w:w="700" w:type="dxa"/>
          </w:tcPr>
          <w:p w14:paraId="505054D7" w14:textId="77777777" w:rsidR="00A1320F" w:rsidRPr="00AF1805" w:rsidRDefault="00CF0728">
            <w:pPr>
              <w:spacing w:line="170" w:lineRule="exact"/>
              <w:jc w:val="center"/>
              <w:rPr>
                <w:sz w:val="12"/>
                <w:szCs w:val="12"/>
              </w:rPr>
            </w:pPr>
            <w:r w:rsidRPr="00AF1805">
              <w:rPr>
                <w:sz w:val="12"/>
                <w:szCs w:val="12"/>
              </w:rPr>
              <w:t>116</w:t>
            </w:r>
          </w:p>
        </w:tc>
        <w:tc>
          <w:tcPr>
            <w:tcW w:w="700" w:type="dxa"/>
          </w:tcPr>
          <w:p w14:paraId="34D38B4E" w14:textId="77777777" w:rsidR="00A1320F" w:rsidRPr="00AF1805" w:rsidRDefault="00CF0728">
            <w:pPr>
              <w:spacing w:line="170" w:lineRule="exact"/>
              <w:jc w:val="center"/>
              <w:rPr>
                <w:sz w:val="12"/>
                <w:szCs w:val="12"/>
              </w:rPr>
            </w:pPr>
            <w:r w:rsidRPr="00AF1805">
              <w:rPr>
                <w:sz w:val="12"/>
                <w:szCs w:val="12"/>
              </w:rPr>
              <w:t>947.00</w:t>
            </w:r>
          </w:p>
        </w:tc>
        <w:tc>
          <w:tcPr>
            <w:tcW w:w="700" w:type="dxa"/>
          </w:tcPr>
          <w:p w14:paraId="329408F4" w14:textId="77777777" w:rsidR="00A1320F" w:rsidRPr="00AF1805" w:rsidRDefault="00CF0728">
            <w:pPr>
              <w:spacing w:line="170" w:lineRule="exact"/>
              <w:jc w:val="center"/>
              <w:rPr>
                <w:sz w:val="12"/>
                <w:szCs w:val="12"/>
              </w:rPr>
            </w:pPr>
            <w:r w:rsidRPr="00AF1805">
              <w:rPr>
                <w:sz w:val="12"/>
                <w:szCs w:val="12"/>
              </w:rPr>
              <w:t>487.85</w:t>
            </w:r>
          </w:p>
        </w:tc>
      </w:tr>
      <w:tr w:rsidR="00A1320F" w:rsidRPr="00AF1805" w14:paraId="7466C57F" w14:textId="77777777" w:rsidTr="00B70A13">
        <w:trPr>
          <w:trHeight w:val="198"/>
        </w:trPr>
        <w:tc>
          <w:tcPr>
            <w:tcW w:w="699" w:type="dxa"/>
          </w:tcPr>
          <w:p w14:paraId="4595BC89" w14:textId="77777777" w:rsidR="00A1320F" w:rsidRPr="00AF1805" w:rsidRDefault="00CF0728">
            <w:pPr>
              <w:spacing w:line="170" w:lineRule="exact"/>
              <w:jc w:val="center"/>
              <w:rPr>
                <w:sz w:val="12"/>
                <w:szCs w:val="12"/>
              </w:rPr>
            </w:pPr>
            <w:r w:rsidRPr="00AF1805">
              <w:rPr>
                <w:sz w:val="12"/>
                <w:szCs w:val="12"/>
              </w:rPr>
              <w:t>17</w:t>
            </w:r>
          </w:p>
        </w:tc>
        <w:tc>
          <w:tcPr>
            <w:tcW w:w="700" w:type="dxa"/>
          </w:tcPr>
          <w:p w14:paraId="1C6EA106" w14:textId="77777777" w:rsidR="00A1320F" w:rsidRPr="00AF1805" w:rsidRDefault="00CF0728">
            <w:pPr>
              <w:spacing w:line="170" w:lineRule="exact"/>
              <w:jc w:val="center"/>
              <w:rPr>
                <w:sz w:val="12"/>
                <w:szCs w:val="12"/>
              </w:rPr>
            </w:pPr>
            <w:r w:rsidRPr="00AF1805">
              <w:rPr>
                <w:sz w:val="12"/>
                <w:szCs w:val="12"/>
              </w:rPr>
              <w:t>999.47</w:t>
            </w:r>
          </w:p>
        </w:tc>
        <w:tc>
          <w:tcPr>
            <w:tcW w:w="700" w:type="dxa"/>
          </w:tcPr>
          <w:p w14:paraId="5B242112" w14:textId="77777777" w:rsidR="00A1320F" w:rsidRPr="00AF1805" w:rsidRDefault="00CF0728">
            <w:pPr>
              <w:spacing w:line="170" w:lineRule="exact"/>
              <w:jc w:val="center"/>
              <w:rPr>
                <w:sz w:val="12"/>
                <w:szCs w:val="12"/>
              </w:rPr>
            </w:pPr>
            <w:r w:rsidRPr="00AF1805">
              <w:rPr>
                <w:sz w:val="12"/>
                <w:szCs w:val="12"/>
              </w:rPr>
              <w:t>72.875</w:t>
            </w:r>
          </w:p>
        </w:tc>
        <w:tc>
          <w:tcPr>
            <w:tcW w:w="700" w:type="dxa"/>
          </w:tcPr>
          <w:p w14:paraId="14158ABB" w14:textId="77777777" w:rsidR="00A1320F" w:rsidRPr="00AF1805" w:rsidRDefault="00CF0728">
            <w:pPr>
              <w:spacing w:line="170" w:lineRule="exact"/>
              <w:jc w:val="center"/>
              <w:rPr>
                <w:sz w:val="12"/>
                <w:szCs w:val="12"/>
              </w:rPr>
            </w:pPr>
            <w:r w:rsidRPr="00AF1805">
              <w:rPr>
                <w:sz w:val="12"/>
                <w:szCs w:val="12"/>
              </w:rPr>
              <w:t>67</w:t>
            </w:r>
          </w:p>
        </w:tc>
        <w:tc>
          <w:tcPr>
            <w:tcW w:w="700" w:type="dxa"/>
          </w:tcPr>
          <w:p w14:paraId="1977DD96" w14:textId="77777777" w:rsidR="00A1320F" w:rsidRPr="00AF1805" w:rsidRDefault="00CF0728">
            <w:pPr>
              <w:spacing w:line="170" w:lineRule="exact"/>
              <w:jc w:val="center"/>
              <w:rPr>
                <w:sz w:val="12"/>
                <w:szCs w:val="12"/>
              </w:rPr>
            </w:pPr>
            <w:r w:rsidRPr="00AF1805">
              <w:rPr>
                <w:sz w:val="12"/>
                <w:szCs w:val="12"/>
              </w:rPr>
              <w:t>980.11</w:t>
            </w:r>
          </w:p>
        </w:tc>
        <w:tc>
          <w:tcPr>
            <w:tcW w:w="700" w:type="dxa"/>
          </w:tcPr>
          <w:p w14:paraId="267C7911" w14:textId="77777777" w:rsidR="00A1320F" w:rsidRPr="00AF1805" w:rsidRDefault="00CF0728">
            <w:pPr>
              <w:spacing w:line="170" w:lineRule="exact"/>
              <w:jc w:val="center"/>
              <w:rPr>
                <w:sz w:val="12"/>
                <w:szCs w:val="12"/>
              </w:rPr>
            </w:pPr>
            <w:r w:rsidRPr="00AF1805">
              <w:rPr>
                <w:sz w:val="12"/>
                <w:szCs w:val="12"/>
              </w:rPr>
              <w:t>281.79</w:t>
            </w:r>
          </w:p>
        </w:tc>
        <w:tc>
          <w:tcPr>
            <w:tcW w:w="700" w:type="dxa"/>
          </w:tcPr>
          <w:p w14:paraId="103D5626" w14:textId="77777777" w:rsidR="00A1320F" w:rsidRPr="00AF1805" w:rsidRDefault="00CF0728">
            <w:pPr>
              <w:spacing w:line="170" w:lineRule="exact"/>
              <w:jc w:val="center"/>
              <w:rPr>
                <w:sz w:val="12"/>
                <w:szCs w:val="12"/>
              </w:rPr>
            </w:pPr>
            <w:r w:rsidRPr="00AF1805">
              <w:rPr>
                <w:sz w:val="12"/>
                <w:szCs w:val="12"/>
              </w:rPr>
              <w:t>117</w:t>
            </w:r>
          </w:p>
        </w:tc>
        <w:tc>
          <w:tcPr>
            <w:tcW w:w="700" w:type="dxa"/>
          </w:tcPr>
          <w:p w14:paraId="1C1EA289" w14:textId="77777777" w:rsidR="00A1320F" w:rsidRPr="00AF1805" w:rsidRDefault="00CF0728">
            <w:pPr>
              <w:spacing w:line="170" w:lineRule="exact"/>
              <w:jc w:val="center"/>
              <w:rPr>
                <w:sz w:val="12"/>
                <w:szCs w:val="12"/>
              </w:rPr>
            </w:pPr>
            <w:r w:rsidRPr="00AF1805">
              <w:rPr>
                <w:sz w:val="12"/>
                <w:szCs w:val="12"/>
              </w:rPr>
              <w:t>946.21</w:t>
            </w:r>
          </w:p>
        </w:tc>
        <w:tc>
          <w:tcPr>
            <w:tcW w:w="700" w:type="dxa"/>
          </w:tcPr>
          <w:p w14:paraId="5E4E141F" w14:textId="77777777" w:rsidR="00A1320F" w:rsidRPr="00AF1805" w:rsidRDefault="00CF0728">
            <w:pPr>
              <w:spacing w:line="170" w:lineRule="exact"/>
              <w:jc w:val="center"/>
              <w:rPr>
                <w:sz w:val="12"/>
                <w:szCs w:val="12"/>
              </w:rPr>
            </w:pPr>
            <w:r w:rsidRPr="00AF1805">
              <w:rPr>
                <w:sz w:val="12"/>
                <w:szCs w:val="12"/>
              </w:rPr>
              <w:t>492.08</w:t>
            </w:r>
          </w:p>
        </w:tc>
      </w:tr>
      <w:tr w:rsidR="00A1320F" w:rsidRPr="00AF1805" w14:paraId="20B96A9B" w14:textId="77777777" w:rsidTr="00B70A13">
        <w:trPr>
          <w:trHeight w:val="198"/>
        </w:trPr>
        <w:tc>
          <w:tcPr>
            <w:tcW w:w="699" w:type="dxa"/>
          </w:tcPr>
          <w:p w14:paraId="25B389FB" w14:textId="77777777" w:rsidR="00A1320F" w:rsidRPr="00AF1805" w:rsidRDefault="00CF0728">
            <w:pPr>
              <w:spacing w:line="170" w:lineRule="exact"/>
              <w:jc w:val="center"/>
              <w:rPr>
                <w:sz w:val="12"/>
                <w:szCs w:val="12"/>
              </w:rPr>
            </w:pPr>
            <w:r w:rsidRPr="00AF1805">
              <w:rPr>
                <w:sz w:val="12"/>
                <w:szCs w:val="12"/>
              </w:rPr>
              <w:t>18</w:t>
            </w:r>
          </w:p>
        </w:tc>
        <w:tc>
          <w:tcPr>
            <w:tcW w:w="700" w:type="dxa"/>
          </w:tcPr>
          <w:p w14:paraId="73C12AF0" w14:textId="77777777" w:rsidR="00A1320F" w:rsidRPr="00AF1805" w:rsidRDefault="00CF0728">
            <w:pPr>
              <w:spacing w:line="170" w:lineRule="exact"/>
              <w:jc w:val="center"/>
              <w:rPr>
                <w:sz w:val="12"/>
                <w:szCs w:val="12"/>
              </w:rPr>
            </w:pPr>
            <w:r w:rsidRPr="00AF1805">
              <w:rPr>
                <w:sz w:val="12"/>
                <w:szCs w:val="12"/>
              </w:rPr>
              <w:t>999.29</w:t>
            </w:r>
          </w:p>
        </w:tc>
        <w:tc>
          <w:tcPr>
            <w:tcW w:w="700" w:type="dxa"/>
          </w:tcPr>
          <w:p w14:paraId="54992156" w14:textId="77777777" w:rsidR="00A1320F" w:rsidRPr="00AF1805" w:rsidRDefault="00CF0728">
            <w:pPr>
              <w:spacing w:line="170" w:lineRule="exact"/>
              <w:jc w:val="center"/>
              <w:rPr>
                <w:sz w:val="12"/>
                <w:szCs w:val="12"/>
              </w:rPr>
            </w:pPr>
            <w:r w:rsidRPr="00AF1805">
              <w:rPr>
                <w:sz w:val="12"/>
                <w:szCs w:val="12"/>
              </w:rPr>
              <w:t>77.057</w:t>
            </w:r>
          </w:p>
        </w:tc>
        <w:tc>
          <w:tcPr>
            <w:tcW w:w="700" w:type="dxa"/>
          </w:tcPr>
          <w:p w14:paraId="11A0CCAB" w14:textId="77777777" w:rsidR="00A1320F" w:rsidRPr="00AF1805" w:rsidRDefault="00CF0728">
            <w:pPr>
              <w:spacing w:line="170" w:lineRule="exact"/>
              <w:jc w:val="center"/>
              <w:rPr>
                <w:sz w:val="12"/>
                <w:szCs w:val="12"/>
              </w:rPr>
            </w:pPr>
            <w:r w:rsidRPr="00AF1805">
              <w:rPr>
                <w:sz w:val="12"/>
                <w:szCs w:val="12"/>
              </w:rPr>
              <w:t>68</w:t>
            </w:r>
          </w:p>
        </w:tc>
        <w:tc>
          <w:tcPr>
            <w:tcW w:w="700" w:type="dxa"/>
          </w:tcPr>
          <w:p w14:paraId="60D8693A" w14:textId="77777777" w:rsidR="00A1320F" w:rsidRPr="00AF1805" w:rsidRDefault="00CF0728">
            <w:pPr>
              <w:spacing w:line="170" w:lineRule="exact"/>
              <w:jc w:val="center"/>
              <w:rPr>
                <w:sz w:val="12"/>
                <w:szCs w:val="12"/>
              </w:rPr>
            </w:pPr>
            <w:r w:rsidRPr="00AF1805">
              <w:rPr>
                <w:sz w:val="12"/>
                <w:szCs w:val="12"/>
              </w:rPr>
              <w:t>979.55</w:t>
            </w:r>
          </w:p>
        </w:tc>
        <w:tc>
          <w:tcPr>
            <w:tcW w:w="700" w:type="dxa"/>
          </w:tcPr>
          <w:p w14:paraId="6949BD3F" w14:textId="77777777" w:rsidR="00A1320F" w:rsidRPr="00AF1805" w:rsidRDefault="00CF0728">
            <w:pPr>
              <w:spacing w:line="170" w:lineRule="exact"/>
              <w:jc w:val="center"/>
              <w:rPr>
                <w:sz w:val="12"/>
                <w:szCs w:val="12"/>
              </w:rPr>
            </w:pPr>
            <w:r w:rsidRPr="00AF1805">
              <w:rPr>
                <w:sz w:val="12"/>
                <w:szCs w:val="12"/>
              </w:rPr>
              <w:t>285.98</w:t>
            </w:r>
          </w:p>
        </w:tc>
        <w:tc>
          <w:tcPr>
            <w:tcW w:w="700" w:type="dxa"/>
          </w:tcPr>
          <w:p w14:paraId="4CEDF84C" w14:textId="77777777" w:rsidR="00A1320F" w:rsidRPr="00AF1805" w:rsidRDefault="00CF0728">
            <w:pPr>
              <w:spacing w:line="170" w:lineRule="exact"/>
              <w:jc w:val="center"/>
              <w:rPr>
                <w:sz w:val="12"/>
                <w:szCs w:val="12"/>
              </w:rPr>
            </w:pPr>
            <w:r w:rsidRPr="00AF1805">
              <w:rPr>
                <w:sz w:val="12"/>
                <w:szCs w:val="12"/>
              </w:rPr>
              <w:t>118</w:t>
            </w:r>
          </w:p>
        </w:tc>
        <w:tc>
          <w:tcPr>
            <w:tcW w:w="700" w:type="dxa"/>
          </w:tcPr>
          <w:p w14:paraId="605B505A" w14:textId="77777777" w:rsidR="00A1320F" w:rsidRPr="00AF1805" w:rsidRDefault="00CF0728">
            <w:pPr>
              <w:spacing w:line="170" w:lineRule="exact"/>
              <w:jc w:val="center"/>
              <w:rPr>
                <w:sz w:val="12"/>
                <w:szCs w:val="12"/>
              </w:rPr>
            </w:pPr>
            <w:r w:rsidRPr="00AF1805">
              <w:rPr>
                <w:sz w:val="12"/>
                <w:szCs w:val="12"/>
              </w:rPr>
              <w:t>945.41</w:t>
            </w:r>
          </w:p>
        </w:tc>
        <w:tc>
          <w:tcPr>
            <w:tcW w:w="700" w:type="dxa"/>
          </w:tcPr>
          <w:p w14:paraId="2A26773F" w14:textId="77777777" w:rsidR="00A1320F" w:rsidRPr="00AF1805" w:rsidRDefault="00CF0728">
            <w:pPr>
              <w:spacing w:line="170" w:lineRule="exact"/>
              <w:jc w:val="center"/>
              <w:rPr>
                <w:sz w:val="12"/>
                <w:szCs w:val="12"/>
              </w:rPr>
            </w:pPr>
            <w:r w:rsidRPr="00AF1805">
              <w:rPr>
                <w:sz w:val="12"/>
                <w:szCs w:val="12"/>
              </w:rPr>
              <w:t>496.32</w:t>
            </w:r>
          </w:p>
        </w:tc>
      </w:tr>
      <w:tr w:rsidR="00A1320F" w:rsidRPr="00AF1805" w14:paraId="46A85636" w14:textId="77777777" w:rsidTr="00B70A13">
        <w:trPr>
          <w:trHeight w:val="198"/>
        </w:trPr>
        <w:tc>
          <w:tcPr>
            <w:tcW w:w="699" w:type="dxa"/>
          </w:tcPr>
          <w:p w14:paraId="043B7110" w14:textId="77777777" w:rsidR="00A1320F" w:rsidRPr="00AF1805" w:rsidRDefault="00CF0728">
            <w:pPr>
              <w:spacing w:line="170" w:lineRule="exact"/>
              <w:jc w:val="center"/>
              <w:rPr>
                <w:sz w:val="12"/>
                <w:szCs w:val="12"/>
              </w:rPr>
            </w:pPr>
            <w:r w:rsidRPr="00AF1805">
              <w:rPr>
                <w:sz w:val="12"/>
                <w:szCs w:val="12"/>
              </w:rPr>
              <w:t>19</w:t>
            </w:r>
          </w:p>
        </w:tc>
        <w:tc>
          <w:tcPr>
            <w:tcW w:w="700" w:type="dxa"/>
          </w:tcPr>
          <w:p w14:paraId="776D217D" w14:textId="77777777" w:rsidR="00A1320F" w:rsidRPr="00AF1805" w:rsidRDefault="00CF0728">
            <w:pPr>
              <w:spacing w:line="170" w:lineRule="exact"/>
              <w:jc w:val="center"/>
              <w:rPr>
                <w:sz w:val="12"/>
                <w:szCs w:val="12"/>
              </w:rPr>
            </w:pPr>
            <w:r w:rsidRPr="00AF1805">
              <w:rPr>
                <w:sz w:val="12"/>
                <w:szCs w:val="12"/>
              </w:rPr>
              <w:t>999.10</w:t>
            </w:r>
          </w:p>
        </w:tc>
        <w:tc>
          <w:tcPr>
            <w:tcW w:w="700" w:type="dxa"/>
          </w:tcPr>
          <w:p w14:paraId="30AABED5" w14:textId="77777777" w:rsidR="00A1320F" w:rsidRPr="00AF1805" w:rsidRDefault="00CF0728">
            <w:pPr>
              <w:spacing w:line="170" w:lineRule="exact"/>
              <w:jc w:val="center"/>
              <w:rPr>
                <w:sz w:val="12"/>
                <w:szCs w:val="12"/>
              </w:rPr>
            </w:pPr>
            <w:r w:rsidRPr="00AF1805">
              <w:rPr>
                <w:sz w:val="12"/>
                <w:szCs w:val="12"/>
              </w:rPr>
              <w:t>81.237</w:t>
            </w:r>
          </w:p>
        </w:tc>
        <w:tc>
          <w:tcPr>
            <w:tcW w:w="700" w:type="dxa"/>
          </w:tcPr>
          <w:p w14:paraId="2167C620" w14:textId="77777777" w:rsidR="00A1320F" w:rsidRPr="00AF1805" w:rsidRDefault="00CF0728">
            <w:pPr>
              <w:spacing w:line="170" w:lineRule="exact"/>
              <w:jc w:val="center"/>
              <w:rPr>
                <w:sz w:val="12"/>
                <w:szCs w:val="12"/>
              </w:rPr>
            </w:pPr>
            <w:r w:rsidRPr="00AF1805">
              <w:rPr>
                <w:sz w:val="12"/>
                <w:szCs w:val="12"/>
              </w:rPr>
              <w:t>69</w:t>
            </w:r>
          </w:p>
        </w:tc>
        <w:tc>
          <w:tcPr>
            <w:tcW w:w="700" w:type="dxa"/>
          </w:tcPr>
          <w:p w14:paraId="25287DD0" w14:textId="77777777" w:rsidR="00A1320F" w:rsidRPr="00AF1805" w:rsidRDefault="00CF0728">
            <w:pPr>
              <w:spacing w:line="170" w:lineRule="exact"/>
              <w:jc w:val="center"/>
              <w:rPr>
                <w:sz w:val="12"/>
                <w:szCs w:val="12"/>
              </w:rPr>
            </w:pPr>
            <w:r w:rsidRPr="00AF1805">
              <w:rPr>
                <w:sz w:val="12"/>
                <w:szCs w:val="12"/>
              </w:rPr>
              <w:t>978.99</w:t>
            </w:r>
          </w:p>
        </w:tc>
        <w:tc>
          <w:tcPr>
            <w:tcW w:w="700" w:type="dxa"/>
          </w:tcPr>
          <w:p w14:paraId="1D6F5348" w14:textId="77777777" w:rsidR="00A1320F" w:rsidRPr="00AF1805" w:rsidRDefault="00CF0728">
            <w:pPr>
              <w:spacing w:line="170" w:lineRule="exact"/>
              <w:jc w:val="center"/>
              <w:rPr>
                <w:sz w:val="12"/>
                <w:szCs w:val="12"/>
              </w:rPr>
            </w:pPr>
            <w:r w:rsidRPr="00AF1805">
              <w:rPr>
                <w:sz w:val="12"/>
                <w:szCs w:val="12"/>
              </w:rPr>
              <w:t>290.16</w:t>
            </w:r>
          </w:p>
        </w:tc>
        <w:tc>
          <w:tcPr>
            <w:tcW w:w="700" w:type="dxa"/>
          </w:tcPr>
          <w:p w14:paraId="52DAA5E8" w14:textId="77777777" w:rsidR="00A1320F" w:rsidRPr="00AF1805" w:rsidRDefault="00CF0728">
            <w:pPr>
              <w:spacing w:line="170" w:lineRule="exact"/>
              <w:jc w:val="center"/>
              <w:rPr>
                <w:sz w:val="12"/>
                <w:szCs w:val="12"/>
              </w:rPr>
            </w:pPr>
            <w:r w:rsidRPr="00AF1805">
              <w:rPr>
                <w:sz w:val="12"/>
                <w:szCs w:val="12"/>
              </w:rPr>
              <w:t>119</w:t>
            </w:r>
          </w:p>
        </w:tc>
        <w:tc>
          <w:tcPr>
            <w:tcW w:w="700" w:type="dxa"/>
          </w:tcPr>
          <w:p w14:paraId="291B8A54" w14:textId="77777777" w:rsidR="00A1320F" w:rsidRPr="00AF1805" w:rsidRDefault="00CF0728">
            <w:pPr>
              <w:spacing w:line="170" w:lineRule="exact"/>
              <w:jc w:val="center"/>
              <w:rPr>
                <w:sz w:val="12"/>
                <w:szCs w:val="12"/>
              </w:rPr>
            </w:pPr>
            <w:r w:rsidRPr="00AF1805">
              <w:rPr>
                <w:sz w:val="12"/>
                <w:szCs w:val="12"/>
              </w:rPr>
              <w:t>944.61</w:t>
            </w:r>
          </w:p>
        </w:tc>
        <w:tc>
          <w:tcPr>
            <w:tcW w:w="700" w:type="dxa"/>
          </w:tcPr>
          <w:p w14:paraId="20967236" w14:textId="77777777" w:rsidR="00A1320F" w:rsidRPr="00AF1805" w:rsidRDefault="00CF0728">
            <w:pPr>
              <w:spacing w:line="170" w:lineRule="exact"/>
              <w:jc w:val="center"/>
              <w:rPr>
                <w:sz w:val="12"/>
                <w:szCs w:val="12"/>
              </w:rPr>
            </w:pPr>
            <w:r w:rsidRPr="00AF1805">
              <w:rPr>
                <w:sz w:val="12"/>
                <w:szCs w:val="12"/>
              </w:rPr>
              <w:t>500.56</w:t>
            </w:r>
          </w:p>
        </w:tc>
      </w:tr>
      <w:tr w:rsidR="00A1320F" w:rsidRPr="00AF1805" w14:paraId="586456E8" w14:textId="77777777" w:rsidTr="00B70A13">
        <w:trPr>
          <w:trHeight w:val="198"/>
        </w:trPr>
        <w:tc>
          <w:tcPr>
            <w:tcW w:w="699" w:type="dxa"/>
          </w:tcPr>
          <w:p w14:paraId="4300323B" w14:textId="77777777" w:rsidR="00A1320F" w:rsidRPr="00AF1805" w:rsidRDefault="00CF0728">
            <w:pPr>
              <w:spacing w:line="170" w:lineRule="exact"/>
              <w:jc w:val="center"/>
              <w:rPr>
                <w:sz w:val="12"/>
                <w:szCs w:val="12"/>
              </w:rPr>
            </w:pPr>
            <w:r w:rsidRPr="00AF1805">
              <w:rPr>
                <w:sz w:val="12"/>
                <w:szCs w:val="12"/>
              </w:rPr>
              <w:t>20</w:t>
            </w:r>
          </w:p>
        </w:tc>
        <w:tc>
          <w:tcPr>
            <w:tcW w:w="700" w:type="dxa"/>
          </w:tcPr>
          <w:p w14:paraId="7993C863" w14:textId="77777777" w:rsidR="00A1320F" w:rsidRPr="00AF1805" w:rsidRDefault="00CF0728">
            <w:pPr>
              <w:spacing w:line="170" w:lineRule="exact"/>
              <w:jc w:val="center"/>
              <w:rPr>
                <w:sz w:val="12"/>
                <w:szCs w:val="12"/>
              </w:rPr>
            </w:pPr>
            <w:r w:rsidRPr="00AF1805">
              <w:rPr>
                <w:sz w:val="12"/>
                <w:szCs w:val="12"/>
              </w:rPr>
              <w:t>998.89</w:t>
            </w:r>
          </w:p>
        </w:tc>
        <w:tc>
          <w:tcPr>
            <w:tcW w:w="700" w:type="dxa"/>
          </w:tcPr>
          <w:p w14:paraId="357B7EB1" w14:textId="77777777" w:rsidR="00A1320F" w:rsidRPr="00AF1805" w:rsidRDefault="00CF0728">
            <w:pPr>
              <w:spacing w:line="170" w:lineRule="exact"/>
              <w:jc w:val="center"/>
              <w:rPr>
                <w:sz w:val="12"/>
                <w:szCs w:val="12"/>
              </w:rPr>
            </w:pPr>
            <w:r w:rsidRPr="00AF1805">
              <w:rPr>
                <w:sz w:val="12"/>
                <w:szCs w:val="12"/>
              </w:rPr>
              <w:t>85.417</w:t>
            </w:r>
          </w:p>
        </w:tc>
        <w:tc>
          <w:tcPr>
            <w:tcW w:w="700" w:type="dxa"/>
          </w:tcPr>
          <w:p w14:paraId="5DB82889" w14:textId="77777777" w:rsidR="00A1320F" w:rsidRPr="00AF1805" w:rsidRDefault="00CF0728">
            <w:pPr>
              <w:spacing w:line="170" w:lineRule="exact"/>
              <w:jc w:val="center"/>
              <w:rPr>
                <w:sz w:val="12"/>
                <w:szCs w:val="12"/>
              </w:rPr>
            </w:pPr>
            <w:r w:rsidRPr="00AF1805">
              <w:rPr>
                <w:sz w:val="12"/>
                <w:szCs w:val="12"/>
              </w:rPr>
              <w:t>70</w:t>
            </w:r>
          </w:p>
        </w:tc>
        <w:tc>
          <w:tcPr>
            <w:tcW w:w="700" w:type="dxa"/>
          </w:tcPr>
          <w:p w14:paraId="7CF8009C" w14:textId="77777777" w:rsidR="00A1320F" w:rsidRPr="00AF1805" w:rsidRDefault="00CF0728">
            <w:pPr>
              <w:spacing w:line="170" w:lineRule="exact"/>
              <w:jc w:val="center"/>
              <w:rPr>
                <w:sz w:val="12"/>
                <w:szCs w:val="12"/>
              </w:rPr>
            </w:pPr>
            <w:r w:rsidRPr="00AF1805">
              <w:rPr>
                <w:sz w:val="12"/>
                <w:szCs w:val="12"/>
              </w:rPr>
              <w:t>978.43</w:t>
            </w:r>
          </w:p>
        </w:tc>
        <w:tc>
          <w:tcPr>
            <w:tcW w:w="700" w:type="dxa"/>
          </w:tcPr>
          <w:p w14:paraId="513C4FA4" w14:textId="77777777" w:rsidR="00A1320F" w:rsidRPr="00AF1805" w:rsidRDefault="00CF0728">
            <w:pPr>
              <w:spacing w:line="170" w:lineRule="exact"/>
              <w:jc w:val="center"/>
              <w:rPr>
                <w:sz w:val="12"/>
                <w:szCs w:val="12"/>
              </w:rPr>
            </w:pPr>
            <w:r w:rsidRPr="00AF1805">
              <w:rPr>
                <w:sz w:val="12"/>
                <w:szCs w:val="12"/>
              </w:rPr>
              <w:t>294.35</w:t>
            </w:r>
          </w:p>
        </w:tc>
        <w:tc>
          <w:tcPr>
            <w:tcW w:w="700" w:type="dxa"/>
          </w:tcPr>
          <w:p w14:paraId="11C820DF" w14:textId="77777777" w:rsidR="00A1320F" w:rsidRPr="00AF1805" w:rsidRDefault="00CF0728">
            <w:pPr>
              <w:spacing w:line="170" w:lineRule="exact"/>
              <w:jc w:val="center"/>
              <w:rPr>
                <w:sz w:val="12"/>
                <w:szCs w:val="12"/>
              </w:rPr>
            </w:pPr>
            <w:r w:rsidRPr="00AF1805">
              <w:rPr>
                <w:sz w:val="12"/>
                <w:szCs w:val="12"/>
              </w:rPr>
              <w:t>120</w:t>
            </w:r>
          </w:p>
        </w:tc>
        <w:tc>
          <w:tcPr>
            <w:tcW w:w="700" w:type="dxa"/>
          </w:tcPr>
          <w:p w14:paraId="45A1B9C4" w14:textId="77777777" w:rsidR="00A1320F" w:rsidRPr="00AF1805" w:rsidRDefault="00CF0728">
            <w:pPr>
              <w:spacing w:line="170" w:lineRule="exact"/>
              <w:jc w:val="center"/>
              <w:rPr>
                <w:sz w:val="12"/>
                <w:szCs w:val="12"/>
              </w:rPr>
            </w:pPr>
            <w:r w:rsidRPr="00AF1805">
              <w:rPr>
                <w:sz w:val="12"/>
                <w:szCs w:val="12"/>
              </w:rPr>
              <w:t>943.81</w:t>
            </w:r>
          </w:p>
        </w:tc>
        <w:tc>
          <w:tcPr>
            <w:tcW w:w="700" w:type="dxa"/>
          </w:tcPr>
          <w:p w14:paraId="68607B3A" w14:textId="77777777" w:rsidR="00A1320F" w:rsidRPr="00AF1805" w:rsidRDefault="00CF0728">
            <w:pPr>
              <w:spacing w:line="170" w:lineRule="exact"/>
              <w:jc w:val="center"/>
              <w:rPr>
                <w:sz w:val="12"/>
                <w:szCs w:val="12"/>
              </w:rPr>
            </w:pPr>
            <w:r w:rsidRPr="00AF1805">
              <w:rPr>
                <w:sz w:val="12"/>
                <w:szCs w:val="12"/>
              </w:rPr>
              <w:t>504.80</w:t>
            </w:r>
          </w:p>
        </w:tc>
      </w:tr>
      <w:tr w:rsidR="00A1320F" w:rsidRPr="00AF1805" w14:paraId="2C79BED2" w14:textId="77777777" w:rsidTr="00B70A13">
        <w:trPr>
          <w:trHeight w:val="198"/>
        </w:trPr>
        <w:tc>
          <w:tcPr>
            <w:tcW w:w="699" w:type="dxa"/>
          </w:tcPr>
          <w:p w14:paraId="1C66DF45" w14:textId="77777777" w:rsidR="00A1320F" w:rsidRPr="00AF1805" w:rsidRDefault="00CF0728">
            <w:pPr>
              <w:spacing w:line="170" w:lineRule="exact"/>
              <w:jc w:val="center"/>
              <w:rPr>
                <w:sz w:val="12"/>
                <w:szCs w:val="12"/>
              </w:rPr>
            </w:pPr>
            <w:r w:rsidRPr="00AF1805">
              <w:rPr>
                <w:sz w:val="12"/>
                <w:szCs w:val="12"/>
              </w:rPr>
              <w:t>21</w:t>
            </w:r>
          </w:p>
        </w:tc>
        <w:tc>
          <w:tcPr>
            <w:tcW w:w="700" w:type="dxa"/>
          </w:tcPr>
          <w:p w14:paraId="31901D81" w14:textId="77777777" w:rsidR="00A1320F" w:rsidRPr="00AF1805" w:rsidRDefault="00CF0728">
            <w:pPr>
              <w:spacing w:line="170" w:lineRule="exact"/>
              <w:jc w:val="center"/>
              <w:rPr>
                <w:sz w:val="12"/>
                <w:szCs w:val="12"/>
              </w:rPr>
            </w:pPr>
            <w:r w:rsidRPr="00AF1805">
              <w:rPr>
                <w:sz w:val="12"/>
                <w:szCs w:val="12"/>
              </w:rPr>
              <w:t>998.68</w:t>
            </w:r>
          </w:p>
        </w:tc>
        <w:tc>
          <w:tcPr>
            <w:tcW w:w="700" w:type="dxa"/>
          </w:tcPr>
          <w:p w14:paraId="00C8A3A0" w14:textId="77777777" w:rsidR="00A1320F" w:rsidRPr="00AF1805" w:rsidRDefault="00CF0728">
            <w:pPr>
              <w:spacing w:line="170" w:lineRule="exact"/>
              <w:jc w:val="center"/>
              <w:rPr>
                <w:sz w:val="12"/>
                <w:szCs w:val="12"/>
              </w:rPr>
            </w:pPr>
            <w:r w:rsidRPr="00AF1805">
              <w:rPr>
                <w:sz w:val="12"/>
                <w:szCs w:val="12"/>
              </w:rPr>
              <w:t>89.596</w:t>
            </w:r>
          </w:p>
        </w:tc>
        <w:tc>
          <w:tcPr>
            <w:tcW w:w="700" w:type="dxa"/>
          </w:tcPr>
          <w:p w14:paraId="2C39E8B9" w14:textId="77777777" w:rsidR="00A1320F" w:rsidRPr="00AF1805" w:rsidRDefault="00CF0728">
            <w:pPr>
              <w:spacing w:line="170" w:lineRule="exact"/>
              <w:jc w:val="center"/>
              <w:rPr>
                <w:sz w:val="12"/>
                <w:szCs w:val="12"/>
              </w:rPr>
            </w:pPr>
            <w:r w:rsidRPr="00AF1805">
              <w:rPr>
                <w:sz w:val="12"/>
                <w:szCs w:val="12"/>
              </w:rPr>
              <w:t>71</w:t>
            </w:r>
          </w:p>
        </w:tc>
        <w:tc>
          <w:tcPr>
            <w:tcW w:w="700" w:type="dxa"/>
          </w:tcPr>
          <w:p w14:paraId="44A1D281" w14:textId="77777777" w:rsidR="00A1320F" w:rsidRPr="00AF1805" w:rsidRDefault="00CF0728">
            <w:pPr>
              <w:spacing w:line="170" w:lineRule="exact"/>
              <w:jc w:val="center"/>
              <w:rPr>
                <w:sz w:val="12"/>
                <w:szCs w:val="12"/>
              </w:rPr>
            </w:pPr>
            <w:r w:rsidRPr="00AF1805">
              <w:rPr>
                <w:sz w:val="12"/>
                <w:szCs w:val="12"/>
              </w:rPr>
              <w:t>977.85</w:t>
            </w:r>
          </w:p>
        </w:tc>
        <w:tc>
          <w:tcPr>
            <w:tcW w:w="700" w:type="dxa"/>
          </w:tcPr>
          <w:p w14:paraId="0F158747" w14:textId="77777777" w:rsidR="00A1320F" w:rsidRPr="00AF1805" w:rsidRDefault="00CF0728">
            <w:pPr>
              <w:spacing w:line="170" w:lineRule="exact"/>
              <w:jc w:val="center"/>
              <w:rPr>
                <w:sz w:val="12"/>
                <w:szCs w:val="12"/>
              </w:rPr>
            </w:pPr>
            <w:r w:rsidRPr="00AF1805">
              <w:rPr>
                <w:sz w:val="12"/>
                <w:szCs w:val="12"/>
              </w:rPr>
              <w:t>298.54</w:t>
            </w:r>
          </w:p>
        </w:tc>
        <w:tc>
          <w:tcPr>
            <w:tcW w:w="700" w:type="dxa"/>
          </w:tcPr>
          <w:p w14:paraId="47F379DF" w14:textId="77777777" w:rsidR="00A1320F" w:rsidRPr="00AF1805" w:rsidRDefault="00CF0728">
            <w:pPr>
              <w:spacing w:line="170" w:lineRule="exact"/>
              <w:jc w:val="center"/>
              <w:rPr>
                <w:sz w:val="12"/>
                <w:szCs w:val="12"/>
              </w:rPr>
            </w:pPr>
            <w:r w:rsidRPr="00AF1805">
              <w:rPr>
                <w:sz w:val="12"/>
                <w:szCs w:val="12"/>
              </w:rPr>
              <w:t>121</w:t>
            </w:r>
          </w:p>
        </w:tc>
        <w:tc>
          <w:tcPr>
            <w:tcW w:w="700" w:type="dxa"/>
          </w:tcPr>
          <w:p w14:paraId="62973A00" w14:textId="77777777" w:rsidR="00A1320F" w:rsidRPr="00AF1805" w:rsidRDefault="00CF0728">
            <w:pPr>
              <w:spacing w:line="170" w:lineRule="exact"/>
              <w:jc w:val="center"/>
              <w:rPr>
                <w:sz w:val="12"/>
                <w:szCs w:val="12"/>
              </w:rPr>
            </w:pPr>
            <w:r w:rsidRPr="00AF1805">
              <w:rPr>
                <w:sz w:val="12"/>
                <w:szCs w:val="12"/>
              </w:rPr>
              <w:t>943.00</w:t>
            </w:r>
          </w:p>
        </w:tc>
        <w:tc>
          <w:tcPr>
            <w:tcW w:w="700" w:type="dxa"/>
          </w:tcPr>
          <w:p w14:paraId="5E98F19B" w14:textId="77777777" w:rsidR="00A1320F" w:rsidRPr="00AF1805" w:rsidRDefault="00CF0728">
            <w:pPr>
              <w:spacing w:line="170" w:lineRule="exact"/>
              <w:jc w:val="center"/>
              <w:rPr>
                <w:sz w:val="12"/>
                <w:szCs w:val="12"/>
              </w:rPr>
            </w:pPr>
            <w:r w:rsidRPr="00AF1805">
              <w:rPr>
                <w:sz w:val="12"/>
                <w:szCs w:val="12"/>
              </w:rPr>
              <w:t>509.04</w:t>
            </w:r>
          </w:p>
        </w:tc>
      </w:tr>
      <w:tr w:rsidR="00A1320F" w:rsidRPr="00AF1805" w14:paraId="52E166C3" w14:textId="77777777" w:rsidTr="00B70A13">
        <w:trPr>
          <w:trHeight w:val="223"/>
        </w:trPr>
        <w:tc>
          <w:tcPr>
            <w:tcW w:w="699" w:type="dxa"/>
          </w:tcPr>
          <w:p w14:paraId="559A4D43" w14:textId="77777777" w:rsidR="00A1320F" w:rsidRPr="00AF1805" w:rsidRDefault="00CF0728">
            <w:pPr>
              <w:spacing w:line="170" w:lineRule="exact"/>
              <w:jc w:val="center"/>
              <w:rPr>
                <w:sz w:val="12"/>
                <w:szCs w:val="12"/>
              </w:rPr>
            </w:pPr>
            <w:r w:rsidRPr="00AF1805">
              <w:rPr>
                <w:sz w:val="12"/>
                <w:szCs w:val="12"/>
              </w:rPr>
              <w:t>22</w:t>
            </w:r>
          </w:p>
        </w:tc>
        <w:tc>
          <w:tcPr>
            <w:tcW w:w="700" w:type="dxa"/>
          </w:tcPr>
          <w:p w14:paraId="1B92EE6A" w14:textId="77777777" w:rsidR="00A1320F" w:rsidRPr="00AF1805" w:rsidRDefault="00CF0728">
            <w:pPr>
              <w:spacing w:line="170" w:lineRule="exact"/>
              <w:jc w:val="center"/>
              <w:rPr>
                <w:sz w:val="12"/>
                <w:szCs w:val="12"/>
              </w:rPr>
            </w:pPr>
            <w:r w:rsidRPr="00AF1805">
              <w:rPr>
                <w:sz w:val="12"/>
                <w:szCs w:val="12"/>
              </w:rPr>
              <w:t>998.45</w:t>
            </w:r>
          </w:p>
        </w:tc>
        <w:tc>
          <w:tcPr>
            <w:tcW w:w="700" w:type="dxa"/>
          </w:tcPr>
          <w:p w14:paraId="6ED121A3" w14:textId="77777777" w:rsidR="00A1320F" w:rsidRPr="00AF1805" w:rsidRDefault="00CF0728">
            <w:pPr>
              <w:spacing w:line="170" w:lineRule="exact"/>
              <w:jc w:val="center"/>
              <w:rPr>
                <w:sz w:val="12"/>
                <w:szCs w:val="12"/>
              </w:rPr>
            </w:pPr>
            <w:r w:rsidRPr="00AF1805">
              <w:rPr>
                <w:sz w:val="12"/>
                <w:szCs w:val="12"/>
              </w:rPr>
              <w:t>93.774</w:t>
            </w:r>
          </w:p>
        </w:tc>
        <w:tc>
          <w:tcPr>
            <w:tcW w:w="700" w:type="dxa"/>
          </w:tcPr>
          <w:p w14:paraId="68044ED7" w14:textId="77777777" w:rsidR="00A1320F" w:rsidRPr="00AF1805" w:rsidRDefault="00CF0728">
            <w:pPr>
              <w:spacing w:line="170" w:lineRule="exact"/>
              <w:jc w:val="center"/>
              <w:rPr>
                <w:sz w:val="12"/>
                <w:szCs w:val="12"/>
              </w:rPr>
            </w:pPr>
            <w:r w:rsidRPr="00AF1805">
              <w:rPr>
                <w:sz w:val="12"/>
                <w:szCs w:val="12"/>
              </w:rPr>
              <w:t>72</w:t>
            </w:r>
          </w:p>
        </w:tc>
        <w:tc>
          <w:tcPr>
            <w:tcW w:w="700" w:type="dxa"/>
          </w:tcPr>
          <w:p w14:paraId="08518C37" w14:textId="77777777" w:rsidR="00A1320F" w:rsidRPr="00AF1805" w:rsidRDefault="00CF0728">
            <w:pPr>
              <w:spacing w:line="170" w:lineRule="exact"/>
              <w:jc w:val="center"/>
              <w:rPr>
                <w:sz w:val="12"/>
                <w:szCs w:val="12"/>
              </w:rPr>
            </w:pPr>
            <w:r w:rsidRPr="00AF1805">
              <w:rPr>
                <w:sz w:val="12"/>
                <w:szCs w:val="12"/>
              </w:rPr>
              <w:t>977.27</w:t>
            </w:r>
          </w:p>
        </w:tc>
        <w:tc>
          <w:tcPr>
            <w:tcW w:w="700" w:type="dxa"/>
          </w:tcPr>
          <w:p w14:paraId="3B7CC1FE" w14:textId="77777777" w:rsidR="00A1320F" w:rsidRPr="00AF1805" w:rsidRDefault="00CF0728">
            <w:pPr>
              <w:spacing w:line="170" w:lineRule="exact"/>
              <w:jc w:val="center"/>
              <w:rPr>
                <w:sz w:val="12"/>
                <w:szCs w:val="12"/>
              </w:rPr>
            </w:pPr>
            <w:r w:rsidRPr="00AF1805">
              <w:rPr>
                <w:sz w:val="12"/>
                <w:szCs w:val="12"/>
              </w:rPr>
              <w:t>302.72</w:t>
            </w:r>
          </w:p>
        </w:tc>
        <w:tc>
          <w:tcPr>
            <w:tcW w:w="700" w:type="dxa"/>
          </w:tcPr>
          <w:p w14:paraId="3C2B06F7" w14:textId="77777777" w:rsidR="00A1320F" w:rsidRPr="00AF1805" w:rsidRDefault="00CF0728">
            <w:pPr>
              <w:spacing w:line="170" w:lineRule="exact"/>
              <w:jc w:val="center"/>
              <w:rPr>
                <w:sz w:val="12"/>
                <w:szCs w:val="12"/>
              </w:rPr>
            </w:pPr>
            <w:r w:rsidRPr="00AF1805">
              <w:rPr>
                <w:sz w:val="12"/>
                <w:szCs w:val="12"/>
              </w:rPr>
              <w:t>122</w:t>
            </w:r>
          </w:p>
        </w:tc>
        <w:tc>
          <w:tcPr>
            <w:tcW w:w="700" w:type="dxa"/>
          </w:tcPr>
          <w:p w14:paraId="59B6F577" w14:textId="77777777" w:rsidR="00A1320F" w:rsidRPr="00AF1805" w:rsidRDefault="00CF0728">
            <w:pPr>
              <w:spacing w:line="170" w:lineRule="exact"/>
              <w:jc w:val="center"/>
              <w:rPr>
                <w:sz w:val="12"/>
                <w:szCs w:val="12"/>
              </w:rPr>
            </w:pPr>
            <w:r w:rsidRPr="00AF1805">
              <w:rPr>
                <w:sz w:val="12"/>
                <w:szCs w:val="12"/>
              </w:rPr>
              <w:t>942.19</w:t>
            </w:r>
          </w:p>
        </w:tc>
        <w:tc>
          <w:tcPr>
            <w:tcW w:w="700" w:type="dxa"/>
          </w:tcPr>
          <w:p w14:paraId="5AF3B7DC" w14:textId="77777777" w:rsidR="00A1320F" w:rsidRPr="00AF1805" w:rsidRDefault="00CF0728">
            <w:pPr>
              <w:spacing w:line="170" w:lineRule="exact"/>
              <w:jc w:val="center"/>
              <w:rPr>
                <w:sz w:val="12"/>
                <w:szCs w:val="12"/>
              </w:rPr>
            </w:pPr>
            <w:r w:rsidRPr="00AF1805">
              <w:rPr>
                <w:sz w:val="12"/>
                <w:szCs w:val="12"/>
              </w:rPr>
              <w:t>513.28</w:t>
            </w:r>
          </w:p>
        </w:tc>
      </w:tr>
      <w:tr w:rsidR="0042382B" w:rsidRPr="00AF1805" w14:paraId="4090EEF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2C3019A3" w14:textId="77777777" w:rsidR="0042382B" w:rsidRPr="00AF1805" w:rsidRDefault="0042382B" w:rsidP="00AD3C6C">
            <w:pPr>
              <w:spacing w:line="170" w:lineRule="exact"/>
              <w:jc w:val="center"/>
              <w:rPr>
                <w:sz w:val="12"/>
                <w:szCs w:val="12"/>
              </w:rPr>
            </w:pPr>
            <w:r w:rsidRPr="00AF1805">
              <w:rPr>
                <w:sz w:val="12"/>
                <w:szCs w:val="12"/>
              </w:rPr>
              <w:t>23</w:t>
            </w:r>
          </w:p>
        </w:tc>
        <w:tc>
          <w:tcPr>
            <w:tcW w:w="700" w:type="dxa"/>
            <w:tcBorders>
              <w:top w:val="single" w:sz="4" w:space="0" w:color="000000"/>
              <w:left w:val="single" w:sz="4" w:space="0" w:color="000000"/>
              <w:bottom w:val="single" w:sz="4" w:space="0" w:color="000000"/>
              <w:right w:val="single" w:sz="4" w:space="0" w:color="000000"/>
            </w:tcBorders>
          </w:tcPr>
          <w:p w14:paraId="4C54510A" w14:textId="77777777" w:rsidR="0042382B" w:rsidRPr="00AF1805" w:rsidRDefault="0042382B" w:rsidP="00AD3C6C">
            <w:pPr>
              <w:spacing w:line="170" w:lineRule="exact"/>
              <w:jc w:val="center"/>
              <w:rPr>
                <w:sz w:val="12"/>
                <w:szCs w:val="12"/>
              </w:rPr>
            </w:pPr>
            <w:r w:rsidRPr="00AF1805">
              <w:rPr>
                <w:sz w:val="12"/>
                <w:szCs w:val="12"/>
              </w:rPr>
              <w:t>998.22</w:t>
            </w:r>
          </w:p>
        </w:tc>
        <w:tc>
          <w:tcPr>
            <w:tcW w:w="700" w:type="dxa"/>
            <w:tcBorders>
              <w:top w:val="single" w:sz="4" w:space="0" w:color="000000"/>
              <w:left w:val="single" w:sz="4" w:space="0" w:color="000000"/>
              <w:bottom w:val="single" w:sz="4" w:space="0" w:color="000000"/>
              <w:right w:val="single" w:sz="4" w:space="0" w:color="000000"/>
            </w:tcBorders>
          </w:tcPr>
          <w:p w14:paraId="59B5C9C4" w14:textId="77777777" w:rsidR="0042382B" w:rsidRPr="00AF1805" w:rsidRDefault="0042382B" w:rsidP="00AD3C6C">
            <w:pPr>
              <w:spacing w:line="170" w:lineRule="exact"/>
              <w:jc w:val="center"/>
              <w:rPr>
                <w:sz w:val="12"/>
                <w:szCs w:val="12"/>
              </w:rPr>
            </w:pPr>
            <w:r w:rsidRPr="00AF1805">
              <w:rPr>
                <w:sz w:val="12"/>
                <w:szCs w:val="12"/>
              </w:rPr>
              <w:t>97.952</w:t>
            </w:r>
          </w:p>
        </w:tc>
        <w:tc>
          <w:tcPr>
            <w:tcW w:w="700" w:type="dxa"/>
            <w:tcBorders>
              <w:top w:val="single" w:sz="4" w:space="0" w:color="000000"/>
              <w:left w:val="single" w:sz="4" w:space="0" w:color="000000"/>
              <w:bottom w:val="single" w:sz="4" w:space="0" w:color="000000"/>
              <w:right w:val="single" w:sz="4" w:space="0" w:color="000000"/>
            </w:tcBorders>
          </w:tcPr>
          <w:p w14:paraId="2E0A5BF1" w14:textId="77777777" w:rsidR="0042382B" w:rsidRPr="00AF1805" w:rsidRDefault="0042382B" w:rsidP="00AD3C6C">
            <w:pPr>
              <w:spacing w:line="170" w:lineRule="exact"/>
              <w:jc w:val="center"/>
              <w:rPr>
                <w:sz w:val="12"/>
                <w:szCs w:val="12"/>
              </w:rPr>
            </w:pPr>
            <w:r w:rsidRPr="00AF1805">
              <w:rPr>
                <w:sz w:val="12"/>
                <w:szCs w:val="12"/>
              </w:rPr>
              <w:t>73</w:t>
            </w:r>
          </w:p>
        </w:tc>
        <w:tc>
          <w:tcPr>
            <w:tcW w:w="700" w:type="dxa"/>
            <w:tcBorders>
              <w:top w:val="single" w:sz="4" w:space="0" w:color="000000"/>
              <w:left w:val="single" w:sz="4" w:space="0" w:color="000000"/>
              <w:bottom w:val="single" w:sz="4" w:space="0" w:color="000000"/>
              <w:right w:val="single" w:sz="4" w:space="0" w:color="000000"/>
            </w:tcBorders>
          </w:tcPr>
          <w:p w14:paraId="5E75EA11" w14:textId="77777777" w:rsidR="0042382B" w:rsidRPr="00AF1805" w:rsidRDefault="0042382B" w:rsidP="00AD3C6C">
            <w:pPr>
              <w:spacing w:line="170" w:lineRule="exact"/>
              <w:jc w:val="center"/>
              <w:rPr>
                <w:sz w:val="12"/>
                <w:szCs w:val="12"/>
              </w:rPr>
            </w:pPr>
            <w:r w:rsidRPr="00AF1805">
              <w:rPr>
                <w:sz w:val="12"/>
                <w:szCs w:val="12"/>
              </w:rPr>
              <w:t>976.69</w:t>
            </w:r>
          </w:p>
        </w:tc>
        <w:tc>
          <w:tcPr>
            <w:tcW w:w="700" w:type="dxa"/>
            <w:tcBorders>
              <w:top w:val="single" w:sz="4" w:space="0" w:color="000000"/>
              <w:left w:val="single" w:sz="4" w:space="0" w:color="000000"/>
              <w:bottom w:val="single" w:sz="4" w:space="0" w:color="000000"/>
              <w:right w:val="single" w:sz="4" w:space="0" w:color="000000"/>
            </w:tcBorders>
          </w:tcPr>
          <w:p w14:paraId="6CA16CE2" w14:textId="77777777" w:rsidR="0042382B" w:rsidRPr="00AF1805" w:rsidRDefault="0042382B" w:rsidP="00AD3C6C">
            <w:pPr>
              <w:spacing w:line="170" w:lineRule="exact"/>
              <w:jc w:val="center"/>
              <w:rPr>
                <w:sz w:val="12"/>
                <w:szCs w:val="12"/>
              </w:rPr>
            </w:pPr>
            <w:r w:rsidRPr="00AF1805">
              <w:rPr>
                <w:sz w:val="12"/>
                <w:szCs w:val="12"/>
              </w:rPr>
              <w:t>306.91</w:t>
            </w:r>
          </w:p>
        </w:tc>
        <w:tc>
          <w:tcPr>
            <w:tcW w:w="700" w:type="dxa"/>
            <w:tcBorders>
              <w:top w:val="single" w:sz="4" w:space="0" w:color="000000"/>
              <w:left w:val="single" w:sz="4" w:space="0" w:color="000000"/>
              <w:bottom w:val="single" w:sz="4" w:space="0" w:color="000000"/>
              <w:right w:val="single" w:sz="4" w:space="0" w:color="000000"/>
            </w:tcBorders>
          </w:tcPr>
          <w:p w14:paraId="07DB0AB9" w14:textId="77777777" w:rsidR="0042382B" w:rsidRPr="00AF1805" w:rsidRDefault="0042382B" w:rsidP="00AD3C6C">
            <w:pPr>
              <w:spacing w:line="170" w:lineRule="exact"/>
              <w:jc w:val="center"/>
              <w:rPr>
                <w:sz w:val="12"/>
                <w:szCs w:val="12"/>
              </w:rPr>
            </w:pPr>
            <w:r w:rsidRPr="00AF1805">
              <w:rPr>
                <w:sz w:val="12"/>
                <w:szCs w:val="12"/>
              </w:rPr>
              <w:t>123</w:t>
            </w:r>
          </w:p>
        </w:tc>
        <w:tc>
          <w:tcPr>
            <w:tcW w:w="700" w:type="dxa"/>
            <w:tcBorders>
              <w:top w:val="single" w:sz="4" w:space="0" w:color="000000"/>
              <w:left w:val="single" w:sz="4" w:space="0" w:color="000000"/>
              <w:bottom w:val="single" w:sz="4" w:space="0" w:color="000000"/>
              <w:right w:val="single" w:sz="4" w:space="0" w:color="000000"/>
            </w:tcBorders>
          </w:tcPr>
          <w:p w14:paraId="79370EFB" w14:textId="77777777" w:rsidR="0042382B" w:rsidRPr="00AF1805" w:rsidRDefault="0042382B" w:rsidP="00AD3C6C">
            <w:pPr>
              <w:spacing w:line="170" w:lineRule="exact"/>
              <w:jc w:val="center"/>
              <w:rPr>
                <w:sz w:val="12"/>
                <w:szCs w:val="12"/>
              </w:rPr>
            </w:pPr>
            <w:r w:rsidRPr="00AF1805">
              <w:rPr>
                <w:sz w:val="12"/>
                <w:szCs w:val="12"/>
              </w:rPr>
              <w:t>941.37</w:t>
            </w:r>
          </w:p>
        </w:tc>
        <w:tc>
          <w:tcPr>
            <w:tcW w:w="700" w:type="dxa"/>
            <w:tcBorders>
              <w:top w:val="single" w:sz="4" w:space="0" w:color="000000"/>
              <w:left w:val="single" w:sz="4" w:space="0" w:color="000000"/>
              <w:bottom w:val="single" w:sz="4" w:space="0" w:color="000000"/>
              <w:right w:val="single" w:sz="4" w:space="0" w:color="000000"/>
            </w:tcBorders>
          </w:tcPr>
          <w:p w14:paraId="5046A0BA" w14:textId="77777777" w:rsidR="0042382B" w:rsidRPr="00AF1805" w:rsidRDefault="0042382B" w:rsidP="00AD3C6C">
            <w:pPr>
              <w:spacing w:line="170" w:lineRule="exact"/>
              <w:jc w:val="center"/>
              <w:rPr>
                <w:sz w:val="12"/>
                <w:szCs w:val="12"/>
              </w:rPr>
            </w:pPr>
            <w:r w:rsidRPr="00AF1805">
              <w:rPr>
                <w:sz w:val="12"/>
                <w:szCs w:val="12"/>
              </w:rPr>
              <w:t>517.52</w:t>
            </w:r>
          </w:p>
        </w:tc>
      </w:tr>
      <w:tr w:rsidR="0042382B" w:rsidRPr="00AF1805" w14:paraId="158743D3"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132D3D93" w14:textId="77777777" w:rsidR="0042382B" w:rsidRPr="00AF1805" w:rsidRDefault="0042382B" w:rsidP="00AD3C6C">
            <w:pPr>
              <w:spacing w:line="170" w:lineRule="exact"/>
              <w:jc w:val="center"/>
              <w:rPr>
                <w:sz w:val="12"/>
                <w:szCs w:val="12"/>
              </w:rPr>
            </w:pPr>
            <w:r w:rsidRPr="00AF1805">
              <w:rPr>
                <w:sz w:val="12"/>
                <w:szCs w:val="12"/>
              </w:rPr>
              <w:t>24</w:t>
            </w:r>
          </w:p>
        </w:tc>
        <w:tc>
          <w:tcPr>
            <w:tcW w:w="700" w:type="dxa"/>
            <w:tcBorders>
              <w:top w:val="single" w:sz="4" w:space="0" w:color="000000"/>
              <w:left w:val="single" w:sz="4" w:space="0" w:color="000000"/>
              <w:bottom w:val="single" w:sz="4" w:space="0" w:color="000000"/>
              <w:right w:val="single" w:sz="4" w:space="0" w:color="000000"/>
            </w:tcBorders>
          </w:tcPr>
          <w:p w14:paraId="499FE5D3" w14:textId="77777777" w:rsidR="0042382B" w:rsidRPr="00AF1805" w:rsidRDefault="0042382B" w:rsidP="00AD3C6C">
            <w:pPr>
              <w:spacing w:line="170" w:lineRule="exact"/>
              <w:jc w:val="center"/>
              <w:rPr>
                <w:sz w:val="12"/>
                <w:szCs w:val="12"/>
              </w:rPr>
            </w:pPr>
            <w:r w:rsidRPr="00AF1805">
              <w:rPr>
                <w:sz w:val="12"/>
                <w:szCs w:val="12"/>
              </w:rPr>
              <w:t>997.98</w:t>
            </w:r>
          </w:p>
        </w:tc>
        <w:tc>
          <w:tcPr>
            <w:tcW w:w="700" w:type="dxa"/>
            <w:tcBorders>
              <w:top w:val="single" w:sz="4" w:space="0" w:color="000000"/>
              <w:left w:val="single" w:sz="4" w:space="0" w:color="000000"/>
              <w:bottom w:val="single" w:sz="4" w:space="0" w:color="000000"/>
              <w:right w:val="single" w:sz="4" w:space="0" w:color="000000"/>
            </w:tcBorders>
          </w:tcPr>
          <w:p w14:paraId="1640BD0D" w14:textId="77777777" w:rsidR="0042382B" w:rsidRPr="00AF1805" w:rsidRDefault="0042382B" w:rsidP="00AD3C6C">
            <w:pPr>
              <w:spacing w:line="170" w:lineRule="exact"/>
              <w:jc w:val="center"/>
              <w:rPr>
                <w:sz w:val="12"/>
                <w:szCs w:val="12"/>
              </w:rPr>
            </w:pPr>
            <w:r w:rsidRPr="00AF1805">
              <w:rPr>
                <w:sz w:val="12"/>
                <w:szCs w:val="12"/>
              </w:rPr>
              <w:t>102.13</w:t>
            </w:r>
          </w:p>
        </w:tc>
        <w:tc>
          <w:tcPr>
            <w:tcW w:w="700" w:type="dxa"/>
            <w:tcBorders>
              <w:top w:val="single" w:sz="4" w:space="0" w:color="000000"/>
              <w:left w:val="single" w:sz="4" w:space="0" w:color="000000"/>
              <w:bottom w:val="single" w:sz="4" w:space="0" w:color="000000"/>
              <w:right w:val="single" w:sz="4" w:space="0" w:color="000000"/>
            </w:tcBorders>
          </w:tcPr>
          <w:p w14:paraId="4CA156B1" w14:textId="77777777" w:rsidR="0042382B" w:rsidRPr="00AF1805" w:rsidRDefault="0042382B" w:rsidP="00AD3C6C">
            <w:pPr>
              <w:spacing w:line="170" w:lineRule="exact"/>
              <w:jc w:val="center"/>
              <w:rPr>
                <w:sz w:val="12"/>
                <w:szCs w:val="12"/>
              </w:rPr>
            </w:pPr>
            <w:r w:rsidRPr="00AF1805">
              <w:rPr>
                <w:sz w:val="12"/>
                <w:szCs w:val="12"/>
              </w:rPr>
              <w:t>74</w:t>
            </w:r>
          </w:p>
        </w:tc>
        <w:tc>
          <w:tcPr>
            <w:tcW w:w="700" w:type="dxa"/>
            <w:tcBorders>
              <w:top w:val="single" w:sz="4" w:space="0" w:color="000000"/>
              <w:left w:val="single" w:sz="4" w:space="0" w:color="000000"/>
              <w:bottom w:val="single" w:sz="4" w:space="0" w:color="000000"/>
              <w:right w:val="single" w:sz="4" w:space="0" w:color="000000"/>
            </w:tcBorders>
          </w:tcPr>
          <w:p w14:paraId="64879C44" w14:textId="77777777" w:rsidR="0042382B" w:rsidRPr="00AF1805" w:rsidRDefault="0042382B" w:rsidP="00AD3C6C">
            <w:pPr>
              <w:spacing w:line="170" w:lineRule="exact"/>
              <w:jc w:val="center"/>
              <w:rPr>
                <w:sz w:val="12"/>
                <w:szCs w:val="12"/>
              </w:rPr>
            </w:pPr>
            <w:r w:rsidRPr="00AF1805">
              <w:rPr>
                <w:sz w:val="12"/>
                <w:szCs w:val="12"/>
              </w:rPr>
              <w:t>976.10</w:t>
            </w:r>
          </w:p>
        </w:tc>
        <w:tc>
          <w:tcPr>
            <w:tcW w:w="700" w:type="dxa"/>
            <w:tcBorders>
              <w:top w:val="single" w:sz="4" w:space="0" w:color="000000"/>
              <w:left w:val="single" w:sz="4" w:space="0" w:color="000000"/>
              <w:bottom w:val="single" w:sz="4" w:space="0" w:color="000000"/>
              <w:right w:val="single" w:sz="4" w:space="0" w:color="000000"/>
            </w:tcBorders>
          </w:tcPr>
          <w:p w14:paraId="4182BFFC" w14:textId="77777777" w:rsidR="0042382B" w:rsidRPr="00AF1805" w:rsidRDefault="0042382B" w:rsidP="00AD3C6C">
            <w:pPr>
              <w:spacing w:line="170" w:lineRule="exact"/>
              <w:jc w:val="center"/>
              <w:rPr>
                <w:sz w:val="12"/>
                <w:szCs w:val="12"/>
              </w:rPr>
            </w:pPr>
            <w:r w:rsidRPr="00AF1805">
              <w:rPr>
                <w:sz w:val="12"/>
                <w:szCs w:val="12"/>
              </w:rPr>
              <w:t>311.10</w:t>
            </w:r>
          </w:p>
        </w:tc>
        <w:tc>
          <w:tcPr>
            <w:tcW w:w="700" w:type="dxa"/>
            <w:tcBorders>
              <w:top w:val="single" w:sz="4" w:space="0" w:color="000000"/>
              <w:left w:val="single" w:sz="4" w:space="0" w:color="000000"/>
              <w:bottom w:val="single" w:sz="4" w:space="0" w:color="000000"/>
              <w:right w:val="single" w:sz="4" w:space="0" w:color="000000"/>
            </w:tcBorders>
          </w:tcPr>
          <w:p w14:paraId="500BF3DF" w14:textId="77777777" w:rsidR="0042382B" w:rsidRPr="00AF1805" w:rsidRDefault="0042382B" w:rsidP="00AD3C6C">
            <w:pPr>
              <w:spacing w:line="170" w:lineRule="exact"/>
              <w:jc w:val="center"/>
              <w:rPr>
                <w:sz w:val="12"/>
                <w:szCs w:val="12"/>
              </w:rPr>
            </w:pPr>
            <w:r w:rsidRPr="00AF1805">
              <w:rPr>
                <w:sz w:val="12"/>
                <w:szCs w:val="12"/>
              </w:rPr>
              <w:t>124</w:t>
            </w:r>
          </w:p>
        </w:tc>
        <w:tc>
          <w:tcPr>
            <w:tcW w:w="700" w:type="dxa"/>
            <w:tcBorders>
              <w:top w:val="single" w:sz="4" w:space="0" w:color="000000"/>
              <w:left w:val="single" w:sz="4" w:space="0" w:color="000000"/>
              <w:bottom w:val="single" w:sz="4" w:space="0" w:color="000000"/>
              <w:right w:val="single" w:sz="4" w:space="0" w:color="000000"/>
            </w:tcBorders>
          </w:tcPr>
          <w:p w14:paraId="75979D3B" w14:textId="77777777" w:rsidR="0042382B" w:rsidRPr="00AF1805" w:rsidRDefault="0042382B" w:rsidP="00AD3C6C">
            <w:pPr>
              <w:spacing w:line="170" w:lineRule="exact"/>
              <w:jc w:val="center"/>
              <w:rPr>
                <w:sz w:val="12"/>
                <w:szCs w:val="12"/>
              </w:rPr>
            </w:pPr>
            <w:r w:rsidRPr="00AF1805">
              <w:rPr>
                <w:sz w:val="12"/>
                <w:szCs w:val="12"/>
              </w:rPr>
              <w:t>940.55</w:t>
            </w:r>
          </w:p>
        </w:tc>
        <w:tc>
          <w:tcPr>
            <w:tcW w:w="700" w:type="dxa"/>
            <w:tcBorders>
              <w:top w:val="single" w:sz="4" w:space="0" w:color="000000"/>
              <w:left w:val="single" w:sz="4" w:space="0" w:color="000000"/>
              <w:bottom w:val="single" w:sz="4" w:space="0" w:color="000000"/>
              <w:right w:val="single" w:sz="4" w:space="0" w:color="000000"/>
            </w:tcBorders>
          </w:tcPr>
          <w:p w14:paraId="5477DDDD" w14:textId="77777777" w:rsidR="0042382B" w:rsidRPr="00AF1805" w:rsidRDefault="0042382B" w:rsidP="00AD3C6C">
            <w:pPr>
              <w:spacing w:line="170" w:lineRule="exact"/>
              <w:jc w:val="center"/>
              <w:rPr>
                <w:sz w:val="12"/>
                <w:szCs w:val="12"/>
              </w:rPr>
            </w:pPr>
            <w:r w:rsidRPr="00AF1805">
              <w:rPr>
                <w:sz w:val="12"/>
                <w:szCs w:val="12"/>
              </w:rPr>
              <w:t>521.77</w:t>
            </w:r>
          </w:p>
        </w:tc>
      </w:tr>
      <w:tr w:rsidR="0042382B" w:rsidRPr="00AF1805" w14:paraId="318DBCE4"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141B5A5" w14:textId="77777777" w:rsidR="0042382B" w:rsidRPr="00AF1805" w:rsidRDefault="0042382B" w:rsidP="00AD3C6C">
            <w:pPr>
              <w:spacing w:line="170" w:lineRule="exact"/>
              <w:jc w:val="center"/>
              <w:rPr>
                <w:sz w:val="12"/>
                <w:szCs w:val="12"/>
              </w:rPr>
            </w:pPr>
            <w:r w:rsidRPr="00AF1805">
              <w:rPr>
                <w:sz w:val="12"/>
                <w:szCs w:val="12"/>
              </w:rPr>
              <w:t>25</w:t>
            </w:r>
          </w:p>
        </w:tc>
        <w:tc>
          <w:tcPr>
            <w:tcW w:w="700" w:type="dxa"/>
            <w:tcBorders>
              <w:top w:val="single" w:sz="4" w:space="0" w:color="000000"/>
              <w:left w:val="single" w:sz="4" w:space="0" w:color="000000"/>
              <w:bottom w:val="single" w:sz="4" w:space="0" w:color="000000"/>
              <w:right w:val="single" w:sz="4" w:space="0" w:color="000000"/>
            </w:tcBorders>
          </w:tcPr>
          <w:p w14:paraId="50E23310" w14:textId="77777777" w:rsidR="0042382B" w:rsidRPr="00AF1805" w:rsidRDefault="0042382B" w:rsidP="00AD3C6C">
            <w:pPr>
              <w:spacing w:line="170" w:lineRule="exact"/>
              <w:jc w:val="center"/>
              <w:rPr>
                <w:sz w:val="12"/>
                <w:szCs w:val="12"/>
              </w:rPr>
            </w:pPr>
            <w:r w:rsidRPr="00AF1805">
              <w:rPr>
                <w:sz w:val="12"/>
                <w:szCs w:val="12"/>
              </w:rPr>
              <w:t>997.72</w:t>
            </w:r>
          </w:p>
        </w:tc>
        <w:tc>
          <w:tcPr>
            <w:tcW w:w="700" w:type="dxa"/>
            <w:tcBorders>
              <w:top w:val="single" w:sz="4" w:space="0" w:color="000000"/>
              <w:left w:val="single" w:sz="4" w:space="0" w:color="000000"/>
              <w:bottom w:val="single" w:sz="4" w:space="0" w:color="000000"/>
              <w:right w:val="single" w:sz="4" w:space="0" w:color="000000"/>
            </w:tcBorders>
          </w:tcPr>
          <w:p w14:paraId="10CDC887" w14:textId="77777777" w:rsidR="0042382B" w:rsidRPr="00AF1805" w:rsidRDefault="0042382B" w:rsidP="00AD3C6C">
            <w:pPr>
              <w:spacing w:line="170" w:lineRule="exact"/>
              <w:jc w:val="center"/>
              <w:rPr>
                <w:sz w:val="12"/>
                <w:szCs w:val="12"/>
              </w:rPr>
            </w:pPr>
            <w:r w:rsidRPr="00AF1805">
              <w:rPr>
                <w:sz w:val="12"/>
                <w:szCs w:val="12"/>
              </w:rPr>
              <w:t>106.31</w:t>
            </w:r>
          </w:p>
        </w:tc>
        <w:tc>
          <w:tcPr>
            <w:tcW w:w="700" w:type="dxa"/>
            <w:tcBorders>
              <w:top w:val="single" w:sz="4" w:space="0" w:color="000000"/>
              <w:left w:val="single" w:sz="4" w:space="0" w:color="000000"/>
              <w:bottom w:val="single" w:sz="4" w:space="0" w:color="000000"/>
              <w:right w:val="single" w:sz="4" w:space="0" w:color="000000"/>
            </w:tcBorders>
          </w:tcPr>
          <w:p w14:paraId="4192AE92" w14:textId="77777777" w:rsidR="0042382B" w:rsidRPr="00AF1805" w:rsidRDefault="0042382B" w:rsidP="00AD3C6C">
            <w:pPr>
              <w:spacing w:line="170" w:lineRule="exact"/>
              <w:jc w:val="center"/>
              <w:rPr>
                <w:sz w:val="12"/>
                <w:szCs w:val="12"/>
              </w:rPr>
            </w:pPr>
            <w:r w:rsidRPr="00AF1805">
              <w:rPr>
                <w:sz w:val="12"/>
                <w:szCs w:val="12"/>
              </w:rPr>
              <w:t>75</w:t>
            </w:r>
          </w:p>
        </w:tc>
        <w:tc>
          <w:tcPr>
            <w:tcW w:w="700" w:type="dxa"/>
            <w:tcBorders>
              <w:top w:val="single" w:sz="4" w:space="0" w:color="000000"/>
              <w:left w:val="single" w:sz="4" w:space="0" w:color="000000"/>
              <w:bottom w:val="single" w:sz="4" w:space="0" w:color="000000"/>
              <w:right w:val="single" w:sz="4" w:space="0" w:color="000000"/>
            </w:tcBorders>
          </w:tcPr>
          <w:p w14:paraId="333FF47A" w14:textId="77777777" w:rsidR="0042382B" w:rsidRPr="00AF1805" w:rsidRDefault="0042382B" w:rsidP="00AD3C6C">
            <w:pPr>
              <w:spacing w:line="170" w:lineRule="exact"/>
              <w:jc w:val="center"/>
              <w:rPr>
                <w:sz w:val="12"/>
                <w:szCs w:val="12"/>
              </w:rPr>
            </w:pPr>
            <w:r w:rsidRPr="00AF1805">
              <w:rPr>
                <w:sz w:val="12"/>
                <w:szCs w:val="12"/>
              </w:rPr>
              <w:t>975.51</w:t>
            </w:r>
          </w:p>
        </w:tc>
        <w:tc>
          <w:tcPr>
            <w:tcW w:w="700" w:type="dxa"/>
            <w:tcBorders>
              <w:top w:val="single" w:sz="4" w:space="0" w:color="000000"/>
              <w:left w:val="single" w:sz="4" w:space="0" w:color="000000"/>
              <w:bottom w:val="single" w:sz="4" w:space="0" w:color="000000"/>
              <w:right w:val="single" w:sz="4" w:space="0" w:color="000000"/>
            </w:tcBorders>
          </w:tcPr>
          <w:p w14:paraId="3792B334" w14:textId="77777777" w:rsidR="0042382B" w:rsidRPr="00AF1805" w:rsidRDefault="0042382B" w:rsidP="00AD3C6C">
            <w:pPr>
              <w:spacing w:line="170" w:lineRule="exact"/>
              <w:jc w:val="center"/>
              <w:rPr>
                <w:sz w:val="12"/>
                <w:szCs w:val="12"/>
              </w:rPr>
            </w:pPr>
            <w:r w:rsidRPr="00AF1805">
              <w:rPr>
                <w:sz w:val="12"/>
                <w:szCs w:val="12"/>
              </w:rPr>
              <w:t>315.29</w:t>
            </w:r>
          </w:p>
        </w:tc>
        <w:tc>
          <w:tcPr>
            <w:tcW w:w="700" w:type="dxa"/>
            <w:tcBorders>
              <w:top w:val="single" w:sz="4" w:space="0" w:color="000000"/>
              <w:left w:val="single" w:sz="4" w:space="0" w:color="000000"/>
              <w:bottom w:val="single" w:sz="4" w:space="0" w:color="000000"/>
              <w:right w:val="single" w:sz="4" w:space="0" w:color="000000"/>
            </w:tcBorders>
          </w:tcPr>
          <w:p w14:paraId="11F1A54A" w14:textId="77777777" w:rsidR="0042382B" w:rsidRPr="00AF1805" w:rsidRDefault="0042382B" w:rsidP="00AD3C6C">
            <w:pPr>
              <w:spacing w:line="170" w:lineRule="exact"/>
              <w:jc w:val="center"/>
              <w:rPr>
                <w:sz w:val="12"/>
                <w:szCs w:val="12"/>
              </w:rPr>
            </w:pPr>
            <w:r w:rsidRPr="00AF1805">
              <w:rPr>
                <w:sz w:val="12"/>
                <w:szCs w:val="12"/>
              </w:rPr>
              <w:t>125</w:t>
            </w:r>
          </w:p>
        </w:tc>
        <w:tc>
          <w:tcPr>
            <w:tcW w:w="700" w:type="dxa"/>
            <w:tcBorders>
              <w:top w:val="single" w:sz="4" w:space="0" w:color="000000"/>
              <w:left w:val="single" w:sz="4" w:space="0" w:color="000000"/>
              <w:bottom w:val="single" w:sz="4" w:space="0" w:color="000000"/>
              <w:right w:val="single" w:sz="4" w:space="0" w:color="000000"/>
            </w:tcBorders>
          </w:tcPr>
          <w:p w14:paraId="7E5EC1B9" w14:textId="77777777" w:rsidR="0042382B" w:rsidRPr="00AF1805" w:rsidRDefault="0042382B" w:rsidP="00AD3C6C">
            <w:pPr>
              <w:spacing w:line="170" w:lineRule="exact"/>
              <w:jc w:val="center"/>
              <w:rPr>
                <w:sz w:val="12"/>
                <w:szCs w:val="12"/>
              </w:rPr>
            </w:pPr>
            <w:r w:rsidRPr="00AF1805">
              <w:rPr>
                <w:sz w:val="12"/>
                <w:szCs w:val="12"/>
              </w:rPr>
              <w:t>939.72</w:t>
            </w:r>
          </w:p>
        </w:tc>
        <w:tc>
          <w:tcPr>
            <w:tcW w:w="700" w:type="dxa"/>
            <w:tcBorders>
              <w:top w:val="single" w:sz="4" w:space="0" w:color="000000"/>
              <w:left w:val="single" w:sz="4" w:space="0" w:color="000000"/>
              <w:bottom w:val="single" w:sz="4" w:space="0" w:color="000000"/>
              <w:right w:val="single" w:sz="4" w:space="0" w:color="000000"/>
            </w:tcBorders>
          </w:tcPr>
          <w:p w14:paraId="143ADF1B" w14:textId="77777777" w:rsidR="0042382B" w:rsidRPr="00AF1805" w:rsidRDefault="0042382B" w:rsidP="00AD3C6C">
            <w:pPr>
              <w:spacing w:line="170" w:lineRule="exact"/>
              <w:jc w:val="center"/>
              <w:rPr>
                <w:sz w:val="12"/>
                <w:szCs w:val="12"/>
              </w:rPr>
            </w:pPr>
            <w:r w:rsidRPr="00AF1805">
              <w:rPr>
                <w:sz w:val="12"/>
                <w:szCs w:val="12"/>
              </w:rPr>
              <w:t>526.02</w:t>
            </w:r>
          </w:p>
        </w:tc>
      </w:tr>
      <w:tr w:rsidR="0042382B" w:rsidRPr="00AF1805" w14:paraId="431A3D56"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25944581" w14:textId="77777777" w:rsidR="0042382B" w:rsidRPr="00AF1805" w:rsidRDefault="0042382B" w:rsidP="00AD3C6C">
            <w:pPr>
              <w:spacing w:line="170" w:lineRule="exact"/>
              <w:jc w:val="center"/>
              <w:rPr>
                <w:sz w:val="12"/>
                <w:szCs w:val="12"/>
              </w:rPr>
            </w:pPr>
            <w:r w:rsidRPr="00AF1805">
              <w:rPr>
                <w:sz w:val="12"/>
                <w:szCs w:val="12"/>
              </w:rPr>
              <w:t>26</w:t>
            </w:r>
          </w:p>
        </w:tc>
        <w:tc>
          <w:tcPr>
            <w:tcW w:w="700" w:type="dxa"/>
            <w:tcBorders>
              <w:top w:val="single" w:sz="4" w:space="0" w:color="000000"/>
              <w:left w:val="single" w:sz="4" w:space="0" w:color="000000"/>
              <w:bottom w:val="single" w:sz="4" w:space="0" w:color="000000"/>
              <w:right w:val="single" w:sz="4" w:space="0" w:color="000000"/>
            </w:tcBorders>
          </w:tcPr>
          <w:p w14:paraId="443B3510" w14:textId="77777777" w:rsidR="0042382B" w:rsidRPr="00AF1805" w:rsidRDefault="0042382B" w:rsidP="00AD3C6C">
            <w:pPr>
              <w:spacing w:line="170" w:lineRule="exact"/>
              <w:jc w:val="center"/>
              <w:rPr>
                <w:sz w:val="12"/>
                <w:szCs w:val="12"/>
              </w:rPr>
            </w:pPr>
            <w:r w:rsidRPr="00AF1805">
              <w:rPr>
                <w:sz w:val="12"/>
                <w:szCs w:val="12"/>
              </w:rPr>
              <w:t>997.46</w:t>
            </w:r>
          </w:p>
        </w:tc>
        <w:tc>
          <w:tcPr>
            <w:tcW w:w="700" w:type="dxa"/>
            <w:tcBorders>
              <w:top w:val="single" w:sz="4" w:space="0" w:color="000000"/>
              <w:left w:val="single" w:sz="4" w:space="0" w:color="000000"/>
              <w:bottom w:val="single" w:sz="4" w:space="0" w:color="000000"/>
              <w:right w:val="single" w:sz="4" w:space="0" w:color="000000"/>
            </w:tcBorders>
          </w:tcPr>
          <w:p w14:paraId="2E6F806E" w14:textId="77777777" w:rsidR="0042382B" w:rsidRPr="00AF1805" w:rsidRDefault="0042382B" w:rsidP="00AD3C6C">
            <w:pPr>
              <w:spacing w:line="170" w:lineRule="exact"/>
              <w:jc w:val="center"/>
              <w:rPr>
                <w:sz w:val="12"/>
                <w:szCs w:val="12"/>
              </w:rPr>
            </w:pPr>
            <w:r w:rsidRPr="00AF1805">
              <w:rPr>
                <w:sz w:val="12"/>
                <w:szCs w:val="12"/>
              </w:rPr>
              <w:t>110.48</w:t>
            </w:r>
          </w:p>
        </w:tc>
        <w:tc>
          <w:tcPr>
            <w:tcW w:w="700" w:type="dxa"/>
            <w:tcBorders>
              <w:top w:val="single" w:sz="4" w:space="0" w:color="000000"/>
              <w:left w:val="single" w:sz="4" w:space="0" w:color="000000"/>
              <w:bottom w:val="single" w:sz="4" w:space="0" w:color="000000"/>
              <w:right w:val="single" w:sz="4" w:space="0" w:color="000000"/>
            </w:tcBorders>
          </w:tcPr>
          <w:p w14:paraId="069EB8BB" w14:textId="77777777" w:rsidR="0042382B" w:rsidRPr="00AF1805" w:rsidRDefault="0042382B" w:rsidP="00AD3C6C">
            <w:pPr>
              <w:spacing w:line="170" w:lineRule="exact"/>
              <w:jc w:val="center"/>
              <w:rPr>
                <w:sz w:val="12"/>
                <w:szCs w:val="12"/>
              </w:rPr>
            </w:pPr>
            <w:r w:rsidRPr="00AF1805">
              <w:rPr>
                <w:sz w:val="12"/>
                <w:szCs w:val="12"/>
              </w:rPr>
              <w:t>76</w:t>
            </w:r>
          </w:p>
        </w:tc>
        <w:tc>
          <w:tcPr>
            <w:tcW w:w="700" w:type="dxa"/>
            <w:tcBorders>
              <w:top w:val="single" w:sz="4" w:space="0" w:color="000000"/>
              <w:left w:val="single" w:sz="4" w:space="0" w:color="000000"/>
              <w:bottom w:val="single" w:sz="4" w:space="0" w:color="000000"/>
              <w:right w:val="single" w:sz="4" w:space="0" w:color="000000"/>
            </w:tcBorders>
          </w:tcPr>
          <w:p w14:paraId="12219D53" w14:textId="77777777" w:rsidR="0042382B" w:rsidRPr="00AF1805" w:rsidRDefault="0042382B" w:rsidP="00AD3C6C">
            <w:pPr>
              <w:spacing w:line="170" w:lineRule="exact"/>
              <w:jc w:val="center"/>
              <w:rPr>
                <w:sz w:val="12"/>
                <w:szCs w:val="12"/>
              </w:rPr>
            </w:pPr>
            <w:r w:rsidRPr="00AF1805">
              <w:rPr>
                <w:sz w:val="12"/>
                <w:szCs w:val="12"/>
              </w:rPr>
              <w:t>974.91</w:t>
            </w:r>
          </w:p>
        </w:tc>
        <w:tc>
          <w:tcPr>
            <w:tcW w:w="700" w:type="dxa"/>
            <w:tcBorders>
              <w:top w:val="single" w:sz="4" w:space="0" w:color="000000"/>
              <w:left w:val="single" w:sz="4" w:space="0" w:color="000000"/>
              <w:bottom w:val="single" w:sz="4" w:space="0" w:color="000000"/>
              <w:right w:val="single" w:sz="4" w:space="0" w:color="000000"/>
            </w:tcBorders>
          </w:tcPr>
          <w:p w14:paraId="2E9D4641" w14:textId="77777777" w:rsidR="0042382B" w:rsidRPr="00AF1805" w:rsidRDefault="0042382B" w:rsidP="00AD3C6C">
            <w:pPr>
              <w:spacing w:line="170" w:lineRule="exact"/>
              <w:jc w:val="center"/>
              <w:rPr>
                <w:sz w:val="12"/>
                <w:szCs w:val="12"/>
              </w:rPr>
            </w:pPr>
            <w:r w:rsidRPr="00AF1805">
              <w:rPr>
                <w:sz w:val="12"/>
                <w:szCs w:val="12"/>
              </w:rPr>
              <w:t>319.48</w:t>
            </w:r>
          </w:p>
        </w:tc>
        <w:tc>
          <w:tcPr>
            <w:tcW w:w="700" w:type="dxa"/>
            <w:tcBorders>
              <w:top w:val="single" w:sz="4" w:space="0" w:color="000000"/>
              <w:left w:val="single" w:sz="4" w:space="0" w:color="000000"/>
              <w:bottom w:val="single" w:sz="4" w:space="0" w:color="000000"/>
              <w:right w:val="single" w:sz="4" w:space="0" w:color="000000"/>
            </w:tcBorders>
          </w:tcPr>
          <w:p w14:paraId="629D01EE" w14:textId="77777777" w:rsidR="0042382B" w:rsidRPr="00AF1805" w:rsidRDefault="0042382B" w:rsidP="00AD3C6C">
            <w:pPr>
              <w:spacing w:line="170" w:lineRule="exact"/>
              <w:jc w:val="center"/>
              <w:rPr>
                <w:sz w:val="12"/>
                <w:szCs w:val="12"/>
              </w:rPr>
            </w:pPr>
            <w:r w:rsidRPr="00AF1805">
              <w:rPr>
                <w:sz w:val="12"/>
                <w:szCs w:val="12"/>
              </w:rPr>
              <w:t>126</w:t>
            </w:r>
          </w:p>
        </w:tc>
        <w:tc>
          <w:tcPr>
            <w:tcW w:w="700" w:type="dxa"/>
            <w:tcBorders>
              <w:top w:val="single" w:sz="4" w:space="0" w:color="000000"/>
              <w:left w:val="single" w:sz="4" w:space="0" w:color="000000"/>
              <w:bottom w:val="single" w:sz="4" w:space="0" w:color="000000"/>
              <w:right w:val="single" w:sz="4" w:space="0" w:color="000000"/>
            </w:tcBorders>
          </w:tcPr>
          <w:p w14:paraId="3C5FEAE4" w14:textId="77777777" w:rsidR="0042382B" w:rsidRPr="00AF1805" w:rsidRDefault="0042382B" w:rsidP="00AD3C6C">
            <w:pPr>
              <w:spacing w:line="170" w:lineRule="exact"/>
              <w:jc w:val="center"/>
              <w:rPr>
                <w:sz w:val="12"/>
                <w:szCs w:val="12"/>
              </w:rPr>
            </w:pPr>
            <w:r w:rsidRPr="00AF1805">
              <w:rPr>
                <w:sz w:val="12"/>
                <w:szCs w:val="12"/>
              </w:rPr>
              <w:t>938.89</w:t>
            </w:r>
          </w:p>
        </w:tc>
        <w:tc>
          <w:tcPr>
            <w:tcW w:w="700" w:type="dxa"/>
            <w:tcBorders>
              <w:top w:val="single" w:sz="4" w:space="0" w:color="000000"/>
              <w:left w:val="single" w:sz="4" w:space="0" w:color="000000"/>
              <w:bottom w:val="single" w:sz="4" w:space="0" w:color="000000"/>
              <w:right w:val="single" w:sz="4" w:space="0" w:color="000000"/>
            </w:tcBorders>
          </w:tcPr>
          <w:p w14:paraId="46C30817" w14:textId="77777777" w:rsidR="0042382B" w:rsidRPr="00AF1805" w:rsidRDefault="0042382B" w:rsidP="00AD3C6C">
            <w:pPr>
              <w:spacing w:line="170" w:lineRule="exact"/>
              <w:jc w:val="center"/>
              <w:rPr>
                <w:sz w:val="12"/>
                <w:szCs w:val="12"/>
              </w:rPr>
            </w:pPr>
            <w:r w:rsidRPr="00AF1805">
              <w:rPr>
                <w:sz w:val="12"/>
                <w:szCs w:val="12"/>
              </w:rPr>
              <w:t>530.27</w:t>
            </w:r>
          </w:p>
        </w:tc>
      </w:tr>
      <w:tr w:rsidR="0042382B" w:rsidRPr="00AF1805" w14:paraId="2C169418"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0AFE40E" w14:textId="77777777" w:rsidR="0042382B" w:rsidRPr="00AF1805" w:rsidRDefault="0042382B" w:rsidP="00AD3C6C">
            <w:pPr>
              <w:spacing w:line="170" w:lineRule="exact"/>
              <w:jc w:val="center"/>
              <w:rPr>
                <w:sz w:val="12"/>
                <w:szCs w:val="12"/>
              </w:rPr>
            </w:pPr>
            <w:r w:rsidRPr="00AF1805">
              <w:rPr>
                <w:sz w:val="12"/>
                <w:szCs w:val="12"/>
              </w:rPr>
              <w:t>27</w:t>
            </w:r>
          </w:p>
        </w:tc>
        <w:tc>
          <w:tcPr>
            <w:tcW w:w="700" w:type="dxa"/>
            <w:tcBorders>
              <w:top w:val="single" w:sz="4" w:space="0" w:color="000000"/>
              <w:left w:val="single" w:sz="4" w:space="0" w:color="000000"/>
              <w:bottom w:val="single" w:sz="4" w:space="0" w:color="000000"/>
              <w:right w:val="single" w:sz="4" w:space="0" w:color="000000"/>
            </w:tcBorders>
          </w:tcPr>
          <w:p w14:paraId="56CCE8CB" w14:textId="77777777" w:rsidR="0042382B" w:rsidRPr="00AF1805" w:rsidRDefault="0042382B" w:rsidP="00AD3C6C">
            <w:pPr>
              <w:spacing w:line="170" w:lineRule="exact"/>
              <w:jc w:val="center"/>
              <w:rPr>
                <w:sz w:val="12"/>
                <w:szCs w:val="12"/>
              </w:rPr>
            </w:pPr>
            <w:r w:rsidRPr="00AF1805">
              <w:rPr>
                <w:sz w:val="12"/>
                <w:szCs w:val="12"/>
              </w:rPr>
              <w:t>997.19</w:t>
            </w:r>
          </w:p>
        </w:tc>
        <w:tc>
          <w:tcPr>
            <w:tcW w:w="700" w:type="dxa"/>
            <w:tcBorders>
              <w:top w:val="single" w:sz="4" w:space="0" w:color="000000"/>
              <w:left w:val="single" w:sz="4" w:space="0" w:color="000000"/>
              <w:bottom w:val="single" w:sz="4" w:space="0" w:color="000000"/>
              <w:right w:val="single" w:sz="4" w:space="0" w:color="000000"/>
            </w:tcBorders>
          </w:tcPr>
          <w:p w14:paraId="0E0B8951" w14:textId="77777777" w:rsidR="0042382B" w:rsidRPr="00AF1805" w:rsidRDefault="0042382B" w:rsidP="00AD3C6C">
            <w:pPr>
              <w:spacing w:line="170" w:lineRule="exact"/>
              <w:jc w:val="center"/>
              <w:rPr>
                <w:sz w:val="12"/>
                <w:szCs w:val="12"/>
              </w:rPr>
            </w:pPr>
            <w:r w:rsidRPr="00AF1805">
              <w:rPr>
                <w:sz w:val="12"/>
                <w:szCs w:val="12"/>
              </w:rPr>
              <w:t>114.66</w:t>
            </w:r>
          </w:p>
        </w:tc>
        <w:tc>
          <w:tcPr>
            <w:tcW w:w="700" w:type="dxa"/>
            <w:tcBorders>
              <w:top w:val="single" w:sz="4" w:space="0" w:color="000000"/>
              <w:left w:val="single" w:sz="4" w:space="0" w:color="000000"/>
              <w:bottom w:val="single" w:sz="4" w:space="0" w:color="000000"/>
              <w:right w:val="single" w:sz="4" w:space="0" w:color="000000"/>
            </w:tcBorders>
          </w:tcPr>
          <w:p w14:paraId="6B9FAC89" w14:textId="77777777" w:rsidR="0042382B" w:rsidRPr="00AF1805" w:rsidRDefault="0042382B" w:rsidP="00AD3C6C">
            <w:pPr>
              <w:spacing w:line="170" w:lineRule="exact"/>
              <w:jc w:val="center"/>
              <w:rPr>
                <w:sz w:val="12"/>
                <w:szCs w:val="12"/>
              </w:rPr>
            </w:pPr>
            <w:r w:rsidRPr="00AF1805">
              <w:rPr>
                <w:sz w:val="12"/>
                <w:szCs w:val="12"/>
              </w:rPr>
              <w:t>77</w:t>
            </w:r>
          </w:p>
        </w:tc>
        <w:tc>
          <w:tcPr>
            <w:tcW w:w="700" w:type="dxa"/>
            <w:tcBorders>
              <w:top w:val="single" w:sz="4" w:space="0" w:color="000000"/>
              <w:left w:val="single" w:sz="4" w:space="0" w:color="000000"/>
              <w:bottom w:val="single" w:sz="4" w:space="0" w:color="000000"/>
              <w:right w:val="single" w:sz="4" w:space="0" w:color="000000"/>
            </w:tcBorders>
          </w:tcPr>
          <w:p w14:paraId="67AAE1E1" w14:textId="77777777" w:rsidR="0042382B" w:rsidRPr="00AF1805" w:rsidRDefault="0042382B" w:rsidP="00AD3C6C">
            <w:pPr>
              <w:spacing w:line="170" w:lineRule="exact"/>
              <w:jc w:val="center"/>
              <w:rPr>
                <w:sz w:val="12"/>
                <w:szCs w:val="12"/>
              </w:rPr>
            </w:pPr>
            <w:r w:rsidRPr="00AF1805">
              <w:rPr>
                <w:sz w:val="12"/>
                <w:szCs w:val="12"/>
              </w:rPr>
              <w:t>974.30</w:t>
            </w:r>
          </w:p>
        </w:tc>
        <w:tc>
          <w:tcPr>
            <w:tcW w:w="700" w:type="dxa"/>
            <w:tcBorders>
              <w:top w:val="single" w:sz="4" w:space="0" w:color="000000"/>
              <w:left w:val="single" w:sz="4" w:space="0" w:color="000000"/>
              <w:bottom w:val="single" w:sz="4" w:space="0" w:color="000000"/>
              <w:right w:val="single" w:sz="4" w:space="0" w:color="000000"/>
            </w:tcBorders>
          </w:tcPr>
          <w:p w14:paraId="21A853F9" w14:textId="77777777" w:rsidR="0042382B" w:rsidRPr="00AF1805" w:rsidRDefault="0042382B" w:rsidP="00AD3C6C">
            <w:pPr>
              <w:spacing w:line="170" w:lineRule="exact"/>
              <w:jc w:val="center"/>
              <w:rPr>
                <w:sz w:val="12"/>
                <w:szCs w:val="12"/>
              </w:rPr>
            </w:pPr>
            <w:r w:rsidRPr="00AF1805">
              <w:rPr>
                <w:sz w:val="12"/>
                <w:szCs w:val="12"/>
              </w:rPr>
              <w:t>323.67</w:t>
            </w:r>
          </w:p>
        </w:tc>
        <w:tc>
          <w:tcPr>
            <w:tcW w:w="700" w:type="dxa"/>
            <w:tcBorders>
              <w:top w:val="single" w:sz="4" w:space="0" w:color="000000"/>
              <w:left w:val="single" w:sz="4" w:space="0" w:color="000000"/>
              <w:bottom w:val="single" w:sz="4" w:space="0" w:color="000000"/>
              <w:right w:val="single" w:sz="4" w:space="0" w:color="000000"/>
            </w:tcBorders>
          </w:tcPr>
          <w:p w14:paraId="51AA4C20" w14:textId="77777777" w:rsidR="0042382B" w:rsidRPr="00AF1805" w:rsidRDefault="0042382B" w:rsidP="00AD3C6C">
            <w:pPr>
              <w:spacing w:line="170" w:lineRule="exact"/>
              <w:jc w:val="center"/>
              <w:rPr>
                <w:sz w:val="12"/>
                <w:szCs w:val="12"/>
              </w:rPr>
            </w:pPr>
            <w:r w:rsidRPr="00AF1805">
              <w:rPr>
                <w:sz w:val="12"/>
                <w:szCs w:val="12"/>
              </w:rPr>
              <w:t>127</w:t>
            </w:r>
          </w:p>
        </w:tc>
        <w:tc>
          <w:tcPr>
            <w:tcW w:w="700" w:type="dxa"/>
            <w:tcBorders>
              <w:top w:val="single" w:sz="4" w:space="0" w:color="000000"/>
              <w:left w:val="single" w:sz="4" w:space="0" w:color="000000"/>
              <w:bottom w:val="single" w:sz="4" w:space="0" w:color="000000"/>
              <w:right w:val="single" w:sz="4" w:space="0" w:color="000000"/>
            </w:tcBorders>
          </w:tcPr>
          <w:p w14:paraId="0D374B35" w14:textId="77777777" w:rsidR="0042382B" w:rsidRPr="00AF1805" w:rsidRDefault="0042382B" w:rsidP="00AD3C6C">
            <w:pPr>
              <w:spacing w:line="170" w:lineRule="exact"/>
              <w:jc w:val="center"/>
              <w:rPr>
                <w:sz w:val="12"/>
                <w:szCs w:val="12"/>
              </w:rPr>
            </w:pPr>
            <w:r w:rsidRPr="00AF1805">
              <w:rPr>
                <w:sz w:val="12"/>
                <w:szCs w:val="12"/>
              </w:rPr>
              <w:t>938.06</w:t>
            </w:r>
          </w:p>
        </w:tc>
        <w:tc>
          <w:tcPr>
            <w:tcW w:w="700" w:type="dxa"/>
            <w:tcBorders>
              <w:top w:val="single" w:sz="4" w:space="0" w:color="000000"/>
              <w:left w:val="single" w:sz="4" w:space="0" w:color="000000"/>
              <w:bottom w:val="single" w:sz="4" w:space="0" w:color="000000"/>
              <w:right w:val="single" w:sz="4" w:space="0" w:color="000000"/>
            </w:tcBorders>
          </w:tcPr>
          <w:p w14:paraId="1D4CF318" w14:textId="77777777" w:rsidR="0042382B" w:rsidRPr="00AF1805" w:rsidRDefault="0042382B" w:rsidP="00AD3C6C">
            <w:pPr>
              <w:spacing w:line="170" w:lineRule="exact"/>
              <w:jc w:val="center"/>
              <w:rPr>
                <w:sz w:val="12"/>
                <w:szCs w:val="12"/>
              </w:rPr>
            </w:pPr>
            <w:r w:rsidRPr="00AF1805">
              <w:rPr>
                <w:sz w:val="12"/>
                <w:szCs w:val="12"/>
              </w:rPr>
              <w:t>534.52</w:t>
            </w:r>
          </w:p>
        </w:tc>
      </w:tr>
      <w:tr w:rsidR="0042382B" w:rsidRPr="00AF1805" w14:paraId="130C633C"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793C3548" w14:textId="77777777" w:rsidR="0042382B" w:rsidRPr="00AF1805" w:rsidRDefault="0042382B" w:rsidP="00AD3C6C">
            <w:pPr>
              <w:spacing w:line="170" w:lineRule="exact"/>
              <w:jc w:val="center"/>
              <w:rPr>
                <w:sz w:val="12"/>
                <w:szCs w:val="12"/>
              </w:rPr>
            </w:pPr>
            <w:r w:rsidRPr="00AF1805">
              <w:rPr>
                <w:sz w:val="12"/>
                <w:szCs w:val="12"/>
              </w:rPr>
              <w:t>28</w:t>
            </w:r>
          </w:p>
        </w:tc>
        <w:tc>
          <w:tcPr>
            <w:tcW w:w="700" w:type="dxa"/>
            <w:tcBorders>
              <w:top w:val="single" w:sz="4" w:space="0" w:color="000000"/>
              <w:left w:val="single" w:sz="4" w:space="0" w:color="000000"/>
              <w:bottom w:val="single" w:sz="4" w:space="0" w:color="000000"/>
              <w:right w:val="single" w:sz="4" w:space="0" w:color="000000"/>
            </w:tcBorders>
          </w:tcPr>
          <w:p w14:paraId="15D4FFD3" w14:textId="77777777" w:rsidR="0042382B" w:rsidRPr="00AF1805" w:rsidRDefault="0042382B" w:rsidP="00AD3C6C">
            <w:pPr>
              <w:spacing w:line="170" w:lineRule="exact"/>
              <w:jc w:val="center"/>
              <w:rPr>
                <w:sz w:val="12"/>
                <w:szCs w:val="12"/>
              </w:rPr>
            </w:pPr>
            <w:r w:rsidRPr="00AF1805">
              <w:rPr>
                <w:sz w:val="12"/>
                <w:szCs w:val="12"/>
              </w:rPr>
              <w:t>996.91</w:t>
            </w:r>
          </w:p>
        </w:tc>
        <w:tc>
          <w:tcPr>
            <w:tcW w:w="700" w:type="dxa"/>
            <w:tcBorders>
              <w:top w:val="single" w:sz="4" w:space="0" w:color="000000"/>
              <w:left w:val="single" w:sz="4" w:space="0" w:color="000000"/>
              <w:bottom w:val="single" w:sz="4" w:space="0" w:color="000000"/>
              <w:right w:val="single" w:sz="4" w:space="0" w:color="000000"/>
            </w:tcBorders>
          </w:tcPr>
          <w:p w14:paraId="2766EE16" w14:textId="77777777" w:rsidR="0042382B" w:rsidRPr="00AF1805" w:rsidRDefault="0042382B" w:rsidP="00AD3C6C">
            <w:pPr>
              <w:spacing w:line="170" w:lineRule="exact"/>
              <w:jc w:val="center"/>
              <w:rPr>
                <w:sz w:val="12"/>
                <w:szCs w:val="12"/>
              </w:rPr>
            </w:pPr>
            <w:r w:rsidRPr="00AF1805">
              <w:rPr>
                <w:sz w:val="12"/>
                <w:szCs w:val="12"/>
              </w:rPr>
              <w:t>118.84</w:t>
            </w:r>
          </w:p>
        </w:tc>
        <w:tc>
          <w:tcPr>
            <w:tcW w:w="700" w:type="dxa"/>
            <w:tcBorders>
              <w:top w:val="single" w:sz="4" w:space="0" w:color="000000"/>
              <w:left w:val="single" w:sz="4" w:space="0" w:color="000000"/>
              <w:bottom w:val="single" w:sz="4" w:space="0" w:color="000000"/>
              <w:right w:val="single" w:sz="4" w:space="0" w:color="000000"/>
            </w:tcBorders>
          </w:tcPr>
          <w:p w14:paraId="32C890D1" w14:textId="77777777" w:rsidR="0042382B" w:rsidRPr="00AF1805" w:rsidRDefault="0042382B" w:rsidP="00AD3C6C">
            <w:pPr>
              <w:spacing w:line="170" w:lineRule="exact"/>
              <w:jc w:val="center"/>
              <w:rPr>
                <w:sz w:val="12"/>
                <w:szCs w:val="12"/>
              </w:rPr>
            </w:pPr>
            <w:r w:rsidRPr="00AF1805">
              <w:rPr>
                <w:sz w:val="12"/>
                <w:szCs w:val="12"/>
              </w:rPr>
              <w:t>78</w:t>
            </w:r>
          </w:p>
        </w:tc>
        <w:tc>
          <w:tcPr>
            <w:tcW w:w="700" w:type="dxa"/>
            <w:tcBorders>
              <w:top w:val="single" w:sz="4" w:space="0" w:color="000000"/>
              <w:left w:val="single" w:sz="4" w:space="0" w:color="000000"/>
              <w:bottom w:val="single" w:sz="4" w:space="0" w:color="000000"/>
              <w:right w:val="single" w:sz="4" w:space="0" w:color="000000"/>
            </w:tcBorders>
          </w:tcPr>
          <w:p w14:paraId="53687F10" w14:textId="77777777" w:rsidR="0042382B" w:rsidRPr="00AF1805" w:rsidRDefault="0042382B" w:rsidP="00AD3C6C">
            <w:pPr>
              <w:spacing w:line="170" w:lineRule="exact"/>
              <w:jc w:val="center"/>
              <w:rPr>
                <w:sz w:val="12"/>
                <w:szCs w:val="12"/>
              </w:rPr>
            </w:pPr>
            <w:r w:rsidRPr="00AF1805">
              <w:rPr>
                <w:sz w:val="12"/>
                <w:szCs w:val="12"/>
              </w:rPr>
              <w:t>973.70</w:t>
            </w:r>
          </w:p>
        </w:tc>
        <w:tc>
          <w:tcPr>
            <w:tcW w:w="700" w:type="dxa"/>
            <w:tcBorders>
              <w:top w:val="single" w:sz="4" w:space="0" w:color="000000"/>
              <w:left w:val="single" w:sz="4" w:space="0" w:color="000000"/>
              <w:bottom w:val="single" w:sz="4" w:space="0" w:color="000000"/>
              <w:right w:val="single" w:sz="4" w:space="0" w:color="000000"/>
            </w:tcBorders>
          </w:tcPr>
          <w:p w14:paraId="6ADF5A2F" w14:textId="77777777" w:rsidR="0042382B" w:rsidRPr="00AF1805" w:rsidRDefault="0042382B" w:rsidP="00AD3C6C">
            <w:pPr>
              <w:spacing w:line="170" w:lineRule="exact"/>
              <w:jc w:val="center"/>
              <w:rPr>
                <w:sz w:val="12"/>
                <w:szCs w:val="12"/>
              </w:rPr>
            </w:pPr>
            <w:r w:rsidRPr="00AF1805">
              <w:rPr>
                <w:sz w:val="12"/>
                <w:szCs w:val="12"/>
              </w:rPr>
              <w:t>327.86</w:t>
            </w:r>
          </w:p>
        </w:tc>
        <w:tc>
          <w:tcPr>
            <w:tcW w:w="700" w:type="dxa"/>
            <w:tcBorders>
              <w:top w:val="single" w:sz="4" w:space="0" w:color="000000"/>
              <w:left w:val="single" w:sz="4" w:space="0" w:color="000000"/>
              <w:bottom w:val="single" w:sz="4" w:space="0" w:color="000000"/>
              <w:right w:val="single" w:sz="4" w:space="0" w:color="000000"/>
            </w:tcBorders>
          </w:tcPr>
          <w:p w14:paraId="1593A0F5" w14:textId="77777777" w:rsidR="0042382B" w:rsidRPr="00AF1805" w:rsidRDefault="0042382B" w:rsidP="00AD3C6C">
            <w:pPr>
              <w:spacing w:line="170" w:lineRule="exact"/>
              <w:jc w:val="center"/>
              <w:rPr>
                <w:sz w:val="12"/>
                <w:szCs w:val="12"/>
              </w:rPr>
            </w:pPr>
            <w:r w:rsidRPr="00AF1805">
              <w:rPr>
                <w:sz w:val="12"/>
                <w:szCs w:val="12"/>
              </w:rPr>
              <w:t>128</w:t>
            </w:r>
          </w:p>
        </w:tc>
        <w:tc>
          <w:tcPr>
            <w:tcW w:w="700" w:type="dxa"/>
            <w:tcBorders>
              <w:top w:val="single" w:sz="4" w:space="0" w:color="000000"/>
              <w:left w:val="single" w:sz="4" w:space="0" w:color="000000"/>
              <w:bottom w:val="single" w:sz="4" w:space="0" w:color="000000"/>
              <w:right w:val="single" w:sz="4" w:space="0" w:color="000000"/>
            </w:tcBorders>
          </w:tcPr>
          <w:p w14:paraId="5B928F6C" w14:textId="77777777" w:rsidR="0042382B" w:rsidRPr="00AF1805" w:rsidRDefault="0042382B" w:rsidP="00AD3C6C">
            <w:pPr>
              <w:spacing w:line="170" w:lineRule="exact"/>
              <w:jc w:val="center"/>
              <w:rPr>
                <w:sz w:val="12"/>
                <w:szCs w:val="12"/>
              </w:rPr>
            </w:pPr>
            <w:r w:rsidRPr="00AF1805">
              <w:rPr>
                <w:sz w:val="12"/>
                <w:szCs w:val="12"/>
              </w:rPr>
              <w:t>937.22</w:t>
            </w:r>
          </w:p>
        </w:tc>
        <w:tc>
          <w:tcPr>
            <w:tcW w:w="700" w:type="dxa"/>
            <w:tcBorders>
              <w:top w:val="single" w:sz="4" w:space="0" w:color="000000"/>
              <w:left w:val="single" w:sz="4" w:space="0" w:color="000000"/>
              <w:bottom w:val="single" w:sz="4" w:space="0" w:color="000000"/>
              <w:right w:val="single" w:sz="4" w:space="0" w:color="000000"/>
            </w:tcBorders>
          </w:tcPr>
          <w:p w14:paraId="209519D2" w14:textId="77777777" w:rsidR="0042382B" w:rsidRPr="00AF1805" w:rsidRDefault="0042382B" w:rsidP="00AD3C6C">
            <w:pPr>
              <w:spacing w:line="170" w:lineRule="exact"/>
              <w:jc w:val="center"/>
              <w:rPr>
                <w:sz w:val="12"/>
                <w:szCs w:val="12"/>
              </w:rPr>
            </w:pPr>
            <w:r w:rsidRPr="00AF1805">
              <w:rPr>
                <w:sz w:val="12"/>
                <w:szCs w:val="12"/>
              </w:rPr>
              <w:t>538.77</w:t>
            </w:r>
          </w:p>
        </w:tc>
      </w:tr>
      <w:tr w:rsidR="0042382B" w:rsidRPr="00AF1805" w14:paraId="4EC7D60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5D47B562" w14:textId="77777777" w:rsidR="0042382B" w:rsidRPr="00AF1805" w:rsidRDefault="0042382B" w:rsidP="00AD3C6C">
            <w:pPr>
              <w:spacing w:line="170" w:lineRule="exact"/>
              <w:jc w:val="center"/>
              <w:rPr>
                <w:sz w:val="12"/>
                <w:szCs w:val="12"/>
              </w:rPr>
            </w:pPr>
            <w:r w:rsidRPr="00AF1805">
              <w:rPr>
                <w:sz w:val="12"/>
                <w:szCs w:val="12"/>
              </w:rPr>
              <w:t>29</w:t>
            </w:r>
          </w:p>
        </w:tc>
        <w:tc>
          <w:tcPr>
            <w:tcW w:w="700" w:type="dxa"/>
            <w:tcBorders>
              <w:top w:val="single" w:sz="4" w:space="0" w:color="000000"/>
              <w:left w:val="single" w:sz="4" w:space="0" w:color="000000"/>
              <w:bottom w:val="single" w:sz="4" w:space="0" w:color="000000"/>
              <w:right w:val="single" w:sz="4" w:space="0" w:color="000000"/>
            </w:tcBorders>
          </w:tcPr>
          <w:p w14:paraId="23066079" w14:textId="77777777" w:rsidR="0042382B" w:rsidRPr="00AF1805" w:rsidRDefault="0042382B" w:rsidP="00AD3C6C">
            <w:pPr>
              <w:spacing w:line="170" w:lineRule="exact"/>
              <w:jc w:val="center"/>
              <w:rPr>
                <w:sz w:val="12"/>
                <w:szCs w:val="12"/>
              </w:rPr>
            </w:pPr>
            <w:r w:rsidRPr="00AF1805">
              <w:rPr>
                <w:sz w:val="12"/>
                <w:szCs w:val="12"/>
              </w:rPr>
              <w:t>996.62</w:t>
            </w:r>
          </w:p>
        </w:tc>
        <w:tc>
          <w:tcPr>
            <w:tcW w:w="700" w:type="dxa"/>
            <w:tcBorders>
              <w:top w:val="single" w:sz="4" w:space="0" w:color="000000"/>
              <w:left w:val="single" w:sz="4" w:space="0" w:color="000000"/>
              <w:bottom w:val="single" w:sz="4" w:space="0" w:color="000000"/>
              <w:right w:val="single" w:sz="4" w:space="0" w:color="000000"/>
            </w:tcBorders>
          </w:tcPr>
          <w:p w14:paraId="46AFBCB3" w14:textId="77777777" w:rsidR="0042382B" w:rsidRPr="00AF1805" w:rsidRDefault="0042382B" w:rsidP="00AD3C6C">
            <w:pPr>
              <w:spacing w:line="170" w:lineRule="exact"/>
              <w:jc w:val="center"/>
              <w:rPr>
                <w:sz w:val="12"/>
                <w:szCs w:val="12"/>
              </w:rPr>
            </w:pPr>
            <w:r w:rsidRPr="00AF1805">
              <w:rPr>
                <w:sz w:val="12"/>
                <w:szCs w:val="12"/>
              </w:rPr>
              <w:t>123.01</w:t>
            </w:r>
          </w:p>
        </w:tc>
        <w:tc>
          <w:tcPr>
            <w:tcW w:w="700" w:type="dxa"/>
            <w:tcBorders>
              <w:top w:val="single" w:sz="4" w:space="0" w:color="000000"/>
              <w:left w:val="single" w:sz="4" w:space="0" w:color="000000"/>
              <w:bottom w:val="single" w:sz="4" w:space="0" w:color="000000"/>
              <w:right w:val="single" w:sz="4" w:space="0" w:color="000000"/>
            </w:tcBorders>
          </w:tcPr>
          <w:p w14:paraId="5EE70873" w14:textId="77777777" w:rsidR="0042382B" w:rsidRPr="00AF1805" w:rsidRDefault="0042382B" w:rsidP="00AD3C6C">
            <w:pPr>
              <w:spacing w:line="170" w:lineRule="exact"/>
              <w:jc w:val="center"/>
              <w:rPr>
                <w:sz w:val="12"/>
                <w:szCs w:val="12"/>
              </w:rPr>
            </w:pPr>
            <w:r w:rsidRPr="00AF1805">
              <w:rPr>
                <w:sz w:val="12"/>
                <w:szCs w:val="12"/>
              </w:rPr>
              <w:t>79</w:t>
            </w:r>
          </w:p>
        </w:tc>
        <w:tc>
          <w:tcPr>
            <w:tcW w:w="700" w:type="dxa"/>
            <w:tcBorders>
              <w:top w:val="single" w:sz="4" w:space="0" w:color="000000"/>
              <w:left w:val="single" w:sz="4" w:space="0" w:color="000000"/>
              <w:bottom w:val="single" w:sz="4" w:space="0" w:color="000000"/>
              <w:right w:val="single" w:sz="4" w:space="0" w:color="000000"/>
            </w:tcBorders>
          </w:tcPr>
          <w:p w14:paraId="603C136B" w14:textId="77777777" w:rsidR="0042382B" w:rsidRPr="00AF1805" w:rsidRDefault="0042382B" w:rsidP="00AD3C6C">
            <w:pPr>
              <w:spacing w:line="170" w:lineRule="exact"/>
              <w:jc w:val="center"/>
              <w:rPr>
                <w:sz w:val="12"/>
                <w:szCs w:val="12"/>
              </w:rPr>
            </w:pPr>
            <w:r w:rsidRPr="00AF1805">
              <w:rPr>
                <w:sz w:val="12"/>
                <w:szCs w:val="12"/>
              </w:rPr>
              <w:t>973.08</w:t>
            </w:r>
          </w:p>
        </w:tc>
        <w:tc>
          <w:tcPr>
            <w:tcW w:w="700" w:type="dxa"/>
            <w:tcBorders>
              <w:top w:val="single" w:sz="4" w:space="0" w:color="000000"/>
              <w:left w:val="single" w:sz="4" w:space="0" w:color="000000"/>
              <w:bottom w:val="single" w:sz="4" w:space="0" w:color="000000"/>
              <w:right w:val="single" w:sz="4" w:space="0" w:color="000000"/>
            </w:tcBorders>
          </w:tcPr>
          <w:p w14:paraId="7BC1E26F" w14:textId="77777777" w:rsidR="0042382B" w:rsidRPr="00AF1805" w:rsidRDefault="0042382B" w:rsidP="00AD3C6C">
            <w:pPr>
              <w:spacing w:line="170" w:lineRule="exact"/>
              <w:jc w:val="center"/>
              <w:rPr>
                <w:sz w:val="12"/>
                <w:szCs w:val="12"/>
              </w:rPr>
            </w:pPr>
            <w:r w:rsidRPr="00AF1805">
              <w:rPr>
                <w:sz w:val="12"/>
                <w:szCs w:val="12"/>
              </w:rPr>
              <w:t>332.06</w:t>
            </w:r>
          </w:p>
        </w:tc>
        <w:tc>
          <w:tcPr>
            <w:tcW w:w="700" w:type="dxa"/>
            <w:tcBorders>
              <w:top w:val="single" w:sz="4" w:space="0" w:color="000000"/>
              <w:left w:val="single" w:sz="4" w:space="0" w:color="000000"/>
              <w:bottom w:val="single" w:sz="4" w:space="0" w:color="000000"/>
              <w:right w:val="single" w:sz="4" w:space="0" w:color="000000"/>
            </w:tcBorders>
          </w:tcPr>
          <w:p w14:paraId="5818B21C" w14:textId="77777777" w:rsidR="0042382B" w:rsidRPr="00AF1805" w:rsidRDefault="0042382B" w:rsidP="00AD3C6C">
            <w:pPr>
              <w:spacing w:line="170" w:lineRule="exact"/>
              <w:jc w:val="center"/>
              <w:rPr>
                <w:sz w:val="12"/>
                <w:szCs w:val="12"/>
              </w:rPr>
            </w:pPr>
            <w:r w:rsidRPr="00AF1805">
              <w:rPr>
                <w:sz w:val="12"/>
                <w:szCs w:val="12"/>
              </w:rPr>
              <w:t>129</w:t>
            </w:r>
          </w:p>
        </w:tc>
        <w:tc>
          <w:tcPr>
            <w:tcW w:w="700" w:type="dxa"/>
            <w:tcBorders>
              <w:top w:val="single" w:sz="4" w:space="0" w:color="000000"/>
              <w:left w:val="single" w:sz="4" w:space="0" w:color="000000"/>
              <w:bottom w:val="single" w:sz="4" w:space="0" w:color="000000"/>
              <w:right w:val="single" w:sz="4" w:space="0" w:color="000000"/>
            </w:tcBorders>
          </w:tcPr>
          <w:p w14:paraId="4675CAB1" w14:textId="77777777" w:rsidR="0042382B" w:rsidRPr="00AF1805" w:rsidRDefault="0042382B" w:rsidP="00AD3C6C">
            <w:pPr>
              <w:spacing w:line="170" w:lineRule="exact"/>
              <w:jc w:val="center"/>
              <w:rPr>
                <w:sz w:val="12"/>
                <w:szCs w:val="12"/>
              </w:rPr>
            </w:pPr>
            <w:r w:rsidRPr="00AF1805">
              <w:rPr>
                <w:sz w:val="12"/>
                <w:szCs w:val="12"/>
              </w:rPr>
              <w:t>936.37</w:t>
            </w:r>
          </w:p>
        </w:tc>
        <w:tc>
          <w:tcPr>
            <w:tcW w:w="700" w:type="dxa"/>
            <w:tcBorders>
              <w:top w:val="single" w:sz="4" w:space="0" w:color="000000"/>
              <w:left w:val="single" w:sz="4" w:space="0" w:color="000000"/>
              <w:bottom w:val="single" w:sz="4" w:space="0" w:color="000000"/>
              <w:right w:val="single" w:sz="4" w:space="0" w:color="000000"/>
            </w:tcBorders>
          </w:tcPr>
          <w:p w14:paraId="2FEDBF12" w14:textId="77777777" w:rsidR="0042382B" w:rsidRPr="00AF1805" w:rsidRDefault="0042382B" w:rsidP="00AD3C6C">
            <w:pPr>
              <w:spacing w:line="170" w:lineRule="exact"/>
              <w:jc w:val="center"/>
              <w:rPr>
                <w:sz w:val="12"/>
                <w:szCs w:val="12"/>
              </w:rPr>
            </w:pPr>
            <w:r w:rsidRPr="00AF1805">
              <w:rPr>
                <w:sz w:val="12"/>
                <w:szCs w:val="12"/>
              </w:rPr>
              <w:t>543.03</w:t>
            </w:r>
          </w:p>
        </w:tc>
      </w:tr>
      <w:tr w:rsidR="0042382B" w:rsidRPr="00AF1805" w14:paraId="0836DC7B"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36B999F" w14:textId="77777777" w:rsidR="0042382B" w:rsidRPr="00AF1805" w:rsidRDefault="0042382B" w:rsidP="00AD3C6C">
            <w:pPr>
              <w:spacing w:line="170" w:lineRule="exact"/>
              <w:jc w:val="center"/>
              <w:rPr>
                <w:sz w:val="12"/>
                <w:szCs w:val="12"/>
              </w:rPr>
            </w:pPr>
            <w:r w:rsidRPr="00AF1805">
              <w:rPr>
                <w:sz w:val="12"/>
                <w:szCs w:val="12"/>
              </w:rPr>
              <w:t>30</w:t>
            </w:r>
          </w:p>
        </w:tc>
        <w:tc>
          <w:tcPr>
            <w:tcW w:w="700" w:type="dxa"/>
            <w:tcBorders>
              <w:top w:val="single" w:sz="4" w:space="0" w:color="000000"/>
              <w:left w:val="single" w:sz="4" w:space="0" w:color="000000"/>
              <w:bottom w:val="single" w:sz="4" w:space="0" w:color="000000"/>
              <w:right w:val="single" w:sz="4" w:space="0" w:color="000000"/>
            </w:tcBorders>
          </w:tcPr>
          <w:p w14:paraId="31F14DFE" w14:textId="77777777" w:rsidR="0042382B" w:rsidRPr="00AF1805" w:rsidRDefault="0042382B" w:rsidP="00AD3C6C">
            <w:pPr>
              <w:spacing w:line="170" w:lineRule="exact"/>
              <w:jc w:val="center"/>
              <w:rPr>
                <w:sz w:val="12"/>
                <w:szCs w:val="12"/>
              </w:rPr>
            </w:pPr>
            <w:r w:rsidRPr="00AF1805">
              <w:rPr>
                <w:sz w:val="12"/>
                <w:szCs w:val="12"/>
              </w:rPr>
              <w:t>996.32</w:t>
            </w:r>
          </w:p>
        </w:tc>
        <w:tc>
          <w:tcPr>
            <w:tcW w:w="700" w:type="dxa"/>
            <w:tcBorders>
              <w:top w:val="single" w:sz="4" w:space="0" w:color="000000"/>
              <w:left w:val="single" w:sz="4" w:space="0" w:color="000000"/>
              <w:bottom w:val="single" w:sz="4" w:space="0" w:color="000000"/>
              <w:right w:val="single" w:sz="4" w:space="0" w:color="000000"/>
            </w:tcBorders>
          </w:tcPr>
          <w:p w14:paraId="1149CBF6" w14:textId="77777777" w:rsidR="0042382B" w:rsidRPr="00AF1805" w:rsidRDefault="0042382B" w:rsidP="00AD3C6C">
            <w:pPr>
              <w:spacing w:line="170" w:lineRule="exact"/>
              <w:jc w:val="center"/>
              <w:rPr>
                <w:sz w:val="12"/>
                <w:szCs w:val="12"/>
              </w:rPr>
            </w:pPr>
            <w:r w:rsidRPr="00AF1805">
              <w:rPr>
                <w:sz w:val="12"/>
                <w:szCs w:val="12"/>
              </w:rPr>
              <w:t>127.19</w:t>
            </w:r>
          </w:p>
        </w:tc>
        <w:tc>
          <w:tcPr>
            <w:tcW w:w="700" w:type="dxa"/>
            <w:tcBorders>
              <w:top w:val="single" w:sz="4" w:space="0" w:color="000000"/>
              <w:left w:val="single" w:sz="4" w:space="0" w:color="000000"/>
              <w:bottom w:val="single" w:sz="4" w:space="0" w:color="000000"/>
              <w:right w:val="single" w:sz="4" w:space="0" w:color="000000"/>
            </w:tcBorders>
          </w:tcPr>
          <w:p w14:paraId="5722692B" w14:textId="77777777" w:rsidR="0042382B" w:rsidRPr="00AF1805" w:rsidRDefault="0042382B" w:rsidP="00AD3C6C">
            <w:pPr>
              <w:spacing w:line="170" w:lineRule="exact"/>
              <w:jc w:val="center"/>
              <w:rPr>
                <w:sz w:val="12"/>
                <w:szCs w:val="12"/>
              </w:rPr>
            </w:pPr>
            <w:r w:rsidRPr="00AF1805">
              <w:rPr>
                <w:sz w:val="12"/>
                <w:szCs w:val="12"/>
              </w:rPr>
              <w:t>80</w:t>
            </w:r>
          </w:p>
        </w:tc>
        <w:tc>
          <w:tcPr>
            <w:tcW w:w="700" w:type="dxa"/>
            <w:tcBorders>
              <w:top w:val="single" w:sz="4" w:space="0" w:color="000000"/>
              <w:left w:val="single" w:sz="4" w:space="0" w:color="000000"/>
              <w:bottom w:val="single" w:sz="4" w:space="0" w:color="000000"/>
              <w:right w:val="single" w:sz="4" w:space="0" w:color="000000"/>
            </w:tcBorders>
          </w:tcPr>
          <w:p w14:paraId="5E29776D" w14:textId="77777777" w:rsidR="0042382B" w:rsidRPr="00AF1805" w:rsidRDefault="0042382B" w:rsidP="00AD3C6C">
            <w:pPr>
              <w:spacing w:line="170" w:lineRule="exact"/>
              <w:jc w:val="center"/>
              <w:rPr>
                <w:sz w:val="12"/>
                <w:szCs w:val="12"/>
              </w:rPr>
            </w:pPr>
            <w:r w:rsidRPr="00AF1805">
              <w:rPr>
                <w:sz w:val="12"/>
                <w:szCs w:val="12"/>
              </w:rPr>
              <w:t>972.46</w:t>
            </w:r>
          </w:p>
        </w:tc>
        <w:tc>
          <w:tcPr>
            <w:tcW w:w="700" w:type="dxa"/>
            <w:tcBorders>
              <w:top w:val="single" w:sz="4" w:space="0" w:color="000000"/>
              <w:left w:val="single" w:sz="4" w:space="0" w:color="000000"/>
              <w:bottom w:val="single" w:sz="4" w:space="0" w:color="000000"/>
              <w:right w:val="single" w:sz="4" w:space="0" w:color="000000"/>
            </w:tcBorders>
          </w:tcPr>
          <w:p w14:paraId="77D78482" w14:textId="77777777" w:rsidR="0042382B" w:rsidRPr="00AF1805" w:rsidRDefault="0042382B" w:rsidP="00AD3C6C">
            <w:pPr>
              <w:spacing w:line="170" w:lineRule="exact"/>
              <w:jc w:val="center"/>
              <w:rPr>
                <w:sz w:val="12"/>
                <w:szCs w:val="12"/>
              </w:rPr>
            </w:pPr>
            <w:r w:rsidRPr="00AF1805">
              <w:rPr>
                <w:sz w:val="12"/>
                <w:szCs w:val="12"/>
              </w:rPr>
              <w:t>336.25</w:t>
            </w:r>
          </w:p>
        </w:tc>
        <w:tc>
          <w:tcPr>
            <w:tcW w:w="700" w:type="dxa"/>
            <w:tcBorders>
              <w:top w:val="single" w:sz="4" w:space="0" w:color="000000"/>
              <w:left w:val="single" w:sz="4" w:space="0" w:color="000000"/>
              <w:bottom w:val="single" w:sz="4" w:space="0" w:color="000000"/>
              <w:right w:val="single" w:sz="4" w:space="0" w:color="000000"/>
            </w:tcBorders>
          </w:tcPr>
          <w:p w14:paraId="22036F5B" w14:textId="77777777" w:rsidR="0042382B" w:rsidRPr="00AF1805" w:rsidRDefault="0042382B" w:rsidP="00AD3C6C">
            <w:pPr>
              <w:spacing w:line="170" w:lineRule="exact"/>
              <w:jc w:val="center"/>
              <w:rPr>
                <w:sz w:val="12"/>
                <w:szCs w:val="12"/>
              </w:rPr>
            </w:pPr>
            <w:r w:rsidRPr="00AF1805">
              <w:rPr>
                <w:sz w:val="12"/>
                <w:szCs w:val="12"/>
              </w:rPr>
              <w:t>130</w:t>
            </w:r>
          </w:p>
        </w:tc>
        <w:tc>
          <w:tcPr>
            <w:tcW w:w="700" w:type="dxa"/>
            <w:tcBorders>
              <w:top w:val="single" w:sz="4" w:space="0" w:color="000000"/>
              <w:left w:val="single" w:sz="4" w:space="0" w:color="000000"/>
              <w:bottom w:val="single" w:sz="4" w:space="0" w:color="000000"/>
              <w:right w:val="single" w:sz="4" w:space="0" w:color="000000"/>
            </w:tcBorders>
          </w:tcPr>
          <w:p w14:paraId="78D3C0E9" w14:textId="77777777" w:rsidR="0042382B" w:rsidRPr="00AF1805" w:rsidRDefault="0042382B" w:rsidP="00AD3C6C">
            <w:pPr>
              <w:spacing w:line="170" w:lineRule="exact"/>
              <w:jc w:val="center"/>
              <w:rPr>
                <w:sz w:val="12"/>
                <w:szCs w:val="12"/>
              </w:rPr>
            </w:pPr>
            <w:r w:rsidRPr="00AF1805">
              <w:rPr>
                <w:sz w:val="12"/>
                <w:szCs w:val="12"/>
              </w:rPr>
              <w:t>935.52</w:t>
            </w:r>
          </w:p>
        </w:tc>
        <w:tc>
          <w:tcPr>
            <w:tcW w:w="700" w:type="dxa"/>
            <w:tcBorders>
              <w:top w:val="single" w:sz="4" w:space="0" w:color="000000"/>
              <w:left w:val="single" w:sz="4" w:space="0" w:color="000000"/>
              <w:bottom w:val="single" w:sz="4" w:space="0" w:color="000000"/>
              <w:right w:val="single" w:sz="4" w:space="0" w:color="000000"/>
            </w:tcBorders>
          </w:tcPr>
          <w:p w14:paraId="6E9C9617" w14:textId="77777777" w:rsidR="0042382B" w:rsidRPr="00AF1805" w:rsidRDefault="0042382B" w:rsidP="00AD3C6C">
            <w:pPr>
              <w:spacing w:line="170" w:lineRule="exact"/>
              <w:jc w:val="center"/>
              <w:rPr>
                <w:sz w:val="12"/>
                <w:szCs w:val="12"/>
              </w:rPr>
            </w:pPr>
            <w:r w:rsidRPr="00AF1805">
              <w:rPr>
                <w:sz w:val="12"/>
                <w:szCs w:val="12"/>
              </w:rPr>
              <w:t>547.28</w:t>
            </w:r>
          </w:p>
        </w:tc>
      </w:tr>
      <w:tr w:rsidR="0042382B" w:rsidRPr="00AF1805" w14:paraId="77CCBB35"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3BB5125B" w14:textId="77777777" w:rsidR="0042382B" w:rsidRPr="00AF1805" w:rsidRDefault="0042382B" w:rsidP="00AD3C6C">
            <w:pPr>
              <w:spacing w:line="170" w:lineRule="exact"/>
              <w:jc w:val="center"/>
              <w:rPr>
                <w:sz w:val="12"/>
                <w:szCs w:val="12"/>
              </w:rPr>
            </w:pPr>
            <w:r w:rsidRPr="00AF1805">
              <w:rPr>
                <w:sz w:val="12"/>
                <w:szCs w:val="12"/>
              </w:rPr>
              <w:t>31</w:t>
            </w:r>
          </w:p>
        </w:tc>
        <w:tc>
          <w:tcPr>
            <w:tcW w:w="700" w:type="dxa"/>
            <w:tcBorders>
              <w:top w:val="single" w:sz="4" w:space="0" w:color="000000"/>
              <w:left w:val="single" w:sz="4" w:space="0" w:color="000000"/>
              <w:bottom w:val="single" w:sz="4" w:space="0" w:color="000000"/>
              <w:right w:val="single" w:sz="4" w:space="0" w:color="000000"/>
            </w:tcBorders>
          </w:tcPr>
          <w:p w14:paraId="2C8E0553" w14:textId="77777777" w:rsidR="0042382B" w:rsidRPr="00AF1805" w:rsidRDefault="0042382B" w:rsidP="00AD3C6C">
            <w:pPr>
              <w:spacing w:line="170" w:lineRule="exact"/>
              <w:jc w:val="center"/>
              <w:rPr>
                <w:sz w:val="12"/>
                <w:szCs w:val="12"/>
              </w:rPr>
            </w:pPr>
            <w:r w:rsidRPr="00AF1805">
              <w:rPr>
                <w:sz w:val="12"/>
                <w:szCs w:val="12"/>
              </w:rPr>
              <w:t>996.01</w:t>
            </w:r>
          </w:p>
        </w:tc>
        <w:tc>
          <w:tcPr>
            <w:tcW w:w="700" w:type="dxa"/>
            <w:tcBorders>
              <w:top w:val="single" w:sz="4" w:space="0" w:color="000000"/>
              <w:left w:val="single" w:sz="4" w:space="0" w:color="000000"/>
              <w:bottom w:val="single" w:sz="4" w:space="0" w:color="000000"/>
              <w:right w:val="single" w:sz="4" w:space="0" w:color="000000"/>
            </w:tcBorders>
          </w:tcPr>
          <w:p w14:paraId="5F6F19F1" w14:textId="77777777" w:rsidR="0042382B" w:rsidRPr="00AF1805" w:rsidRDefault="0042382B" w:rsidP="00AD3C6C">
            <w:pPr>
              <w:spacing w:line="170" w:lineRule="exact"/>
              <w:jc w:val="center"/>
              <w:rPr>
                <w:sz w:val="12"/>
                <w:szCs w:val="12"/>
              </w:rPr>
            </w:pPr>
            <w:r w:rsidRPr="00AF1805">
              <w:rPr>
                <w:sz w:val="12"/>
                <w:szCs w:val="12"/>
              </w:rPr>
              <w:t>131.36</w:t>
            </w:r>
          </w:p>
        </w:tc>
        <w:tc>
          <w:tcPr>
            <w:tcW w:w="700" w:type="dxa"/>
            <w:tcBorders>
              <w:top w:val="single" w:sz="4" w:space="0" w:color="000000"/>
              <w:left w:val="single" w:sz="4" w:space="0" w:color="000000"/>
              <w:bottom w:val="single" w:sz="4" w:space="0" w:color="000000"/>
              <w:right w:val="single" w:sz="4" w:space="0" w:color="000000"/>
            </w:tcBorders>
          </w:tcPr>
          <w:p w14:paraId="444315C2" w14:textId="77777777" w:rsidR="0042382B" w:rsidRPr="00AF1805" w:rsidRDefault="0042382B" w:rsidP="00AD3C6C">
            <w:pPr>
              <w:spacing w:line="170" w:lineRule="exact"/>
              <w:jc w:val="center"/>
              <w:rPr>
                <w:sz w:val="12"/>
                <w:szCs w:val="12"/>
              </w:rPr>
            </w:pPr>
            <w:r w:rsidRPr="00AF1805">
              <w:rPr>
                <w:sz w:val="12"/>
                <w:szCs w:val="12"/>
              </w:rPr>
              <w:t>81</w:t>
            </w:r>
          </w:p>
        </w:tc>
        <w:tc>
          <w:tcPr>
            <w:tcW w:w="700" w:type="dxa"/>
            <w:tcBorders>
              <w:top w:val="single" w:sz="4" w:space="0" w:color="000000"/>
              <w:left w:val="single" w:sz="4" w:space="0" w:color="000000"/>
              <w:bottom w:val="single" w:sz="4" w:space="0" w:color="000000"/>
              <w:right w:val="single" w:sz="4" w:space="0" w:color="000000"/>
            </w:tcBorders>
          </w:tcPr>
          <w:p w14:paraId="5CA679D5" w14:textId="77777777" w:rsidR="0042382B" w:rsidRPr="00AF1805" w:rsidRDefault="0042382B" w:rsidP="00AD3C6C">
            <w:pPr>
              <w:spacing w:line="170" w:lineRule="exact"/>
              <w:jc w:val="center"/>
              <w:rPr>
                <w:sz w:val="12"/>
                <w:szCs w:val="12"/>
              </w:rPr>
            </w:pPr>
            <w:r w:rsidRPr="00AF1805">
              <w:rPr>
                <w:sz w:val="12"/>
                <w:szCs w:val="12"/>
              </w:rPr>
              <w:t>971.84</w:t>
            </w:r>
          </w:p>
        </w:tc>
        <w:tc>
          <w:tcPr>
            <w:tcW w:w="700" w:type="dxa"/>
            <w:tcBorders>
              <w:top w:val="single" w:sz="4" w:space="0" w:color="000000"/>
              <w:left w:val="single" w:sz="4" w:space="0" w:color="000000"/>
              <w:bottom w:val="single" w:sz="4" w:space="0" w:color="000000"/>
              <w:right w:val="single" w:sz="4" w:space="0" w:color="000000"/>
            </w:tcBorders>
          </w:tcPr>
          <w:p w14:paraId="799CCFB8" w14:textId="77777777" w:rsidR="0042382B" w:rsidRPr="00AF1805" w:rsidRDefault="0042382B" w:rsidP="00AD3C6C">
            <w:pPr>
              <w:spacing w:line="170" w:lineRule="exact"/>
              <w:jc w:val="center"/>
              <w:rPr>
                <w:sz w:val="12"/>
                <w:szCs w:val="12"/>
              </w:rPr>
            </w:pPr>
            <w:r w:rsidRPr="00AF1805">
              <w:rPr>
                <w:sz w:val="12"/>
                <w:szCs w:val="12"/>
              </w:rPr>
              <w:t>340.44</w:t>
            </w:r>
          </w:p>
        </w:tc>
        <w:tc>
          <w:tcPr>
            <w:tcW w:w="700" w:type="dxa"/>
            <w:tcBorders>
              <w:top w:val="single" w:sz="4" w:space="0" w:color="000000"/>
              <w:left w:val="single" w:sz="4" w:space="0" w:color="000000"/>
              <w:bottom w:val="single" w:sz="4" w:space="0" w:color="000000"/>
              <w:right w:val="single" w:sz="4" w:space="0" w:color="000000"/>
            </w:tcBorders>
          </w:tcPr>
          <w:p w14:paraId="0FD9C2E7" w14:textId="77777777" w:rsidR="0042382B" w:rsidRPr="00AF1805" w:rsidRDefault="0042382B" w:rsidP="00AD3C6C">
            <w:pPr>
              <w:spacing w:line="170" w:lineRule="exact"/>
              <w:jc w:val="center"/>
              <w:rPr>
                <w:sz w:val="12"/>
                <w:szCs w:val="12"/>
              </w:rPr>
            </w:pPr>
            <w:r w:rsidRPr="00AF1805">
              <w:rPr>
                <w:sz w:val="12"/>
                <w:szCs w:val="12"/>
              </w:rPr>
              <w:t>131</w:t>
            </w:r>
          </w:p>
        </w:tc>
        <w:tc>
          <w:tcPr>
            <w:tcW w:w="700" w:type="dxa"/>
            <w:tcBorders>
              <w:top w:val="single" w:sz="4" w:space="0" w:color="000000"/>
              <w:left w:val="single" w:sz="4" w:space="0" w:color="000000"/>
              <w:bottom w:val="single" w:sz="4" w:space="0" w:color="000000"/>
              <w:right w:val="single" w:sz="4" w:space="0" w:color="000000"/>
            </w:tcBorders>
          </w:tcPr>
          <w:p w14:paraId="3016D18A" w14:textId="77777777" w:rsidR="0042382B" w:rsidRPr="00AF1805" w:rsidRDefault="0042382B" w:rsidP="00AD3C6C">
            <w:pPr>
              <w:spacing w:line="170" w:lineRule="exact"/>
              <w:jc w:val="center"/>
              <w:rPr>
                <w:sz w:val="12"/>
                <w:szCs w:val="12"/>
              </w:rPr>
            </w:pPr>
            <w:r w:rsidRPr="00AF1805">
              <w:rPr>
                <w:sz w:val="12"/>
                <w:szCs w:val="12"/>
              </w:rPr>
              <w:t>934.67</w:t>
            </w:r>
          </w:p>
        </w:tc>
        <w:tc>
          <w:tcPr>
            <w:tcW w:w="700" w:type="dxa"/>
            <w:tcBorders>
              <w:top w:val="single" w:sz="4" w:space="0" w:color="000000"/>
              <w:left w:val="single" w:sz="4" w:space="0" w:color="000000"/>
              <w:bottom w:val="single" w:sz="4" w:space="0" w:color="000000"/>
              <w:right w:val="single" w:sz="4" w:space="0" w:color="000000"/>
            </w:tcBorders>
          </w:tcPr>
          <w:p w14:paraId="767168C1" w14:textId="77777777" w:rsidR="0042382B" w:rsidRPr="00AF1805" w:rsidRDefault="0042382B" w:rsidP="00AD3C6C">
            <w:pPr>
              <w:spacing w:line="170" w:lineRule="exact"/>
              <w:jc w:val="center"/>
              <w:rPr>
                <w:sz w:val="12"/>
                <w:szCs w:val="12"/>
              </w:rPr>
            </w:pPr>
            <w:r w:rsidRPr="00AF1805">
              <w:rPr>
                <w:sz w:val="12"/>
                <w:szCs w:val="12"/>
              </w:rPr>
              <w:t>551.54</w:t>
            </w:r>
          </w:p>
        </w:tc>
      </w:tr>
      <w:tr w:rsidR="0042382B" w:rsidRPr="00AF1805" w14:paraId="7513A5A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436CD47" w14:textId="77777777" w:rsidR="0042382B" w:rsidRPr="00AF1805" w:rsidRDefault="0042382B" w:rsidP="00AD3C6C">
            <w:pPr>
              <w:spacing w:line="170" w:lineRule="exact"/>
              <w:jc w:val="center"/>
              <w:rPr>
                <w:sz w:val="12"/>
                <w:szCs w:val="12"/>
              </w:rPr>
            </w:pPr>
            <w:r w:rsidRPr="00AF1805">
              <w:rPr>
                <w:sz w:val="12"/>
                <w:szCs w:val="12"/>
              </w:rPr>
              <w:t>32</w:t>
            </w:r>
          </w:p>
        </w:tc>
        <w:tc>
          <w:tcPr>
            <w:tcW w:w="700" w:type="dxa"/>
            <w:tcBorders>
              <w:top w:val="single" w:sz="4" w:space="0" w:color="000000"/>
              <w:left w:val="single" w:sz="4" w:space="0" w:color="000000"/>
              <w:bottom w:val="single" w:sz="4" w:space="0" w:color="000000"/>
              <w:right w:val="single" w:sz="4" w:space="0" w:color="000000"/>
            </w:tcBorders>
          </w:tcPr>
          <w:p w14:paraId="456DDB5C" w14:textId="77777777" w:rsidR="0042382B" w:rsidRPr="00AF1805" w:rsidRDefault="0042382B" w:rsidP="00AD3C6C">
            <w:pPr>
              <w:spacing w:line="170" w:lineRule="exact"/>
              <w:jc w:val="center"/>
              <w:rPr>
                <w:sz w:val="12"/>
                <w:szCs w:val="12"/>
              </w:rPr>
            </w:pPr>
            <w:r w:rsidRPr="00AF1805">
              <w:rPr>
                <w:sz w:val="12"/>
                <w:szCs w:val="12"/>
              </w:rPr>
              <w:t>995.69</w:t>
            </w:r>
          </w:p>
        </w:tc>
        <w:tc>
          <w:tcPr>
            <w:tcW w:w="700" w:type="dxa"/>
            <w:tcBorders>
              <w:top w:val="single" w:sz="4" w:space="0" w:color="000000"/>
              <w:left w:val="single" w:sz="4" w:space="0" w:color="000000"/>
              <w:bottom w:val="single" w:sz="4" w:space="0" w:color="000000"/>
              <w:right w:val="single" w:sz="4" w:space="0" w:color="000000"/>
            </w:tcBorders>
          </w:tcPr>
          <w:p w14:paraId="2285259A" w14:textId="77777777" w:rsidR="0042382B" w:rsidRPr="00AF1805" w:rsidRDefault="0042382B" w:rsidP="00AD3C6C">
            <w:pPr>
              <w:spacing w:line="170" w:lineRule="exact"/>
              <w:jc w:val="center"/>
              <w:rPr>
                <w:sz w:val="12"/>
                <w:szCs w:val="12"/>
              </w:rPr>
            </w:pPr>
            <w:r w:rsidRPr="00AF1805">
              <w:rPr>
                <w:sz w:val="12"/>
                <w:szCs w:val="12"/>
              </w:rPr>
              <w:t>135.54</w:t>
            </w:r>
          </w:p>
        </w:tc>
        <w:tc>
          <w:tcPr>
            <w:tcW w:w="700" w:type="dxa"/>
            <w:tcBorders>
              <w:top w:val="single" w:sz="4" w:space="0" w:color="000000"/>
              <w:left w:val="single" w:sz="4" w:space="0" w:color="000000"/>
              <w:bottom w:val="single" w:sz="4" w:space="0" w:color="000000"/>
              <w:right w:val="single" w:sz="4" w:space="0" w:color="000000"/>
            </w:tcBorders>
          </w:tcPr>
          <w:p w14:paraId="69003BDE" w14:textId="77777777" w:rsidR="0042382B" w:rsidRPr="00AF1805" w:rsidRDefault="0042382B" w:rsidP="00AD3C6C">
            <w:pPr>
              <w:spacing w:line="170" w:lineRule="exact"/>
              <w:jc w:val="center"/>
              <w:rPr>
                <w:sz w:val="12"/>
                <w:szCs w:val="12"/>
              </w:rPr>
            </w:pPr>
            <w:r w:rsidRPr="00AF1805">
              <w:rPr>
                <w:sz w:val="12"/>
                <w:szCs w:val="12"/>
              </w:rPr>
              <w:t>82</w:t>
            </w:r>
          </w:p>
        </w:tc>
        <w:tc>
          <w:tcPr>
            <w:tcW w:w="700" w:type="dxa"/>
            <w:tcBorders>
              <w:top w:val="single" w:sz="4" w:space="0" w:color="000000"/>
              <w:left w:val="single" w:sz="4" w:space="0" w:color="000000"/>
              <w:bottom w:val="single" w:sz="4" w:space="0" w:color="000000"/>
              <w:right w:val="single" w:sz="4" w:space="0" w:color="000000"/>
            </w:tcBorders>
          </w:tcPr>
          <w:p w14:paraId="490592F5" w14:textId="77777777" w:rsidR="0042382B" w:rsidRPr="00AF1805" w:rsidRDefault="0042382B" w:rsidP="00AD3C6C">
            <w:pPr>
              <w:spacing w:line="170" w:lineRule="exact"/>
              <w:jc w:val="center"/>
              <w:rPr>
                <w:sz w:val="12"/>
                <w:szCs w:val="12"/>
              </w:rPr>
            </w:pPr>
            <w:r w:rsidRPr="00AF1805">
              <w:rPr>
                <w:sz w:val="12"/>
                <w:szCs w:val="12"/>
              </w:rPr>
              <w:t>971.76</w:t>
            </w:r>
          </w:p>
        </w:tc>
        <w:tc>
          <w:tcPr>
            <w:tcW w:w="700" w:type="dxa"/>
            <w:tcBorders>
              <w:top w:val="single" w:sz="4" w:space="0" w:color="000000"/>
              <w:left w:val="single" w:sz="4" w:space="0" w:color="000000"/>
              <w:bottom w:val="single" w:sz="4" w:space="0" w:color="000000"/>
              <w:right w:val="single" w:sz="4" w:space="0" w:color="000000"/>
            </w:tcBorders>
          </w:tcPr>
          <w:p w14:paraId="75E39CA3" w14:textId="77777777" w:rsidR="0042382B" w:rsidRPr="00AF1805" w:rsidRDefault="0042382B" w:rsidP="00AD3C6C">
            <w:pPr>
              <w:spacing w:line="170" w:lineRule="exact"/>
              <w:jc w:val="center"/>
              <w:rPr>
                <w:sz w:val="12"/>
                <w:szCs w:val="12"/>
              </w:rPr>
            </w:pPr>
            <w:r w:rsidRPr="00AF1805">
              <w:rPr>
                <w:sz w:val="12"/>
                <w:szCs w:val="12"/>
              </w:rPr>
              <w:t>344.64</w:t>
            </w:r>
          </w:p>
        </w:tc>
        <w:tc>
          <w:tcPr>
            <w:tcW w:w="700" w:type="dxa"/>
            <w:tcBorders>
              <w:top w:val="single" w:sz="4" w:space="0" w:color="000000"/>
              <w:left w:val="single" w:sz="4" w:space="0" w:color="000000"/>
              <w:bottom w:val="single" w:sz="4" w:space="0" w:color="000000"/>
              <w:right w:val="single" w:sz="4" w:space="0" w:color="000000"/>
            </w:tcBorders>
          </w:tcPr>
          <w:p w14:paraId="37FD1F0A" w14:textId="77777777" w:rsidR="0042382B" w:rsidRPr="00AF1805" w:rsidRDefault="0042382B" w:rsidP="00AD3C6C">
            <w:pPr>
              <w:spacing w:line="170" w:lineRule="exact"/>
              <w:jc w:val="center"/>
              <w:rPr>
                <w:sz w:val="12"/>
                <w:szCs w:val="12"/>
              </w:rPr>
            </w:pPr>
            <w:r w:rsidRPr="00AF1805">
              <w:rPr>
                <w:sz w:val="12"/>
                <w:szCs w:val="12"/>
              </w:rPr>
              <w:t>132</w:t>
            </w:r>
          </w:p>
        </w:tc>
        <w:tc>
          <w:tcPr>
            <w:tcW w:w="700" w:type="dxa"/>
            <w:tcBorders>
              <w:top w:val="single" w:sz="4" w:space="0" w:color="000000"/>
              <w:left w:val="single" w:sz="4" w:space="0" w:color="000000"/>
              <w:bottom w:val="single" w:sz="4" w:space="0" w:color="000000"/>
              <w:right w:val="single" w:sz="4" w:space="0" w:color="000000"/>
            </w:tcBorders>
          </w:tcPr>
          <w:p w14:paraId="049C85FF" w14:textId="77777777" w:rsidR="0042382B" w:rsidRPr="00AF1805" w:rsidRDefault="0042382B" w:rsidP="00AD3C6C">
            <w:pPr>
              <w:spacing w:line="170" w:lineRule="exact"/>
              <w:jc w:val="center"/>
              <w:rPr>
                <w:sz w:val="12"/>
                <w:szCs w:val="12"/>
              </w:rPr>
            </w:pPr>
            <w:r w:rsidRPr="00AF1805">
              <w:rPr>
                <w:sz w:val="12"/>
                <w:szCs w:val="12"/>
              </w:rPr>
              <w:t>933.82</w:t>
            </w:r>
          </w:p>
        </w:tc>
        <w:tc>
          <w:tcPr>
            <w:tcW w:w="700" w:type="dxa"/>
            <w:tcBorders>
              <w:top w:val="single" w:sz="4" w:space="0" w:color="000000"/>
              <w:left w:val="single" w:sz="4" w:space="0" w:color="000000"/>
              <w:bottom w:val="single" w:sz="4" w:space="0" w:color="000000"/>
              <w:right w:val="single" w:sz="4" w:space="0" w:color="000000"/>
            </w:tcBorders>
          </w:tcPr>
          <w:p w14:paraId="03CD466E" w14:textId="77777777" w:rsidR="0042382B" w:rsidRPr="00AF1805" w:rsidRDefault="0042382B" w:rsidP="00AD3C6C">
            <w:pPr>
              <w:spacing w:line="170" w:lineRule="exact"/>
              <w:jc w:val="center"/>
              <w:rPr>
                <w:sz w:val="12"/>
                <w:szCs w:val="12"/>
              </w:rPr>
            </w:pPr>
            <w:r w:rsidRPr="00AF1805">
              <w:rPr>
                <w:sz w:val="12"/>
                <w:szCs w:val="12"/>
              </w:rPr>
              <w:t>555.80</w:t>
            </w:r>
          </w:p>
        </w:tc>
      </w:tr>
      <w:tr w:rsidR="0042382B" w:rsidRPr="00AF1805" w14:paraId="3F40201A"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DC7D523" w14:textId="77777777" w:rsidR="0042382B" w:rsidRPr="00AF1805" w:rsidRDefault="0042382B" w:rsidP="00AD3C6C">
            <w:pPr>
              <w:spacing w:line="170" w:lineRule="exact"/>
              <w:jc w:val="center"/>
              <w:rPr>
                <w:sz w:val="12"/>
                <w:szCs w:val="12"/>
              </w:rPr>
            </w:pPr>
            <w:r w:rsidRPr="00AF1805">
              <w:rPr>
                <w:sz w:val="12"/>
                <w:szCs w:val="12"/>
              </w:rPr>
              <w:t>33</w:t>
            </w:r>
          </w:p>
        </w:tc>
        <w:tc>
          <w:tcPr>
            <w:tcW w:w="700" w:type="dxa"/>
            <w:tcBorders>
              <w:top w:val="single" w:sz="4" w:space="0" w:color="000000"/>
              <w:left w:val="single" w:sz="4" w:space="0" w:color="000000"/>
              <w:bottom w:val="single" w:sz="4" w:space="0" w:color="000000"/>
              <w:right w:val="single" w:sz="4" w:space="0" w:color="000000"/>
            </w:tcBorders>
          </w:tcPr>
          <w:p w14:paraId="464859C9" w14:textId="77777777" w:rsidR="0042382B" w:rsidRPr="00AF1805" w:rsidRDefault="0042382B" w:rsidP="00AD3C6C">
            <w:pPr>
              <w:spacing w:line="170" w:lineRule="exact"/>
              <w:jc w:val="center"/>
              <w:rPr>
                <w:sz w:val="12"/>
                <w:szCs w:val="12"/>
              </w:rPr>
            </w:pPr>
            <w:r w:rsidRPr="00AF1805">
              <w:rPr>
                <w:sz w:val="12"/>
                <w:szCs w:val="12"/>
              </w:rPr>
              <w:t>995.37</w:t>
            </w:r>
          </w:p>
        </w:tc>
        <w:tc>
          <w:tcPr>
            <w:tcW w:w="700" w:type="dxa"/>
            <w:tcBorders>
              <w:top w:val="single" w:sz="4" w:space="0" w:color="000000"/>
              <w:left w:val="single" w:sz="4" w:space="0" w:color="000000"/>
              <w:bottom w:val="single" w:sz="4" w:space="0" w:color="000000"/>
              <w:right w:val="single" w:sz="4" w:space="0" w:color="000000"/>
            </w:tcBorders>
          </w:tcPr>
          <w:p w14:paraId="60A94517" w14:textId="77777777" w:rsidR="0042382B" w:rsidRPr="00AF1805" w:rsidRDefault="0042382B" w:rsidP="00AD3C6C">
            <w:pPr>
              <w:spacing w:line="170" w:lineRule="exact"/>
              <w:jc w:val="center"/>
              <w:rPr>
                <w:sz w:val="12"/>
                <w:szCs w:val="12"/>
              </w:rPr>
            </w:pPr>
            <w:r w:rsidRPr="00AF1805">
              <w:rPr>
                <w:sz w:val="12"/>
                <w:szCs w:val="12"/>
              </w:rPr>
              <w:t>139.72</w:t>
            </w:r>
          </w:p>
        </w:tc>
        <w:tc>
          <w:tcPr>
            <w:tcW w:w="700" w:type="dxa"/>
            <w:tcBorders>
              <w:top w:val="single" w:sz="4" w:space="0" w:color="000000"/>
              <w:left w:val="single" w:sz="4" w:space="0" w:color="000000"/>
              <w:bottom w:val="single" w:sz="4" w:space="0" w:color="000000"/>
              <w:right w:val="single" w:sz="4" w:space="0" w:color="000000"/>
            </w:tcBorders>
          </w:tcPr>
          <w:p w14:paraId="58CC71B9" w14:textId="77777777" w:rsidR="0042382B" w:rsidRPr="00AF1805" w:rsidRDefault="0042382B" w:rsidP="00AD3C6C">
            <w:pPr>
              <w:spacing w:line="170" w:lineRule="exact"/>
              <w:jc w:val="center"/>
              <w:rPr>
                <w:sz w:val="12"/>
                <w:szCs w:val="12"/>
              </w:rPr>
            </w:pPr>
            <w:r w:rsidRPr="00AF1805">
              <w:rPr>
                <w:sz w:val="12"/>
                <w:szCs w:val="12"/>
              </w:rPr>
              <w:t>83</w:t>
            </w:r>
          </w:p>
        </w:tc>
        <w:tc>
          <w:tcPr>
            <w:tcW w:w="700" w:type="dxa"/>
            <w:tcBorders>
              <w:top w:val="single" w:sz="4" w:space="0" w:color="000000"/>
              <w:left w:val="single" w:sz="4" w:space="0" w:color="000000"/>
              <w:bottom w:val="single" w:sz="4" w:space="0" w:color="000000"/>
              <w:right w:val="single" w:sz="4" w:space="0" w:color="000000"/>
            </w:tcBorders>
          </w:tcPr>
          <w:p w14:paraId="3633B567" w14:textId="77777777" w:rsidR="0042382B" w:rsidRPr="00AF1805" w:rsidRDefault="0042382B" w:rsidP="00AD3C6C">
            <w:pPr>
              <w:spacing w:line="170" w:lineRule="exact"/>
              <w:jc w:val="center"/>
              <w:rPr>
                <w:sz w:val="12"/>
                <w:szCs w:val="12"/>
              </w:rPr>
            </w:pPr>
            <w:r w:rsidRPr="00AF1805">
              <w:rPr>
                <w:sz w:val="12"/>
                <w:szCs w:val="12"/>
              </w:rPr>
              <w:t>970.21</w:t>
            </w:r>
          </w:p>
        </w:tc>
        <w:tc>
          <w:tcPr>
            <w:tcW w:w="700" w:type="dxa"/>
            <w:tcBorders>
              <w:top w:val="single" w:sz="4" w:space="0" w:color="000000"/>
              <w:left w:val="single" w:sz="4" w:space="0" w:color="000000"/>
              <w:bottom w:val="single" w:sz="4" w:space="0" w:color="000000"/>
              <w:right w:val="single" w:sz="4" w:space="0" w:color="000000"/>
            </w:tcBorders>
          </w:tcPr>
          <w:p w14:paraId="78C2F92C" w14:textId="77777777" w:rsidR="0042382B" w:rsidRPr="00AF1805" w:rsidRDefault="0042382B" w:rsidP="00AD3C6C">
            <w:pPr>
              <w:spacing w:line="170" w:lineRule="exact"/>
              <w:jc w:val="center"/>
              <w:rPr>
                <w:sz w:val="12"/>
                <w:szCs w:val="12"/>
              </w:rPr>
            </w:pPr>
            <w:r w:rsidRPr="00AF1805">
              <w:rPr>
                <w:sz w:val="12"/>
                <w:szCs w:val="12"/>
              </w:rPr>
              <w:t>348.83</w:t>
            </w:r>
          </w:p>
        </w:tc>
        <w:tc>
          <w:tcPr>
            <w:tcW w:w="700" w:type="dxa"/>
            <w:tcBorders>
              <w:top w:val="single" w:sz="4" w:space="0" w:color="000000"/>
              <w:left w:val="single" w:sz="4" w:space="0" w:color="000000"/>
              <w:bottom w:val="single" w:sz="4" w:space="0" w:color="000000"/>
              <w:right w:val="single" w:sz="4" w:space="0" w:color="000000"/>
            </w:tcBorders>
          </w:tcPr>
          <w:p w14:paraId="6ADDF522" w14:textId="77777777" w:rsidR="0042382B" w:rsidRPr="00AF1805" w:rsidRDefault="0042382B" w:rsidP="00AD3C6C">
            <w:pPr>
              <w:spacing w:line="170" w:lineRule="exact"/>
              <w:jc w:val="center"/>
              <w:rPr>
                <w:sz w:val="12"/>
                <w:szCs w:val="12"/>
              </w:rPr>
            </w:pPr>
            <w:r w:rsidRPr="00AF1805">
              <w:rPr>
                <w:sz w:val="12"/>
                <w:szCs w:val="12"/>
              </w:rPr>
              <w:t>133</w:t>
            </w:r>
          </w:p>
        </w:tc>
        <w:tc>
          <w:tcPr>
            <w:tcW w:w="700" w:type="dxa"/>
            <w:tcBorders>
              <w:top w:val="single" w:sz="4" w:space="0" w:color="000000"/>
              <w:left w:val="single" w:sz="4" w:space="0" w:color="000000"/>
              <w:bottom w:val="single" w:sz="4" w:space="0" w:color="000000"/>
              <w:right w:val="single" w:sz="4" w:space="0" w:color="000000"/>
            </w:tcBorders>
          </w:tcPr>
          <w:p w14:paraId="601205C5" w14:textId="77777777" w:rsidR="0042382B" w:rsidRPr="00AF1805" w:rsidRDefault="0042382B" w:rsidP="00AD3C6C">
            <w:pPr>
              <w:spacing w:line="170" w:lineRule="exact"/>
              <w:jc w:val="center"/>
              <w:rPr>
                <w:sz w:val="12"/>
                <w:szCs w:val="12"/>
              </w:rPr>
            </w:pPr>
            <w:r w:rsidRPr="00AF1805">
              <w:rPr>
                <w:sz w:val="12"/>
                <w:szCs w:val="12"/>
              </w:rPr>
              <w:t>932.95</w:t>
            </w:r>
          </w:p>
        </w:tc>
        <w:tc>
          <w:tcPr>
            <w:tcW w:w="700" w:type="dxa"/>
            <w:tcBorders>
              <w:top w:val="single" w:sz="4" w:space="0" w:color="000000"/>
              <w:left w:val="single" w:sz="4" w:space="0" w:color="000000"/>
              <w:bottom w:val="single" w:sz="4" w:space="0" w:color="000000"/>
              <w:right w:val="single" w:sz="4" w:space="0" w:color="000000"/>
            </w:tcBorders>
          </w:tcPr>
          <w:p w14:paraId="2E74507A" w14:textId="77777777" w:rsidR="0042382B" w:rsidRPr="00AF1805" w:rsidRDefault="0042382B" w:rsidP="00AD3C6C">
            <w:pPr>
              <w:spacing w:line="170" w:lineRule="exact"/>
              <w:jc w:val="center"/>
              <w:rPr>
                <w:sz w:val="12"/>
                <w:szCs w:val="12"/>
              </w:rPr>
            </w:pPr>
            <w:r w:rsidRPr="00AF1805">
              <w:rPr>
                <w:sz w:val="12"/>
                <w:szCs w:val="12"/>
              </w:rPr>
              <w:t>560.07</w:t>
            </w:r>
          </w:p>
        </w:tc>
      </w:tr>
      <w:tr w:rsidR="0042382B" w:rsidRPr="00AF1805" w14:paraId="6D95FE2C"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1A1C5FBD" w14:textId="77777777" w:rsidR="0042382B" w:rsidRPr="00AF1805" w:rsidRDefault="0042382B" w:rsidP="00AD3C6C">
            <w:pPr>
              <w:spacing w:line="170" w:lineRule="exact"/>
              <w:jc w:val="center"/>
              <w:rPr>
                <w:sz w:val="12"/>
                <w:szCs w:val="12"/>
              </w:rPr>
            </w:pPr>
            <w:r w:rsidRPr="00AF1805">
              <w:rPr>
                <w:sz w:val="12"/>
                <w:szCs w:val="12"/>
              </w:rPr>
              <w:t>34</w:t>
            </w:r>
          </w:p>
        </w:tc>
        <w:tc>
          <w:tcPr>
            <w:tcW w:w="700" w:type="dxa"/>
            <w:tcBorders>
              <w:top w:val="single" w:sz="4" w:space="0" w:color="000000"/>
              <w:left w:val="single" w:sz="4" w:space="0" w:color="000000"/>
              <w:bottom w:val="single" w:sz="4" w:space="0" w:color="000000"/>
              <w:right w:val="single" w:sz="4" w:space="0" w:color="000000"/>
            </w:tcBorders>
          </w:tcPr>
          <w:p w14:paraId="4D91846A" w14:textId="77777777" w:rsidR="0042382B" w:rsidRPr="00AF1805" w:rsidRDefault="0042382B" w:rsidP="00AD3C6C">
            <w:pPr>
              <w:spacing w:line="170" w:lineRule="exact"/>
              <w:jc w:val="center"/>
              <w:rPr>
                <w:sz w:val="12"/>
                <w:szCs w:val="12"/>
              </w:rPr>
            </w:pPr>
            <w:r w:rsidRPr="00AF1805">
              <w:rPr>
                <w:sz w:val="12"/>
                <w:szCs w:val="12"/>
              </w:rPr>
              <w:t>995.04</w:t>
            </w:r>
          </w:p>
        </w:tc>
        <w:tc>
          <w:tcPr>
            <w:tcW w:w="700" w:type="dxa"/>
            <w:tcBorders>
              <w:top w:val="single" w:sz="4" w:space="0" w:color="000000"/>
              <w:left w:val="single" w:sz="4" w:space="0" w:color="000000"/>
              <w:bottom w:val="single" w:sz="4" w:space="0" w:color="000000"/>
              <w:right w:val="single" w:sz="4" w:space="0" w:color="000000"/>
            </w:tcBorders>
          </w:tcPr>
          <w:p w14:paraId="6291BD88" w14:textId="77777777" w:rsidR="0042382B" w:rsidRPr="00AF1805" w:rsidRDefault="0042382B" w:rsidP="00AD3C6C">
            <w:pPr>
              <w:spacing w:line="170" w:lineRule="exact"/>
              <w:jc w:val="center"/>
              <w:rPr>
                <w:sz w:val="12"/>
                <w:szCs w:val="12"/>
              </w:rPr>
            </w:pPr>
            <w:r w:rsidRPr="00AF1805">
              <w:rPr>
                <w:sz w:val="12"/>
                <w:szCs w:val="12"/>
              </w:rPr>
              <w:t>143.89</w:t>
            </w:r>
          </w:p>
        </w:tc>
        <w:tc>
          <w:tcPr>
            <w:tcW w:w="700" w:type="dxa"/>
            <w:tcBorders>
              <w:top w:val="single" w:sz="4" w:space="0" w:color="000000"/>
              <w:left w:val="single" w:sz="4" w:space="0" w:color="000000"/>
              <w:bottom w:val="single" w:sz="4" w:space="0" w:color="000000"/>
              <w:right w:val="single" w:sz="4" w:space="0" w:color="000000"/>
            </w:tcBorders>
          </w:tcPr>
          <w:p w14:paraId="0C21013F" w14:textId="77777777" w:rsidR="0042382B" w:rsidRPr="00AF1805" w:rsidRDefault="0042382B" w:rsidP="00AD3C6C">
            <w:pPr>
              <w:spacing w:line="170" w:lineRule="exact"/>
              <w:jc w:val="center"/>
              <w:rPr>
                <w:sz w:val="12"/>
                <w:szCs w:val="12"/>
              </w:rPr>
            </w:pPr>
            <w:r w:rsidRPr="00AF1805">
              <w:rPr>
                <w:sz w:val="12"/>
                <w:szCs w:val="12"/>
              </w:rPr>
              <w:t>84</w:t>
            </w:r>
          </w:p>
        </w:tc>
        <w:tc>
          <w:tcPr>
            <w:tcW w:w="700" w:type="dxa"/>
            <w:tcBorders>
              <w:top w:val="single" w:sz="4" w:space="0" w:color="000000"/>
              <w:left w:val="single" w:sz="4" w:space="0" w:color="000000"/>
              <w:bottom w:val="single" w:sz="4" w:space="0" w:color="000000"/>
              <w:right w:val="single" w:sz="4" w:space="0" w:color="000000"/>
            </w:tcBorders>
          </w:tcPr>
          <w:p w14:paraId="69398482" w14:textId="77777777" w:rsidR="0042382B" w:rsidRPr="00AF1805" w:rsidRDefault="0042382B" w:rsidP="00AD3C6C">
            <w:pPr>
              <w:spacing w:line="170" w:lineRule="exact"/>
              <w:jc w:val="center"/>
              <w:rPr>
                <w:sz w:val="12"/>
                <w:szCs w:val="12"/>
              </w:rPr>
            </w:pPr>
            <w:r w:rsidRPr="00AF1805">
              <w:rPr>
                <w:sz w:val="12"/>
                <w:szCs w:val="12"/>
              </w:rPr>
              <w:t>969.93</w:t>
            </w:r>
          </w:p>
        </w:tc>
        <w:tc>
          <w:tcPr>
            <w:tcW w:w="700" w:type="dxa"/>
            <w:tcBorders>
              <w:top w:val="single" w:sz="4" w:space="0" w:color="000000"/>
              <w:left w:val="single" w:sz="4" w:space="0" w:color="000000"/>
              <w:bottom w:val="single" w:sz="4" w:space="0" w:color="000000"/>
              <w:right w:val="single" w:sz="4" w:space="0" w:color="000000"/>
            </w:tcBorders>
          </w:tcPr>
          <w:p w14:paraId="5E9D5906" w14:textId="77777777" w:rsidR="0042382B" w:rsidRPr="00AF1805" w:rsidRDefault="0042382B" w:rsidP="00AD3C6C">
            <w:pPr>
              <w:spacing w:line="170" w:lineRule="exact"/>
              <w:jc w:val="center"/>
              <w:rPr>
                <w:sz w:val="12"/>
                <w:szCs w:val="12"/>
              </w:rPr>
            </w:pPr>
            <w:r w:rsidRPr="00AF1805">
              <w:rPr>
                <w:sz w:val="12"/>
                <w:szCs w:val="12"/>
              </w:rPr>
              <w:t>353.03</w:t>
            </w:r>
          </w:p>
        </w:tc>
        <w:tc>
          <w:tcPr>
            <w:tcW w:w="700" w:type="dxa"/>
            <w:tcBorders>
              <w:top w:val="single" w:sz="4" w:space="0" w:color="000000"/>
              <w:left w:val="single" w:sz="4" w:space="0" w:color="000000"/>
              <w:bottom w:val="single" w:sz="4" w:space="0" w:color="000000"/>
              <w:right w:val="single" w:sz="4" w:space="0" w:color="000000"/>
            </w:tcBorders>
          </w:tcPr>
          <w:p w14:paraId="556D274D" w14:textId="77777777" w:rsidR="0042382B" w:rsidRPr="00AF1805" w:rsidRDefault="0042382B" w:rsidP="00AD3C6C">
            <w:pPr>
              <w:spacing w:line="170" w:lineRule="exact"/>
              <w:jc w:val="center"/>
              <w:rPr>
                <w:sz w:val="12"/>
                <w:szCs w:val="12"/>
              </w:rPr>
            </w:pPr>
            <w:r w:rsidRPr="00AF1805">
              <w:rPr>
                <w:sz w:val="12"/>
                <w:szCs w:val="12"/>
              </w:rPr>
              <w:t>134</w:t>
            </w:r>
          </w:p>
        </w:tc>
        <w:tc>
          <w:tcPr>
            <w:tcW w:w="700" w:type="dxa"/>
            <w:tcBorders>
              <w:top w:val="single" w:sz="4" w:space="0" w:color="000000"/>
              <w:left w:val="single" w:sz="4" w:space="0" w:color="000000"/>
              <w:bottom w:val="single" w:sz="4" w:space="0" w:color="000000"/>
              <w:right w:val="single" w:sz="4" w:space="0" w:color="000000"/>
            </w:tcBorders>
          </w:tcPr>
          <w:p w14:paraId="578992EE" w14:textId="77777777" w:rsidR="0042382B" w:rsidRPr="00AF1805" w:rsidRDefault="0042382B" w:rsidP="00AD3C6C">
            <w:pPr>
              <w:spacing w:line="170" w:lineRule="exact"/>
              <w:jc w:val="center"/>
              <w:rPr>
                <w:sz w:val="12"/>
                <w:szCs w:val="12"/>
              </w:rPr>
            </w:pPr>
            <w:r w:rsidRPr="00AF1805">
              <w:rPr>
                <w:sz w:val="12"/>
                <w:szCs w:val="12"/>
              </w:rPr>
              <w:t>932.09</w:t>
            </w:r>
          </w:p>
        </w:tc>
        <w:tc>
          <w:tcPr>
            <w:tcW w:w="700" w:type="dxa"/>
            <w:tcBorders>
              <w:top w:val="single" w:sz="4" w:space="0" w:color="000000"/>
              <w:left w:val="single" w:sz="4" w:space="0" w:color="000000"/>
              <w:bottom w:val="single" w:sz="4" w:space="0" w:color="000000"/>
              <w:right w:val="single" w:sz="4" w:space="0" w:color="000000"/>
            </w:tcBorders>
          </w:tcPr>
          <w:p w14:paraId="53D6AC1F" w14:textId="77777777" w:rsidR="0042382B" w:rsidRPr="00AF1805" w:rsidRDefault="0042382B" w:rsidP="00AD3C6C">
            <w:pPr>
              <w:spacing w:line="170" w:lineRule="exact"/>
              <w:jc w:val="center"/>
              <w:rPr>
                <w:sz w:val="12"/>
                <w:szCs w:val="12"/>
              </w:rPr>
            </w:pPr>
            <w:r w:rsidRPr="00AF1805">
              <w:rPr>
                <w:sz w:val="12"/>
                <w:szCs w:val="12"/>
              </w:rPr>
              <w:t>564.33</w:t>
            </w:r>
          </w:p>
        </w:tc>
      </w:tr>
      <w:tr w:rsidR="0042382B" w:rsidRPr="00AF1805" w14:paraId="39871D8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2E44C0D1" w14:textId="77777777" w:rsidR="0042382B" w:rsidRPr="00AF1805" w:rsidRDefault="0042382B" w:rsidP="00AD3C6C">
            <w:pPr>
              <w:spacing w:line="170" w:lineRule="exact"/>
              <w:jc w:val="center"/>
              <w:rPr>
                <w:sz w:val="12"/>
                <w:szCs w:val="12"/>
              </w:rPr>
            </w:pPr>
            <w:r w:rsidRPr="00AF1805">
              <w:rPr>
                <w:sz w:val="12"/>
                <w:szCs w:val="12"/>
              </w:rPr>
              <w:t>35</w:t>
            </w:r>
          </w:p>
        </w:tc>
        <w:tc>
          <w:tcPr>
            <w:tcW w:w="700" w:type="dxa"/>
            <w:tcBorders>
              <w:top w:val="single" w:sz="4" w:space="0" w:color="000000"/>
              <w:left w:val="single" w:sz="4" w:space="0" w:color="000000"/>
              <w:bottom w:val="single" w:sz="4" w:space="0" w:color="000000"/>
              <w:right w:val="single" w:sz="4" w:space="0" w:color="000000"/>
            </w:tcBorders>
          </w:tcPr>
          <w:p w14:paraId="1EA5DBE2" w14:textId="77777777" w:rsidR="0042382B" w:rsidRPr="00AF1805" w:rsidRDefault="0042382B" w:rsidP="00AD3C6C">
            <w:pPr>
              <w:spacing w:line="170" w:lineRule="exact"/>
              <w:jc w:val="center"/>
              <w:rPr>
                <w:sz w:val="12"/>
                <w:szCs w:val="12"/>
              </w:rPr>
            </w:pPr>
            <w:r w:rsidRPr="00AF1805">
              <w:rPr>
                <w:sz w:val="12"/>
                <w:szCs w:val="12"/>
              </w:rPr>
              <w:t>994.69</w:t>
            </w:r>
          </w:p>
        </w:tc>
        <w:tc>
          <w:tcPr>
            <w:tcW w:w="700" w:type="dxa"/>
            <w:tcBorders>
              <w:top w:val="single" w:sz="4" w:space="0" w:color="000000"/>
              <w:left w:val="single" w:sz="4" w:space="0" w:color="000000"/>
              <w:bottom w:val="single" w:sz="4" w:space="0" w:color="000000"/>
              <w:right w:val="single" w:sz="4" w:space="0" w:color="000000"/>
            </w:tcBorders>
          </w:tcPr>
          <w:p w14:paraId="5BF12B4A" w14:textId="77777777" w:rsidR="0042382B" w:rsidRPr="00AF1805" w:rsidRDefault="0042382B" w:rsidP="00AD3C6C">
            <w:pPr>
              <w:spacing w:line="170" w:lineRule="exact"/>
              <w:jc w:val="center"/>
              <w:rPr>
                <w:sz w:val="12"/>
                <w:szCs w:val="12"/>
              </w:rPr>
            </w:pPr>
            <w:r w:rsidRPr="00AF1805">
              <w:rPr>
                <w:sz w:val="12"/>
                <w:szCs w:val="12"/>
              </w:rPr>
              <w:t>148.07</w:t>
            </w:r>
          </w:p>
        </w:tc>
        <w:tc>
          <w:tcPr>
            <w:tcW w:w="700" w:type="dxa"/>
            <w:tcBorders>
              <w:top w:val="single" w:sz="4" w:space="0" w:color="000000"/>
              <w:left w:val="single" w:sz="4" w:space="0" w:color="000000"/>
              <w:bottom w:val="single" w:sz="4" w:space="0" w:color="000000"/>
              <w:right w:val="single" w:sz="4" w:space="0" w:color="000000"/>
            </w:tcBorders>
          </w:tcPr>
          <w:p w14:paraId="4E16ACF1" w14:textId="77777777" w:rsidR="0042382B" w:rsidRPr="00AF1805" w:rsidRDefault="0042382B" w:rsidP="00AD3C6C">
            <w:pPr>
              <w:spacing w:line="170" w:lineRule="exact"/>
              <w:jc w:val="center"/>
              <w:rPr>
                <w:sz w:val="12"/>
                <w:szCs w:val="12"/>
              </w:rPr>
            </w:pPr>
            <w:r w:rsidRPr="00AF1805">
              <w:rPr>
                <w:sz w:val="12"/>
                <w:szCs w:val="12"/>
              </w:rPr>
              <w:t>85</w:t>
            </w:r>
          </w:p>
        </w:tc>
        <w:tc>
          <w:tcPr>
            <w:tcW w:w="700" w:type="dxa"/>
            <w:tcBorders>
              <w:top w:val="single" w:sz="4" w:space="0" w:color="000000"/>
              <w:left w:val="single" w:sz="4" w:space="0" w:color="000000"/>
              <w:bottom w:val="single" w:sz="4" w:space="0" w:color="000000"/>
              <w:right w:val="single" w:sz="4" w:space="0" w:color="000000"/>
            </w:tcBorders>
          </w:tcPr>
          <w:p w14:paraId="56F58B71" w14:textId="77777777" w:rsidR="0042382B" w:rsidRPr="00AF1805" w:rsidRDefault="0042382B" w:rsidP="00AD3C6C">
            <w:pPr>
              <w:spacing w:line="170" w:lineRule="exact"/>
              <w:jc w:val="center"/>
              <w:rPr>
                <w:sz w:val="12"/>
                <w:szCs w:val="12"/>
              </w:rPr>
            </w:pPr>
            <w:r w:rsidRPr="00AF1805">
              <w:rPr>
                <w:sz w:val="12"/>
                <w:szCs w:val="12"/>
              </w:rPr>
              <w:t>969.29</w:t>
            </w:r>
          </w:p>
        </w:tc>
        <w:tc>
          <w:tcPr>
            <w:tcW w:w="700" w:type="dxa"/>
            <w:tcBorders>
              <w:top w:val="single" w:sz="4" w:space="0" w:color="000000"/>
              <w:left w:val="single" w:sz="4" w:space="0" w:color="000000"/>
              <w:bottom w:val="single" w:sz="4" w:space="0" w:color="000000"/>
              <w:right w:val="single" w:sz="4" w:space="0" w:color="000000"/>
            </w:tcBorders>
          </w:tcPr>
          <w:p w14:paraId="24F34B7D" w14:textId="77777777" w:rsidR="0042382B" w:rsidRPr="00AF1805" w:rsidRDefault="0042382B" w:rsidP="00AD3C6C">
            <w:pPr>
              <w:spacing w:line="170" w:lineRule="exact"/>
              <w:jc w:val="center"/>
              <w:rPr>
                <w:sz w:val="12"/>
                <w:szCs w:val="12"/>
              </w:rPr>
            </w:pPr>
            <w:r w:rsidRPr="00AF1805">
              <w:rPr>
                <w:sz w:val="12"/>
                <w:szCs w:val="12"/>
              </w:rPr>
              <w:t>357.23</w:t>
            </w:r>
          </w:p>
        </w:tc>
        <w:tc>
          <w:tcPr>
            <w:tcW w:w="700" w:type="dxa"/>
            <w:tcBorders>
              <w:top w:val="single" w:sz="4" w:space="0" w:color="000000"/>
              <w:left w:val="single" w:sz="4" w:space="0" w:color="000000"/>
              <w:bottom w:val="single" w:sz="4" w:space="0" w:color="000000"/>
              <w:right w:val="single" w:sz="4" w:space="0" w:color="000000"/>
            </w:tcBorders>
          </w:tcPr>
          <w:p w14:paraId="24A3C14B" w14:textId="77777777" w:rsidR="0042382B" w:rsidRPr="00AF1805" w:rsidRDefault="0042382B" w:rsidP="00AD3C6C">
            <w:pPr>
              <w:spacing w:line="170" w:lineRule="exact"/>
              <w:jc w:val="center"/>
              <w:rPr>
                <w:sz w:val="12"/>
                <w:szCs w:val="12"/>
              </w:rPr>
            </w:pPr>
            <w:r w:rsidRPr="00AF1805">
              <w:rPr>
                <w:sz w:val="12"/>
                <w:szCs w:val="12"/>
              </w:rPr>
              <w:t>135</w:t>
            </w:r>
          </w:p>
        </w:tc>
        <w:tc>
          <w:tcPr>
            <w:tcW w:w="700" w:type="dxa"/>
            <w:tcBorders>
              <w:top w:val="single" w:sz="4" w:space="0" w:color="000000"/>
              <w:left w:val="single" w:sz="4" w:space="0" w:color="000000"/>
              <w:bottom w:val="single" w:sz="4" w:space="0" w:color="000000"/>
              <w:right w:val="single" w:sz="4" w:space="0" w:color="000000"/>
            </w:tcBorders>
          </w:tcPr>
          <w:p w14:paraId="393B2DA4" w14:textId="77777777" w:rsidR="0042382B" w:rsidRPr="00AF1805" w:rsidRDefault="0042382B" w:rsidP="00AD3C6C">
            <w:pPr>
              <w:spacing w:line="170" w:lineRule="exact"/>
              <w:jc w:val="center"/>
              <w:rPr>
                <w:sz w:val="12"/>
                <w:szCs w:val="12"/>
              </w:rPr>
            </w:pPr>
            <w:r w:rsidRPr="00AF1805">
              <w:rPr>
                <w:sz w:val="12"/>
                <w:szCs w:val="12"/>
              </w:rPr>
              <w:t>931.22</w:t>
            </w:r>
          </w:p>
        </w:tc>
        <w:tc>
          <w:tcPr>
            <w:tcW w:w="700" w:type="dxa"/>
            <w:tcBorders>
              <w:top w:val="single" w:sz="4" w:space="0" w:color="000000"/>
              <w:left w:val="single" w:sz="4" w:space="0" w:color="000000"/>
              <w:bottom w:val="single" w:sz="4" w:space="0" w:color="000000"/>
              <w:right w:val="single" w:sz="4" w:space="0" w:color="000000"/>
            </w:tcBorders>
          </w:tcPr>
          <w:p w14:paraId="2E52CCCA" w14:textId="77777777" w:rsidR="0042382B" w:rsidRPr="00AF1805" w:rsidRDefault="0042382B" w:rsidP="00AD3C6C">
            <w:pPr>
              <w:spacing w:line="170" w:lineRule="exact"/>
              <w:jc w:val="center"/>
              <w:rPr>
                <w:sz w:val="12"/>
                <w:szCs w:val="12"/>
              </w:rPr>
            </w:pPr>
            <w:r w:rsidRPr="00AF1805">
              <w:rPr>
                <w:sz w:val="12"/>
                <w:szCs w:val="12"/>
              </w:rPr>
              <w:t>568.60</w:t>
            </w:r>
          </w:p>
        </w:tc>
      </w:tr>
      <w:tr w:rsidR="0042382B" w:rsidRPr="00AF1805" w14:paraId="4E68AE94"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F857E98" w14:textId="77777777" w:rsidR="0042382B" w:rsidRPr="00AF1805" w:rsidRDefault="0042382B" w:rsidP="00AD3C6C">
            <w:pPr>
              <w:spacing w:line="170" w:lineRule="exact"/>
              <w:jc w:val="center"/>
              <w:rPr>
                <w:sz w:val="12"/>
                <w:szCs w:val="12"/>
              </w:rPr>
            </w:pPr>
            <w:r w:rsidRPr="00AF1805">
              <w:rPr>
                <w:sz w:val="12"/>
                <w:szCs w:val="12"/>
              </w:rPr>
              <w:t>36</w:t>
            </w:r>
          </w:p>
        </w:tc>
        <w:tc>
          <w:tcPr>
            <w:tcW w:w="700" w:type="dxa"/>
            <w:tcBorders>
              <w:top w:val="single" w:sz="4" w:space="0" w:color="000000"/>
              <w:left w:val="single" w:sz="4" w:space="0" w:color="000000"/>
              <w:bottom w:val="single" w:sz="4" w:space="0" w:color="000000"/>
              <w:right w:val="single" w:sz="4" w:space="0" w:color="000000"/>
            </w:tcBorders>
          </w:tcPr>
          <w:p w14:paraId="0F5654EE" w14:textId="77777777" w:rsidR="0042382B" w:rsidRPr="00AF1805" w:rsidRDefault="0042382B" w:rsidP="00AD3C6C">
            <w:pPr>
              <w:spacing w:line="170" w:lineRule="exact"/>
              <w:jc w:val="center"/>
              <w:rPr>
                <w:sz w:val="12"/>
                <w:szCs w:val="12"/>
              </w:rPr>
            </w:pPr>
            <w:r w:rsidRPr="00AF1805">
              <w:rPr>
                <w:sz w:val="12"/>
                <w:szCs w:val="12"/>
              </w:rPr>
              <w:t>994.35</w:t>
            </w:r>
          </w:p>
        </w:tc>
        <w:tc>
          <w:tcPr>
            <w:tcW w:w="700" w:type="dxa"/>
            <w:tcBorders>
              <w:top w:val="single" w:sz="4" w:space="0" w:color="000000"/>
              <w:left w:val="single" w:sz="4" w:space="0" w:color="000000"/>
              <w:bottom w:val="single" w:sz="4" w:space="0" w:color="000000"/>
              <w:right w:val="single" w:sz="4" w:space="0" w:color="000000"/>
            </w:tcBorders>
          </w:tcPr>
          <w:p w14:paraId="7E04DB6A" w14:textId="77777777" w:rsidR="0042382B" w:rsidRPr="00AF1805" w:rsidRDefault="0042382B" w:rsidP="00AD3C6C">
            <w:pPr>
              <w:spacing w:line="170" w:lineRule="exact"/>
              <w:jc w:val="center"/>
              <w:rPr>
                <w:sz w:val="12"/>
                <w:szCs w:val="12"/>
              </w:rPr>
            </w:pPr>
            <w:r w:rsidRPr="00AF1805">
              <w:rPr>
                <w:sz w:val="12"/>
                <w:szCs w:val="12"/>
              </w:rPr>
              <w:t>152.24</w:t>
            </w:r>
          </w:p>
        </w:tc>
        <w:tc>
          <w:tcPr>
            <w:tcW w:w="700" w:type="dxa"/>
            <w:tcBorders>
              <w:top w:val="single" w:sz="4" w:space="0" w:color="000000"/>
              <w:left w:val="single" w:sz="4" w:space="0" w:color="000000"/>
              <w:bottom w:val="single" w:sz="4" w:space="0" w:color="000000"/>
              <w:right w:val="single" w:sz="4" w:space="0" w:color="000000"/>
            </w:tcBorders>
          </w:tcPr>
          <w:p w14:paraId="1B62711D" w14:textId="77777777" w:rsidR="0042382B" w:rsidRPr="00AF1805" w:rsidRDefault="0042382B" w:rsidP="00AD3C6C">
            <w:pPr>
              <w:spacing w:line="170" w:lineRule="exact"/>
              <w:jc w:val="center"/>
              <w:rPr>
                <w:sz w:val="12"/>
                <w:szCs w:val="12"/>
              </w:rPr>
            </w:pPr>
            <w:r w:rsidRPr="00AF1805">
              <w:rPr>
                <w:sz w:val="12"/>
                <w:szCs w:val="12"/>
              </w:rPr>
              <w:t>86</w:t>
            </w:r>
          </w:p>
        </w:tc>
        <w:tc>
          <w:tcPr>
            <w:tcW w:w="700" w:type="dxa"/>
            <w:tcBorders>
              <w:top w:val="single" w:sz="4" w:space="0" w:color="000000"/>
              <w:left w:val="single" w:sz="4" w:space="0" w:color="000000"/>
              <w:bottom w:val="single" w:sz="4" w:space="0" w:color="000000"/>
              <w:right w:val="single" w:sz="4" w:space="0" w:color="000000"/>
            </w:tcBorders>
          </w:tcPr>
          <w:p w14:paraId="2A9A25E6" w14:textId="77777777" w:rsidR="0042382B" w:rsidRPr="00AF1805" w:rsidRDefault="0042382B" w:rsidP="00AD3C6C">
            <w:pPr>
              <w:spacing w:line="170" w:lineRule="exact"/>
              <w:jc w:val="center"/>
              <w:rPr>
                <w:sz w:val="12"/>
                <w:szCs w:val="12"/>
              </w:rPr>
            </w:pPr>
            <w:r w:rsidRPr="00AF1805">
              <w:rPr>
                <w:sz w:val="12"/>
                <w:szCs w:val="12"/>
              </w:rPr>
              <w:t>968.64</w:t>
            </w:r>
          </w:p>
        </w:tc>
        <w:tc>
          <w:tcPr>
            <w:tcW w:w="700" w:type="dxa"/>
            <w:tcBorders>
              <w:top w:val="single" w:sz="4" w:space="0" w:color="000000"/>
              <w:left w:val="single" w:sz="4" w:space="0" w:color="000000"/>
              <w:bottom w:val="single" w:sz="4" w:space="0" w:color="000000"/>
              <w:right w:val="single" w:sz="4" w:space="0" w:color="000000"/>
            </w:tcBorders>
          </w:tcPr>
          <w:p w14:paraId="76ACC384" w14:textId="77777777" w:rsidR="0042382B" w:rsidRPr="00AF1805" w:rsidRDefault="0042382B" w:rsidP="00AD3C6C">
            <w:pPr>
              <w:spacing w:line="170" w:lineRule="exact"/>
              <w:jc w:val="center"/>
              <w:rPr>
                <w:sz w:val="12"/>
                <w:szCs w:val="12"/>
              </w:rPr>
            </w:pPr>
            <w:r w:rsidRPr="00AF1805">
              <w:rPr>
                <w:sz w:val="12"/>
                <w:szCs w:val="12"/>
              </w:rPr>
              <w:t>361.42</w:t>
            </w:r>
          </w:p>
        </w:tc>
        <w:tc>
          <w:tcPr>
            <w:tcW w:w="700" w:type="dxa"/>
            <w:tcBorders>
              <w:top w:val="single" w:sz="4" w:space="0" w:color="000000"/>
              <w:left w:val="single" w:sz="4" w:space="0" w:color="000000"/>
              <w:bottom w:val="single" w:sz="4" w:space="0" w:color="000000"/>
              <w:right w:val="single" w:sz="4" w:space="0" w:color="000000"/>
            </w:tcBorders>
          </w:tcPr>
          <w:p w14:paraId="5CD58C6C" w14:textId="77777777" w:rsidR="0042382B" w:rsidRPr="00AF1805" w:rsidRDefault="0042382B" w:rsidP="00AD3C6C">
            <w:pPr>
              <w:spacing w:line="170" w:lineRule="exact"/>
              <w:jc w:val="center"/>
              <w:rPr>
                <w:sz w:val="12"/>
                <w:szCs w:val="12"/>
              </w:rPr>
            </w:pPr>
            <w:r w:rsidRPr="00AF1805">
              <w:rPr>
                <w:sz w:val="12"/>
                <w:szCs w:val="12"/>
              </w:rPr>
              <w:t>136</w:t>
            </w:r>
          </w:p>
        </w:tc>
        <w:tc>
          <w:tcPr>
            <w:tcW w:w="700" w:type="dxa"/>
            <w:tcBorders>
              <w:top w:val="single" w:sz="4" w:space="0" w:color="000000"/>
              <w:left w:val="single" w:sz="4" w:space="0" w:color="000000"/>
              <w:bottom w:val="single" w:sz="4" w:space="0" w:color="000000"/>
              <w:right w:val="single" w:sz="4" w:space="0" w:color="000000"/>
            </w:tcBorders>
          </w:tcPr>
          <w:p w14:paraId="0778F39D" w14:textId="77777777" w:rsidR="0042382B" w:rsidRPr="00AF1805" w:rsidRDefault="0042382B" w:rsidP="00AD3C6C">
            <w:pPr>
              <w:spacing w:line="170" w:lineRule="exact"/>
              <w:jc w:val="center"/>
              <w:rPr>
                <w:sz w:val="12"/>
                <w:szCs w:val="12"/>
              </w:rPr>
            </w:pPr>
            <w:r w:rsidRPr="00AF1805">
              <w:rPr>
                <w:sz w:val="12"/>
                <w:szCs w:val="12"/>
              </w:rPr>
              <w:t>930.35</w:t>
            </w:r>
          </w:p>
        </w:tc>
        <w:tc>
          <w:tcPr>
            <w:tcW w:w="700" w:type="dxa"/>
            <w:tcBorders>
              <w:top w:val="single" w:sz="4" w:space="0" w:color="000000"/>
              <w:left w:val="single" w:sz="4" w:space="0" w:color="000000"/>
              <w:bottom w:val="single" w:sz="4" w:space="0" w:color="000000"/>
              <w:right w:val="single" w:sz="4" w:space="0" w:color="000000"/>
            </w:tcBorders>
          </w:tcPr>
          <w:p w14:paraId="4626827C" w14:textId="77777777" w:rsidR="0042382B" w:rsidRPr="00AF1805" w:rsidRDefault="0042382B" w:rsidP="00AD3C6C">
            <w:pPr>
              <w:spacing w:line="170" w:lineRule="exact"/>
              <w:jc w:val="center"/>
              <w:rPr>
                <w:sz w:val="12"/>
                <w:szCs w:val="12"/>
              </w:rPr>
            </w:pPr>
            <w:r w:rsidRPr="00AF1805">
              <w:rPr>
                <w:sz w:val="12"/>
                <w:szCs w:val="12"/>
              </w:rPr>
              <w:t>572.87</w:t>
            </w:r>
          </w:p>
        </w:tc>
      </w:tr>
      <w:tr w:rsidR="0042382B" w:rsidRPr="00AF1805" w14:paraId="554CB864"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20FE544F" w14:textId="77777777" w:rsidR="0042382B" w:rsidRPr="00AF1805" w:rsidRDefault="0042382B" w:rsidP="00AD3C6C">
            <w:pPr>
              <w:spacing w:line="170" w:lineRule="exact"/>
              <w:jc w:val="center"/>
              <w:rPr>
                <w:sz w:val="12"/>
                <w:szCs w:val="12"/>
              </w:rPr>
            </w:pPr>
            <w:r w:rsidRPr="00AF1805">
              <w:rPr>
                <w:sz w:val="12"/>
                <w:szCs w:val="12"/>
              </w:rPr>
              <w:t>37</w:t>
            </w:r>
          </w:p>
        </w:tc>
        <w:tc>
          <w:tcPr>
            <w:tcW w:w="700" w:type="dxa"/>
            <w:tcBorders>
              <w:top w:val="single" w:sz="4" w:space="0" w:color="000000"/>
              <w:left w:val="single" w:sz="4" w:space="0" w:color="000000"/>
              <w:bottom w:val="single" w:sz="4" w:space="0" w:color="000000"/>
              <w:right w:val="single" w:sz="4" w:space="0" w:color="000000"/>
            </w:tcBorders>
          </w:tcPr>
          <w:p w14:paraId="57F52DCB" w14:textId="77777777" w:rsidR="0042382B" w:rsidRPr="00AF1805" w:rsidRDefault="0042382B" w:rsidP="00AD3C6C">
            <w:pPr>
              <w:spacing w:line="170" w:lineRule="exact"/>
              <w:jc w:val="center"/>
              <w:rPr>
                <w:sz w:val="12"/>
                <w:szCs w:val="12"/>
              </w:rPr>
            </w:pPr>
            <w:r w:rsidRPr="00AF1805">
              <w:rPr>
                <w:sz w:val="12"/>
                <w:szCs w:val="12"/>
              </w:rPr>
              <w:t>993.99</w:t>
            </w:r>
          </w:p>
        </w:tc>
        <w:tc>
          <w:tcPr>
            <w:tcW w:w="700" w:type="dxa"/>
            <w:tcBorders>
              <w:top w:val="single" w:sz="4" w:space="0" w:color="000000"/>
              <w:left w:val="single" w:sz="4" w:space="0" w:color="000000"/>
              <w:bottom w:val="single" w:sz="4" w:space="0" w:color="000000"/>
              <w:right w:val="single" w:sz="4" w:space="0" w:color="000000"/>
            </w:tcBorders>
          </w:tcPr>
          <w:p w14:paraId="73EAAF71" w14:textId="77777777" w:rsidR="0042382B" w:rsidRPr="00AF1805" w:rsidRDefault="0042382B" w:rsidP="00AD3C6C">
            <w:pPr>
              <w:spacing w:line="170" w:lineRule="exact"/>
              <w:jc w:val="center"/>
              <w:rPr>
                <w:sz w:val="12"/>
                <w:szCs w:val="12"/>
              </w:rPr>
            </w:pPr>
            <w:r w:rsidRPr="00AF1805">
              <w:rPr>
                <w:sz w:val="12"/>
                <w:szCs w:val="12"/>
              </w:rPr>
              <w:t>156.42</w:t>
            </w:r>
          </w:p>
        </w:tc>
        <w:tc>
          <w:tcPr>
            <w:tcW w:w="700" w:type="dxa"/>
            <w:tcBorders>
              <w:top w:val="single" w:sz="4" w:space="0" w:color="000000"/>
              <w:left w:val="single" w:sz="4" w:space="0" w:color="000000"/>
              <w:bottom w:val="single" w:sz="4" w:space="0" w:color="000000"/>
              <w:right w:val="single" w:sz="4" w:space="0" w:color="000000"/>
            </w:tcBorders>
          </w:tcPr>
          <w:p w14:paraId="0D597512" w14:textId="77777777" w:rsidR="0042382B" w:rsidRPr="00AF1805" w:rsidRDefault="0042382B" w:rsidP="00AD3C6C">
            <w:pPr>
              <w:spacing w:line="170" w:lineRule="exact"/>
              <w:jc w:val="center"/>
              <w:rPr>
                <w:sz w:val="12"/>
                <w:szCs w:val="12"/>
              </w:rPr>
            </w:pPr>
            <w:r w:rsidRPr="00AF1805">
              <w:rPr>
                <w:sz w:val="12"/>
                <w:szCs w:val="12"/>
              </w:rPr>
              <w:t>87</w:t>
            </w:r>
          </w:p>
        </w:tc>
        <w:tc>
          <w:tcPr>
            <w:tcW w:w="700" w:type="dxa"/>
            <w:tcBorders>
              <w:top w:val="single" w:sz="4" w:space="0" w:color="000000"/>
              <w:left w:val="single" w:sz="4" w:space="0" w:color="000000"/>
              <w:bottom w:val="single" w:sz="4" w:space="0" w:color="000000"/>
              <w:right w:val="single" w:sz="4" w:space="0" w:color="000000"/>
            </w:tcBorders>
          </w:tcPr>
          <w:p w14:paraId="3BECE01F" w14:textId="77777777" w:rsidR="0042382B" w:rsidRPr="00AF1805" w:rsidRDefault="0042382B" w:rsidP="00AD3C6C">
            <w:pPr>
              <w:spacing w:line="170" w:lineRule="exact"/>
              <w:jc w:val="center"/>
              <w:rPr>
                <w:sz w:val="12"/>
                <w:szCs w:val="12"/>
              </w:rPr>
            </w:pPr>
            <w:r w:rsidRPr="00AF1805">
              <w:rPr>
                <w:sz w:val="12"/>
                <w:szCs w:val="12"/>
              </w:rPr>
              <w:t>967.99</w:t>
            </w:r>
          </w:p>
        </w:tc>
        <w:tc>
          <w:tcPr>
            <w:tcW w:w="700" w:type="dxa"/>
            <w:tcBorders>
              <w:top w:val="single" w:sz="4" w:space="0" w:color="000000"/>
              <w:left w:val="single" w:sz="4" w:space="0" w:color="000000"/>
              <w:bottom w:val="single" w:sz="4" w:space="0" w:color="000000"/>
              <w:right w:val="single" w:sz="4" w:space="0" w:color="000000"/>
            </w:tcBorders>
          </w:tcPr>
          <w:p w14:paraId="095EE207" w14:textId="77777777" w:rsidR="0042382B" w:rsidRPr="00AF1805" w:rsidRDefault="0042382B" w:rsidP="00AD3C6C">
            <w:pPr>
              <w:spacing w:line="170" w:lineRule="exact"/>
              <w:jc w:val="center"/>
              <w:rPr>
                <w:sz w:val="12"/>
                <w:szCs w:val="12"/>
              </w:rPr>
            </w:pPr>
            <w:r w:rsidRPr="00AF1805">
              <w:rPr>
                <w:sz w:val="12"/>
                <w:szCs w:val="12"/>
              </w:rPr>
              <w:t>365.62</w:t>
            </w:r>
          </w:p>
        </w:tc>
        <w:tc>
          <w:tcPr>
            <w:tcW w:w="700" w:type="dxa"/>
            <w:tcBorders>
              <w:top w:val="single" w:sz="4" w:space="0" w:color="000000"/>
              <w:left w:val="single" w:sz="4" w:space="0" w:color="000000"/>
              <w:bottom w:val="single" w:sz="4" w:space="0" w:color="000000"/>
              <w:right w:val="single" w:sz="4" w:space="0" w:color="000000"/>
            </w:tcBorders>
          </w:tcPr>
          <w:p w14:paraId="1811D514" w14:textId="77777777" w:rsidR="0042382B" w:rsidRPr="00AF1805" w:rsidRDefault="0042382B" w:rsidP="00AD3C6C">
            <w:pPr>
              <w:spacing w:line="170" w:lineRule="exact"/>
              <w:jc w:val="center"/>
              <w:rPr>
                <w:sz w:val="12"/>
                <w:szCs w:val="12"/>
              </w:rPr>
            </w:pPr>
            <w:r w:rsidRPr="00AF1805">
              <w:rPr>
                <w:sz w:val="12"/>
                <w:szCs w:val="12"/>
              </w:rPr>
              <w:t>137</w:t>
            </w:r>
          </w:p>
        </w:tc>
        <w:tc>
          <w:tcPr>
            <w:tcW w:w="700" w:type="dxa"/>
            <w:tcBorders>
              <w:top w:val="single" w:sz="4" w:space="0" w:color="000000"/>
              <w:left w:val="single" w:sz="4" w:space="0" w:color="000000"/>
              <w:bottom w:val="single" w:sz="4" w:space="0" w:color="000000"/>
              <w:right w:val="single" w:sz="4" w:space="0" w:color="000000"/>
            </w:tcBorders>
          </w:tcPr>
          <w:p w14:paraId="7F280C05" w14:textId="77777777" w:rsidR="0042382B" w:rsidRPr="00AF1805" w:rsidRDefault="0042382B" w:rsidP="00AD3C6C">
            <w:pPr>
              <w:spacing w:line="170" w:lineRule="exact"/>
              <w:jc w:val="center"/>
              <w:rPr>
                <w:sz w:val="12"/>
                <w:szCs w:val="12"/>
              </w:rPr>
            </w:pPr>
            <w:r w:rsidRPr="00AF1805">
              <w:rPr>
                <w:sz w:val="12"/>
                <w:szCs w:val="12"/>
              </w:rPr>
              <w:t>929.47</w:t>
            </w:r>
          </w:p>
        </w:tc>
        <w:tc>
          <w:tcPr>
            <w:tcW w:w="700" w:type="dxa"/>
            <w:tcBorders>
              <w:top w:val="single" w:sz="4" w:space="0" w:color="000000"/>
              <w:left w:val="single" w:sz="4" w:space="0" w:color="000000"/>
              <w:bottom w:val="single" w:sz="4" w:space="0" w:color="000000"/>
              <w:right w:val="single" w:sz="4" w:space="0" w:color="000000"/>
            </w:tcBorders>
          </w:tcPr>
          <w:p w14:paraId="3E621F04" w14:textId="77777777" w:rsidR="0042382B" w:rsidRPr="00AF1805" w:rsidRDefault="0042382B" w:rsidP="00AD3C6C">
            <w:pPr>
              <w:spacing w:line="170" w:lineRule="exact"/>
              <w:jc w:val="center"/>
              <w:rPr>
                <w:sz w:val="12"/>
                <w:szCs w:val="12"/>
              </w:rPr>
            </w:pPr>
            <w:r w:rsidRPr="00AF1805">
              <w:rPr>
                <w:sz w:val="12"/>
                <w:szCs w:val="12"/>
              </w:rPr>
              <w:t>577.14</w:t>
            </w:r>
          </w:p>
        </w:tc>
      </w:tr>
      <w:tr w:rsidR="0042382B" w:rsidRPr="00AF1805" w14:paraId="16BF79CB"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7B4AA94B" w14:textId="77777777" w:rsidR="0042382B" w:rsidRPr="00AF1805" w:rsidRDefault="0042382B" w:rsidP="00AD3C6C">
            <w:pPr>
              <w:spacing w:line="170" w:lineRule="exact"/>
              <w:jc w:val="center"/>
              <w:rPr>
                <w:sz w:val="12"/>
                <w:szCs w:val="12"/>
              </w:rPr>
            </w:pPr>
            <w:r w:rsidRPr="00AF1805">
              <w:rPr>
                <w:sz w:val="12"/>
                <w:szCs w:val="12"/>
              </w:rPr>
              <w:t>38</w:t>
            </w:r>
          </w:p>
        </w:tc>
        <w:tc>
          <w:tcPr>
            <w:tcW w:w="700" w:type="dxa"/>
            <w:tcBorders>
              <w:top w:val="single" w:sz="4" w:space="0" w:color="000000"/>
              <w:left w:val="single" w:sz="4" w:space="0" w:color="000000"/>
              <w:bottom w:val="single" w:sz="4" w:space="0" w:color="000000"/>
              <w:right w:val="single" w:sz="4" w:space="0" w:color="000000"/>
            </w:tcBorders>
          </w:tcPr>
          <w:p w14:paraId="7A4DA1B2" w14:textId="77777777" w:rsidR="0042382B" w:rsidRPr="00AF1805" w:rsidRDefault="0042382B" w:rsidP="00AD3C6C">
            <w:pPr>
              <w:spacing w:line="170" w:lineRule="exact"/>
              <w:jc w:val="center"/>
              <w:rPr>
                <w:sz w:val="12"/>
                <w:szCs w:val="12"/>
              </w:rPr>
            </w:pPr>
            <w:r w:rsidRPr="00AF1805">
              <w:rPr>
                <w:sz w:val="12"/>
                <w:szCs w:val="12"/>
              </w:rPr>
              <w:t>993.62</w:t>
            </w:r>
          </w:p>
        </w:tc>
        <w:tc>
          <w:tcPr>
            <w:tcW w:w="700" w:type="dxa"/>
            <w:tcBorders>
              <w:top w:val="single" w:sz="4" w:space="0" w:color="000000"/>
              <w:left w:val="single" w:sz="4" w:space="0" w:color="000000"/>
              <w:bottom w:val="single" w:sz="4" w:space="0" w:color="000000"/>
              <w:right w:val="single" w:sz="4" w:space="0" w:color="000000"/>
            </w:tcBorders>
          </w:tcPr>
          <w:p w14:paraId="0F4128D2" w14:textId="77777777" w:rsidR="0042382B" w:rsidRPr="00AF1805" w:rsidRDefault="0042382B" w:rsidP="00AD3C6C">
            <w:pPr>
              <w:spacing w:line="170" w:lineRule="exact"/>
              <w:jc w:val="center"/>
              <w:rPr>
                <w:sz w:val="12"/>
                <w:szCs w:val="12"/>
              </w:rPr>
            </w:pPr>
            <w:r w:rsidRPr="00AF1805">
              <w:rPr>
                <w:sz w:val="12"/>
                <w:szCs w:val="12"/>
              </w:rPr>
              <w:t>160.59</w:t>
            </w:r>
          </w:p>
        </w:tc>
        <w:tc>
          <w:tcPr>
            <w:tcW w:w="700" w:type="dxa"/>
            <w:tcBorders>
              <w:top w:val="single" w:sz="4" w:space="0" w:color="000000"/>
              <w:left w:val="single" w:sz="4" w:space="0" w:color="000000"/>
              <w:bottom w:val="single" w:sz="4" w:space="0" w:color="000000"/>
              <w:right w:val="single" w:sz="4" w:space="0" w:color="000000"/>
            </w:tcBorders>
          </w:tcPr>
          <w:p w14:paraId="51C7BD34" w14:textId="77777777" w:rsidR="0042382B" w:rsidRPr="00AF1805" w:rsidRDefault="0042382B" w:rsidP="00AD3C6C">
            <w:pPr>
              <w:spacing w:line="170" w:lineRule="exact"/>
              <w:jc w:val="center"/>
              <w:rPr>
                <w:sz w:val="12"/>
                <w:szCs w:val="12"/>
              </w:rPr>
            </w:pPr>
            <w:r w:rsidRPr="00AF1805">
              <w:rPr>
                <w:sz w:val="12"/>
                <w:szCs w:val="12"/>
              </w:rPr>
              <w:t>88</w:t>
            </w:r>
          </w:p>
        </w:tc>
        <w:tc>
          <w:tcPr>
            <w:tcW w:w="700" w:type="dxa"/>
            <w:tcBorders>
              <w:top w:val="single" w:sz="4" w:space="0" w:color="000000"/>
              <w:left w:val="single" w:sz="4" w:space="0" w:color="000000"/>
              <w:bottom w:val="single" w:sz="4" w:space="0" w:color="000000"/>
              <w:right w:val="single" w:sz="4" w:space="0" w:color="000000"/>
            </w:tcBorders>
          </w:tcPr>
          <w:p w14:paraId="76B26794" w14:textId="77777777" w:rsidR="0042382B" w:rsidRPr="00AF1805" w:rsidRDefault="0042382B" w:rsidP="00AD3C6C">
            <w:pPr>
              <w:spacing w:line="170" w:lineRule="exact"/>
              <w:jc w:val="center"/>
              <w:rPr>
                <w:sz w:val="12"/>
                <w:szCs w:val="12"/>
              </w:rPr>
            </w:pPr>
            <w:r w:rsidRPr="00AF1805">
              <w:rPr>
                <w:sz w:val="12"/>
                <w:szCs w:val="12"/>
              </w:rPr>
              <w:t>967.33</w:t>
            </w:r>
          </w:p>
        </w:tc>
        <w:tc>
          <w:tcPr>
            <w:tcW w:w="700" w:type="dxa"/>
            <w:tcBorders>
              <w:top w:val="single" w:sz="4" w:space="0" w:color="000000"/>
              <w:left w:val="single" w:sz="4" w:space="0" w:color="000000"/>
              <w:bottom w:val="single" w:sz="4" w:space="0" w:color="000000"/>
              <w:right w:val="single" w:sz="4" w:space="0" w:color="000000"/>
            </w:tcBorders>
          </w:tcPr>
          <w:p w14:paraId="353C83FD" w14:textId="77777777" w:rsidR="0042382B" w:rsidRPr="00AF1805" w:rsidRDefault="0042382B" w:rsidP="00AD3C6C">
            <w:pPr>
              <w:spacing w:line="170" w:lineRule="exact"/>
              <w:jc w:val="center"/>
              <w:rPr>
                <w:sz w:val="12"/>
                <w:szCs w:val="12"/>
              </w:rPr>
            </w:pPr>
            <w:r w:rsidRPr="00AF1805">
              <w:rPr>
                <w:sz w:val="12"/>
                <w:szCs w:val="12"/>
              </w:rPr>
              <w:t>369.82</w:t>
            </w:r>
          </w:p>
        </w:tc>
        <w:tc>
          <w:tcPr>
            <w:tcW w:w="700" w:type="dxa"/>
            <w:tcBorders>
              <w:top w:val="single" w:sz="4" w:space="0" w:color="000000"/>
              <w:left w:val="single" w:sz="4" w:space="0" w:color="000000"/>
              <w:bottom w:val="single" w:sz="4" w:space="0" w:color="000000"/>
              <w:right w:val="single" w:sz="4" w:space="0" w:color="000000"/>
            </w:tcBorders>
          </w:tcPr>
          <w:p w14:paraId="6DA0580D" w14:textId="77777777" w:rsidR="0042382B" w:rsidRPr="00AF1805" w:rsidRDefault="0042382B" w:rsidP="00AD3C6C">
            <w:pPr>
              <w:spacing w:line="170" w:lineRule="exact"/>
              <w:jc w:val="center"/>
              <w:rPr>
                <w:sz w:val="12"/>
                <w:szCs w:val="12"/>
              </w:rPr>
            </w:pPr>
            <w:r w:rsidRPr="00AF1805">
              <w:rPr>
                <w:sz w:val="12"/>
                <w:szCs w:val="12"/>
              </w:rPr>
              <w:t>138</w:t>
            </w:r>
          </w:p>
        </w:tc>
        <w:tc>
          <w:tcPr>
            <w:tcW w:w="700" w:type="dxa"/>
            <w:tcBorders>
              <w:top w:val="single" w:sz="4" w:space="0" w:color="000000"/>
              <w:left w:val="single" w:sz="4" w:space="0" w:color="000000"/>
              <w:bottom w:val="single" w:sz="4" w:space="0" w:color="000000"/>
              <w:right w:val="single" w:sz="4" w:space="0" w:color="000000"/>
            </w:tcBorders>
          </w:tcPr>
          <w:p w14:paraId="3B5ECE14" w14:textId="77777777" w:rsidR="0042382B" w:rsidRPr="00AF1805" w:rsidRDefault="0042382B" w:rsidP="00AD3C6C">
            <w:pPr>
              <w:spacing w:line="170" w:lineRule="exact"/>
              <w:jc w:val="center"/>
              <w:rPr>
                <w:sz w:val="12"/>
                <w:szCs w:val="12"/>
              </w:rPr>
            </w:pPr>
            <w:r w:rsidRPr="00AF1805">
              <w:rPr>
                <w:sz w:val="12"/>
                <w:szCs w:val="12"/>
              </w:rPr>
              <w:t>928.58</w:t>
            </w:r>
          </w:p>
        </w:tc>
        <w:tc>
          <w:tcPr>
            <w:tcW w:w="700" w:type="dxa"/>
            <w:tcBorders>
              <w:top w:val="single" w:sz="4" w:space="0" w:color="000000"/>
              <w:left w:val="single" w:sz="4" w:space="0" w:color="000000"/>
              <w:bottom w:val="single" w:sz="4" w:space="0" w:color="000000"/>
              <w:right w:val="single" w:sz="4" w:space="0" w:color="000000"/>
            </w:tcBorders>
          </w:tcPr>
          <w:p w14:paraId="3F14A9B6" w14:textId="77777777" w:rsidR="0042382B" w:rsidRPr="00AF1805" w:rsidRDefault="0042382B" w:rsidP="00AD3C6C">
            <w:pPr>
              <w:spacing w:line="170" w:lineRule="exact"/>
              <w:jc w:val="center"/>
              <w:rPr>
                <w:sz w:val="12"/>
                <w:szCs w:val="12"/>
              </w:rPr>
            </w:pPr>
            <w:r w:rsidRPr="00AF1805">
              <w:rPr>
                <w:sz w:val="12"/>
                <w:szCs w:val="12"/>
              </w:rPr>
              <w:t>581.41</w:t>
            </w:r>
          </w:p>
        </w:tc>
      </w:tr>
      <w:tr w:rsidR="0042382B" w:rsidRPr="00AF1805" w14:paraId="050C684B"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4AB02FF2" w14:textId="77777777" w:rsidR="0042382B" w:rsidRPr="00AF1805" w:rsidRDefault="0042382B" w:rsidP="00AD3C6C">
            <w:pPr>
              <w:spacing w:line="170" w:lineRule="exact"/>
              <w:jc w:val="center"/>
              <w:rPr>
                <w:sz w:val="12"/>
                <w:szCs w:val="12"/>
              </w:rPr>
            </w:pPr>
            <w:r w:rsidRPr="00AF1805">
              <w:rPr>
                <w:sz w:val="12"/>
                <w:szCs w:val="12"/>
              </w:rPr>
              <w:t>39</w:t>
            </w:r>
          </w:p>
        </w:tc>
        <w:tc>
          <w:tcPr>
            <w:tcW w:w="700" w:type="dxa"/>
            <w:tcBorders>
              <w:top w:val="single" w:sz="4" w:space="0" w:color="000000"/>
              <w:left w:val="single" w:sz="4" w:space="0" w:color="000000"/>
              <w:bottom w:val="single" w:sz="4" w:space="0" w:color="000000"/>
              <w:right w:val="single" w:sz="4" w:space="0" w:color="000000"/>
            </w:tcBorders>
          </w:tcPr>
          <w:p w14:paraId="642C3087" w14:textId="77777777" w:rsidR="0042382B" w:rsidRPr="00AF1805" w:rsidRDefault="0042382B" w:rsidP="00AD3C6C">
            <w:pPr>
              <w:spacing w:line="170" w:lineRule="exact"/>
              <w:jc w:val="center"/>
              <w:rPr>
                <w:sz w:val="12"/>
                <w:szCs w:val="12"/>
              </w:rPr>
            </w:pPr>
            <w:r w:rsidRPr="00AF1805">
              <w:rPr>
                <w:sz w:val="12"/>
                <w:szCs w:val="12"/>
              </w:rPr>
              <w:t>993.25</w:t>
            </w:r>
          </w:p>
        </w:tc>
        <w:tc>
          <w:tcPr>
            <w:tcW w:w="700" w:type="dxa"/>
            <w:tcBorders>
              <w:top w:val="single" w:sz="4" w:space="0" w:color="000000"/>
              <w:left w:val="single" w:sz="4" w:space="0" w:color="000000"/>
              <w:bottom w:val="single" w:sz="4" w:space="0" w:color="000000"/>
              <w:right w:val="single" w:sz="4" w:space="0" w:color="000000"/>
            </w:tcBorders>
          </w:tcPr>
          <w:p w14:paraId="0E4E8E2D" w14:textId="77777777" w:rsidR="0042382B" w:rsidRPr="00AF1805" w:rsidRDefault="0042382B" w:rsidP="00AD3C6C">
            <w:pPr>
              <w:spacing w:line="170" w:lineRule="exact"/>
              <w:jc w:val="center"/>
              <w:rPr>
                <w:sz w:val="12"/>
                <w:szCs w:val="12"/>
              </w:rPr>
            </w:pPr>
            <w:r w:rsidRPr="00AF1805">
              <w:rPr>
                <w:sz w:val="12"/>
                <w:szCs w:val="12"/>
              </w:rPr>
              <w:t>164.77</w:t>
            </w:r>
          </w:p>
        </w:tc>
        <w:tc>
          <w:tcPr>
            <w:tcW w:w="700" w:type="dxa"/>
            <w:tcBorders>
              <w:top w:val="single" w:sz="4" w:space="0" w:color="000000"/>
              <w:left w:val="single" w:sz="4" w:space="0" w:color="000000"/>
              <w:bottom w:val="single" w:sz="4" w:space="0" w:color="000000"/>
              <w:right w:val="single" w:sz="4" w:space="0" w:color="000000"/>
            </w:tcBorders>
          </w:tcPr>
          <w:p w14:paraId="76B113BC" w14:textId="77777777" w:rsidR="0042382B" w:rsidRPr="00AF1805" w:rsidRDefault="0042382B" w:rsidP="00AD3C6C">
            <w:pPr>
              <w:spacing w:line="170" w:lineRule="exact"/>
              <w:jc w:val="center"/>
              <w:rPr>
                <w:sz w:val="12"/>
                <w:szCs w:val="12"/>
              </w:rPr>
            </w:pPr>
            <w:r w:rsidRPr="00AF1805">
              <w:rPr>
                <w:sz w:val="12"/>
                <w:szCs w:val="12"/>
              </w:rPr>
              <w:t>89</w:t>
            </w:r>
          </w:p>
        </w:tc>
        <w:tc>
          <w:tcPr>
            <w:tcW w:w="700" w:type="dxa"/>
            <w:tcBorders>
              <w:top w:val="single" w:sz="4" w:space="0" w:color="000000"/>
              <w:left w:val="single" w:sz="4" w:space="0" w:color="000000"/>
              <w:bottom w:val="single" w:sz="4" w:space="0" w:color="000000"/>
              <w:right w:val="single" w:sz="4" w:space="0" w:color="000000"/>
            </w:tcBorders>
          </w:tcPr>
          <w:p w14:paraId="024F06C4" w14:textId="77777777" w:rsidR="0042382B" w:rsidRPr="00AF1805" w:rsidRDefault="0042382B" w:rsidP="00AD3C6C">
            <w:pPr>
              <w:spacing w:line="170" w:lineRule="exact"/>
              <w:jc w:val="center"/>
              <w:rPr>
                <w:sz w:val="12"/>
                <w:szCs w:val="12"/>
              </w:rPr>
            </w:pPr>
            <w:r w:rsidRPr="00AF1805">
              <w:rPr>
                <w:sz w:val="12"/>
                <w:szCs w:val="12"/>
              </w:rPr>
              <w:t>966.66</w:t>
            </w:r>
          </w:p>
        </w:tc>
        <w:tc>
          <w:tcPr>
            <w:tcW w:w="700" w:type="dxa"/>
            <w:tcBorders>
              <w:top w:val="single" w:sz="4" w:space="0" w:color="000000"/>
              <w:left w:val="single" w:sz="4" w:space="0" w:color="000000"/>
              <w:bottom w:val="single" w:sz="4" w:space="0" w:color="000000"/>
              <w:right w:val="single" w:sz="4" w:space="0" w:color="000000"/>
            </w:tcBorders>
          </w:tcPr>
          <w:p w14:paraId="2CC33D3C" w14:textId="77777777" w:rsidR="0042382B" w:rsidRPr="00AF1805" w:rsidRDefault="0042382B" w:rsidP="00AD3C6C">
            <w:pPr>
              <w:spacing w:line="170" w:lineRule="exact"/>
              <w:jc w:val="center"/>
              <w:rPr>
                <w:sz w:val="12"/>
                <w:szCs w:val="12"/>
              </w:rPr>
            </w:pPr>
            <w:r w:rsidRPr="00AF1805">
              <w:rPr>
                <w:sz w:val="12"/>
                <w:szCs w:val="12"/>
              </w:rPr>
              <w:t>374.02</w:t>
            </w:r>
          </w:p>
        </w:tc>
        <w:tc>
          <w:tcPr>
            <w:tcW w:w="700" w:type="dxa"/>
            <w:tcBorders>
              <w:top w:val="single" w:sz="4" w:space="0" w:color="000000"/>
              <w:left w:val="single" w:sz="4" w:space="0" w:color="000000"/>
              <w:bottom w:val="single" w:sz="4" w:space="0" w:color="000000"/>
              <w:right w:val="single" w:sz="4" w:space="0" w:color="000000"/>
            </w:tcBorders>
          </w:tcPr>
          <w:p w14:paraId="5910EAD5" w14:textId="77777777" w:rsidR="0042382B" w:rsidRPr="00AF1805" w:rsidRDefault="0042382B" w:rsidP="00AD3C6C">
            <w:pPr>
              <w:spacing w:line="170" w:lineRule="exact"/>
              <w:jc w:val="center"/>
              <w:rPr>
                <w:sz w:val="12"/>
                <w:szCs w:val="12"/>
              </w:rPr>
            </w:pPr>
            <w:r w:rsidRPr="00AF1805">
              <w:rPr>
                <w:sz w:val="12"/>
                <w:szCs w:val="12"/>
              </w:rPr>
              <w:t>139</w:t>
            </w:r>
          </w:p>
        </w:tc>
        <w:tc>
          <w:tcPr>
            <w:tcW w:w="700" w:type="dxa"/>
            <w:tcBorders>
              <w:top w:val="single" w:sz="4" w:space="0" w:color="000000"/>
              <w:left w:val="single" w:sz="4" w:space="0" w:color="000000"/>
              <w:bottom w:val="single" w:sz="4" w:space="0" w:color="000000"/>
              <w:right w:val="single" w:sz="4" w:space="0" w:color="000000"/>
            </w:tcBorders>
          </w:tcPr>
          <w:p w14:paraId="790DDB85" w14:textId="77777777" w:rsidR="0042382B" w:rsidRPr="00AF1805" w:rsidRDefault="0042382B" w:rsidP="00AD3C6C">
            <w:pPr>
              <w:spacing w:line="170" w:lineRule="exact"/>
              <w:jc w:val="center"/>
              <w:rPr>
                <w:sz w:val="12"/>
                <w:szCs w:val="12"/>
              </w:rPr>
            </w:pPr>
            <w:r w:rsidRPr="00AF1805">
              <w:rPr>
                <w:sz w:val="12"/>
                <w:szCs w:val="12"/>
              </w:rPr>
              <w:t>927.50</w:t>
            </w:r>
          </w:p>
        </w:tc>
        <w:tc>
          <w:tcPr>
            <w:tcW w:w="700" w:type="dxa"/>
            <w:tcBorders>
              <w:top w:val="single" w:sz="4" w:space="0" w:color="000000"/>
              <w:left w:val="single" w:sz="4" w:space="0" w:color="000000"/>
              <w:bottom w:val="single" w:sz="4" w:space="0" w:color="000000"/>
              <w:right w:val="single" w:sz="4" w:space="0" w:color="000000"/>
            </w:tcBorders>
          </w:tcPr>
          <w:p w14:paraId="23AB7DF8" w14:textId="77777777" w:rsidR="0042382B" w:rsidRPr="00AF1805" w:rsidRDefault="0042382B" w:rsidP="00AD3C6C">
            <w:pPr>
              <w:spacing w:line="170" w:lineRule="exact"/>
              <w:jc w:val="center"/>
              <w:rPr>
                <w:sz w:val="12"/>
                <w:szCs w:val="12"/>
              </w:rPr>
            </w:pPr>
            <w:r w:rsidRPr="00AF1805">
              <w:rPr>
                <w:sz w:val="12"/>
                <w:szCs w:val="12"/>
              </w:rPr>
              <w:t>585.69</w:t>
            </w:r>
          </w:p>
        </w:tc>
      </w:tr>
      <w:tr w:rsidR="0042382B" w:rsidRPr="00AF1805" w14:paraId="1F281B45"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4809A684" w14:textId="77777777" w:rsidR="0042382B" w:rsidRPr="00AF1805" w:rsidRDefault="0042382B" w:rsidP="00AD3C6C">
            <w:pPr>
              <w:spacing w:line="170" w:lineRule="exact"/>
              <w:jc w:val="center"/>
              <w:rPr>
                <w:sz w:val="12"/>
                <w:szCs w:val="12"/>
              </w:rPr>
            </w:pPr>
            <w:r w:rsidRPr="00AF1805">
              <w:rPr>
                <w:sz w:val="12"/>
                <w:szCs w:val="12"/>
              </w:rPr>
              <w:t>40</w:t>
            </w:r>
          </w:p>
        </w:tc>
        <w:tc>
          <w:tcPr>
            <w:tcW w:w="700" w:type="dxa"/>
            <w:tcBorders>
              <w:top w:val="single" w:sz="4" w:space="0" w:color="000000"/>
              <w:left w:val="single" w:sz="4" w:space="0" w:color="000000"/>
              <w:bottom w:val="single" w:sz="4" w:space="0" w:color="000000"/>
              <w:right w:val="single" w:sz="4" w:space="0" w:color="000000"/>
            </w:tcBorders>
          </w:tcPr>
          <w:p w14:paraId="3545E24E" w14:textId="77777777" w:rsidR="0042382B" w:rsidRPr="00AF1805" w:rsidRDefault="0042382B" w:rsidP="00AD3C6C">
            <w:pPr>
              <w:spacing w:line="170" w:lineRule="exact"/>
              <w:jc w:val="center"/>
              <w:rPr>
                <w:sz w:val="12"/>
                <w:szCs w:val="12"/>
              </w:rPr>
            </w:pPr>
            <w:r w:rsidRPr="00AF1805">
              <w:rPr>
                <w:sz w:val="12"/>
                <w:szCs w:val="12"/>
              </w:rPr>
              <w:t>992.87</w:t>
            </w:r>
          </w:p>
        </w:tc>
        <w:tc>
          <w:tcPr>
            <w:tcW w:w="700" w:type="dxa"/>
            <w:tcBorders>
              <w:top w:val="single" w:sz="4" w:space="0" w:color="000000"/>
              <w:left w:val="single" w:sz="4" w:space="0" w:color="000000"/>
              <w:bottom w:val="single" w:sz="4" w:space="0" w:color="000000"/>
              <w:right w:val="single" w:sz="4" w:space="0" w:color="000000"/>
            </w:tcBorders>
          </w:tcPr>
          <w:p w14:paraId="5507A7B2" w14:textId="77777777" w:rsidR="0042382B" w:rsidRPr="00AF1805" w:rsidRDefault="0042382B" w:rsidP="00AD3C6C">
            <w:pPr>
              <w:spacing w:line="170" w:lineRule="exact"/>
              <w:jc w:val="center"/>
              <w:rPr>
                <w:sz w:val="12"/>
                <w:szCs w:val="12"/>
              </w:rPr>
            </w:pPr>
            <w:r w:rsidRPr="00AF1805">
              <w:rPr>
                <w:sz w:val="12"/>
                <w:szCs w:val="12"/>
              </w:rPr>
              <w:t>168.94</w:t>
            </w:r>
          </w:p>
        </w:tc>
        <w:tc>
          <w:tcPr>
            <w:tcW w:w="700" w:type="dxa"/>
            <w:tcBorders>
              <w:top w:val="single" w:sz="4" w:space="0" w:color="000000"/>
              <w:left w:val="single" w:sz="4" w:space="0" w:color="000000"/>
              <w:bottom w:val="single" w:sz="4" w:space="0" w:color="000000"/>
              <w:right w:val="single" w:sz="4" w:space="0" w:color="000000"/>
            </w:tcBorders>
          </w:tcPr>
          <w:p w14:paraId="21B93DF1" w14:textId="77777777" w:rsidR="0042382B" w:rsidRPr="00AF1805" w:rsidRDefault="0042382B" w:rsidP="00AD3C6C">
            <w:pPr>
              <w:spacing w:line="170" w:lineRule="exact"/>
              <w:jc w:val="center"/>
              <w:rPr>
                <w:sz w:val="12"/>
                <w:szCs w:val="12"/>
              </w:rPr>
            </w:pPr>
            <w:r w:rsidRPr="00AF1805">
              <w:rPr>
                <w:sz w:val="12"/>
                <w:szCs w:val="12"/>
              </w:rPr>
              <w:t>90</w:t>
            </w:r>
          </w:p>
        </w:tc>
        <w:tc>
          <w:tcPr>
            <w:tcW w:w="700" w:type="dxa"/>
            <w:tcBorders>
              <w:top w:val="single" w:sz="4" w:space="0" w:color="000000"/>
              <w:left w:val="single" w:sz="4" w:space="0" w:color="000000"/>
              <w:bottom w:val="single" w:sz="4" w:space="0" w:color="000000"/>
              <w:right w:val="single" w:sz="4" w:space="0" w:color="000000"/>
            </w:tcBorders>
          </w:tcPr>
          <w:p w14:paraId="5A8A1E11" w14:textId="77777777" w:rsidR="0042382B" w:rsidRPr="00AF1805" w:rsidRDefault="0042382B" w:rsidP="00AD3C6C">
            <w:pPr>
              <w:spacing w:line="170" w:lineRule="exact"/>
              <w:jc w:val="center"/>
              <w:rPr>
                <w:sz w:val="12"/>
                <w:szCs w:val="12"/>
              </w:rPr>
            </w:pPr>
            <w:r w:rsidRPr="00AF1805">
              <w:rPr>
                <w:sz w:val="12"/>
                <w:szCs w:val="12"/>
              </w:rPr>
              <w:t>965.99</w:t>
            </w:r>
          </w:p>
        </w:tc>
        <w:tc>
          <w:tcPr>
            <w:tcW w:w="700" w:type="dxa"/>
            <w:tcBorders>
              <w:top w:val="single" w:sz="4" w:space="0" w:color="000000"/>
              <w:left w:val="single" w:sz="4" w:space="0" w:color="000000"/>
              <w:bottom w:val="single" w:sz="4" w:space="0" w:color="000000"/>
              <w:right w:val="single" w:sz="4" w:space="0" w:color="000000"/>
            </w:tcBorders>
          </w:tcPr>
          <w:p w14:paraId="7FB05201" w14:textId="77777777" w:rsidR="0042382B" w:rsidRPr="00AF1805" w:rsidRDefault="0042382B" w:rsidP="00AD3C6C">
            <w:pPr>
              <w:spacing w:line="170" w:lineRule="exact"/>
              <w:jc w:val="center"/>
              <w:rPr>
                <w:sz w:val="12"/>
                <w:szCs w:val="12"/>
              </w:rPr>
            </w:pPr>
            <w:r w:rsidRPr="00AF1805">
              <w:rPr>
                <w:sz w:val="12"/>
                <w:szCs w:val="12"/>
              </w:rPr>
              <w:t>378.22</w:t>
            </w:r>
          </w:p>
        </w:tc>
        <w:tc>
          <w:tcPr>
            <w:tcW w:w="700" w:type="dxa"/>
            <w:tcBorders>
              <w:top w:val="single" w:sz="4" w:space="0" w:color="000000"/>
              <w:left w:val="single" w:sz="4" w:space="0" w:color="000000"/>
              <w:bottom w:val="single" w:sz="4" w:space="0" w:color="000000"/>
              <w:right w:val="single" w:sz="4" w:space="0" w:color="000000"/>
            </w:tcBorders>
          </w:tcPr>
          <w:p w14:paraId="2A46FCC8" w14:textId="77777777" w:rsidR="0042382B" w:rsidRPr="00AF1805" w:rsidRDefault="0042382B" w:rsidP="00AD3C6C">
            <w:pPr>
              <w:spacing w:line="170" w:lineRule="exact"/>
              <w:jc w:val="center"/>
              <w:rPr>
                <w:sz w:val="12"/>
                <w:szCs w:val="12"/>
              </w:rPr>
            </w:pPr>
            <w:r w:rsidRPr="00AF1805">
              <w:rPr>
                <w:sz w:val="12"/>
                <w:szCs w:val="12"/>
              </w:rPr>
              <w:t>140</w:t>
            </w:r>
          </w:p>
        </w:tc>
        <w:tc>
          <w:tcPr>
            <w:tcW w:w="700" w:type="dxa"/>
            <w:tcBorders>
              <w:top w:val="single" w:sz="4" w:space="0" w:color="000000"/>
              <w:left w:val="single" w:sz="4" w:space="0" w:color="000000"/>
              <w:bottom w:val="single" w:sz="4" w:space="0" w:color="000000"/>
              <w:right w:val="single" w:sz="4" w:space="0" w:color="000000"/>
            </w:tcBorders>
          </w:tcPr>
          <w:p w14:paraId="005C476C" w14:textId="77777777" w:rsidR="0042382B" w:rsidRPr="00AF1805" w:rsidRDefault="0042382B" w:rsidP="00AD3C6C">
            <w:pPr>
              <w:spacing w:line="170" w:lineRule="exact"/>
              <w:jc w:val="center"/>
              <w:rPr>
                <w:sz w:val="12"/>
                <w:szCs w:val="12"/>
              </w:rPr>
            </w:pPr>
            <w:r w:rsidRPr="00AF1805">
              <w:rPr>
                <w:sz w:val="12"/>
                <w:szCs w:val="12"/>
              </w:rPr>
              <w:t>926.81</w:t>
            </w:r>
          </w:p>
        </w:tc>
        <w:tc>
          <w:tcPr>
            <w:tcW w:w="700" w:type="dxa"/>
            <w:tcBorders>
              <w:top w:val="single" w:sz="4" w:space="0" w:color="000000"/>
              <w:left w:val="single" w:sz="4" w:space="0" w:color="000000"/>
              <w:bottom w:val="single" w:sz="4" w:space="0" w:color="000000"/>
              <w:right w:val="single" w:sz="4" w:space="0" w:color="000000"/>
            </w:tcBorders>
          </w:tcPr>
          <w:p w14:paraId="6F2CA7A3" w14:textId="77777777" w:rsidR="0042382B" w:rsidRPr="00AF1805" w:rsidRDefault="0042382B" w:rsidP="00AD3C6C">
            <w:pPr>
              <w:spacing w:line="170" w:lineRule="exact"/>
              <w:jc w:val="center"/>
              <w:rPr>
                <w:sz w:val="12"/>
                <w:szCs w:val="12"/>
              </w:rPr>
            </w:pPr>
            <w:r w:rsidRPr="00AF1805">
              <w:rPr>
                <w:sz w:val="12"/>
                <w:szCs w:val="12"/>
              </w:rPr>
              <w:t>589.96</w:t>
            </w:r>
          </w:p>
        </w:tc>
      </w:tr>
      <w:tr w:rsidR="0042382B" w:rsidRPr="00AF1805" w14:paraId="10C0153C"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0AADC17" w14:textId="77777777" w:rsidR="0042382B" w:rsidRPr="00AF1805" w:rsidRDefault="0042382B" w:rsidP="00AD3C6C">
            <w:pPr>
              <w:spacing w:line="170" w:lineRule="exact"/>
              <w:jc w:val="center"/>
              <w:rPr>
                <w:sz w:val="12"/>
                <w:szCs w:val="12"/>
              </w:rPr>
            </w:pPr>
            <w:r w:rsidRPr="00AF1805">
              <w:rPr>
                <w:sz w:val="12"/>
                <w:szCs w:val="12"/>
              </w:rPr>
              <w:t>41</w:t>
            </w:r>
          </w:p>
        </w:tc>
        <w:tc>
          <w:tcPr>
            <w:tcW w:w="700" w:type="dxa"/>
            <w:tcBorders>
              <w:top w:val="single" w:sz="4" w:space="0" w:color="000000"/>
              <w:left w:val="single" w:sz="4" w:space="0" w:color="000000"/>
              <w:bottom w:val="single" w:sz="4" w:space="0" w:color="000000"/>
              <w:right w:val="single" w:sz="4" w:space="0" w:color="000000"/>
            </w:tcBorders>
          </w:tcPr>
          <w:p w14:paraId="15CA36C6" w14:textId="77777777" w:rsidR="0042382B" w:rsidRPr="00AF1805" w:rsidRDefault="0042382B" w:rsidP="00AD3C6C">
            <w:pPr>
              <w:spacing w:line="170" w:lineRule="exact"/>
              <w:jc w:val="center"/>
              <w:rPr>
                <w:sz w:val="12"/>
                <w:szCs w:val="12"/>
              </w:rPr>
            </w:pPr>
            <w:r w:rsidRPr="00AF1805">
              <w:rPr>
                <w:sz w:val="12"/>
                <w:szCs w:val="12"/>
              </w:rPr>
              <w:t>992.49</w:t>
            </w:r>
          </w:p>
        </w:tc>
        <w:tc>
          <w:tcPr>
            <w:tcW w:w="700" w:type="dxa"/>
            <w:tcBorders>
              <w:top w:val="single" w:sz="4" w:space="0" w:color="000000"/>
              <w:left w:val="single" w:sz="4" w:space="0" w:color="000000"/>
              <w:bottom w:val="single" w:sz="4" w:space="0" w:color="000000"/>
              <w:right w:val="single" w:sz="4" w:space="0" w:color="000000"/>
            </w:tcBorders>
          </w:tcPr>
          <w:p w14:paraId="09A40A4C" w14:textId="77777777" w:rsidR="0042382B" w:rsidRPr="00AF1805" w:rsidRDefault="0042382B" w:rsidP="00AD3C6C">
            <w:pPr>
              <w:spacing w:line="170" w:lineRule="exact"/>
              <w:jc w:val="center"/>
              <w:rPr>
                <w:sz w:val="12"/>
                <w:szCs w:val="12"/>
              </w:rPr>
            </w:pPr>
            <w:r w:rsidRPr="00AF1805">
              <w:rPr>
                <w:sz w:val="12"/>
                <w:szCs w:val="12"/>
              </w:rPr>
              <w:t>173.12</w:t>
            </w:r>
          </w:p>
        </w:tc>
        <w:tc>
          <w:tcPr>
            <w:tcW w:w="700" w:type="dxa"/>
            <w:tcBorders>
              <w:top w:val="single" w:sz="4" w:space="0" w:color="000000"/>
              <w:left w:val="single" w:sz="4" w:space="0" w:color="000000"/>
              <w:bottom w:val="single" w:sz="4" w:space="0" w:color="000000"/>
              <w:right w:val="single" w:sz="4" w:space="0" w:color="000000"/>
            </w:tcBorders>
          </w:tcPr>
          <w:p w14:paraId="752BBA35" w14:textId="77777777" w:rsidR="0042382B" w:rsidRPr="00AF1805" w:rsidRDefault="0042382B" w:rsidP="00AD3C6C">
            <w:pPr>
              <w:spacing w:line="170" w:lineRule="exact"/>
              <w:jc w:val="center"/>
              <w:rPr>
                <w:sz w:val="12"/>
                <w:szCs w:val="12"/>
              </w:rPr>
            </w:pPr>
            <w:r w:rsidRPr="00AF1805">
              <w:rPr>
                <w:sz w:val="12"/>
                <w:szCs w:val="12"/>
              </w:rPr>
              <w:t>91</w:t>
            </w:r>
          </w:p>
        </w:tc>
        <w:tc>
          <w:tcPr>
            <w:tcW w:w="700" w:type="dxa"/>
            <w:tcBorders>
              <w:top w:val="single" w:sz="4" w:space="0" w:color="000000"/>
              <w:left w:val="single" w:sz="4" w:space="0" w:color="000000"/>
              <w:bottom w:val="single" w:sz="4" w:space="0" w:color="000000"/>
              <w:right w:val="single" w:sz="4" w:space="0" w:color="000000"/>
            </w:tcBorders>
          </w:tcPr>
          <w:p w14:paraId="299370BA" w14:textId="77777777" w:rsidR="0042382B" w:rsidRPr="00AF1805" w:rsidRDefault="0042382B" w:rsidP="00AD3C6C">
            <w:pPr>
              <w:spacing w:line="170" w:lineRule="exact"/>
              <w:jc w:val="center"/>
              <w:rPr>
                <w:sz w:val="12"/>
                <w:szCs w:val="12"/>
              </w:rPr>
            </w:pPr>
            <w:r w:rsidRPr="00AF1805">
              <w:rPr>
                <w:sz w:val="12"/>
                <w:szCs w:val="12"/>
              </w:rPr>
              <w:t>965.32</w:t>
            </w:r>
          </w:p>
        </w:tc>
        <w:tc>
          <w:tcPr>
            <w:tcW w:w="700" w:type="dxa"/>
            <w:tcBorders>
              <w:top w:val="single" w:sz="4" w:space="0" w:color="000000"/>
              <w:left w:val="single" w:sz="4" w:space="0" w:color="000000"/>
              <w:bottom w:val="single" w:sz="4" w:space="0" w:color="000000"/>
              <w:right w:val="single" w:sz="4" w:space="0" w:color="000000"/>
            </w:tcBorders>
          </w:tcPr>
          <w:p w14:paraId="18585196" w14:textId="77777777" w:rsidR="0042382B" w:rsidRPr="00AF1805" w:rsidRDefault="0042382B" w:rsidP="00AD3C6C">
            <w:pPr>
              <w:spacing w:line="170" w:lineRule="exact"/>
              <w:jc w:val="center"/>
              <w:rPr>
                <w:sz w:val="12"/>
                <w:szCs w:val="12"/>
              </w:rPr>
            </w:pPr>
            <w:r w:rsidRPr="00AF1805">
              <w:rPr>
                <w:sz w:val="12"/>
                <w:szCs w:val="12"/>
              </w:rPr>
              <w:t>382.43</w:t>
            </w:r>
          </w:p>
        </w:tc>
        <w:tc>
          <w:tcPr>
            <w:tcW w:w="700" w:type="dxa"/>
            <w:tcBorders>
              <w:top w:val="single" w:sz="4" w:space="0" w:color="000000"/>
              <w:left w:val="single" w:sz="4" w:space="0" w:color="000000"/>
              <w:bottom w:val="single" w:sz="4" w:space="0" w:color="000000"/>
              <w:right w:val="single" w:sz="4" w:space="0" w:color="000000"/>
            </w:tcBorders>
          </w:tcPr>
          <w:p w14:paraId="0F3E9BF2" w14:textId="77777777" w:rsidR="0042382B" w:rsidRPr="00AF1805" w:rsidRDefault="0042382B" w:rsidP="00AD3C6C">
            <w:pPr>
              <w:spacing w:line="170" w:lineRule="exact"/>
              <w:jc w:val="center"/>
              <w:rPr>
                <w:sz w:val="12"/>
                <w:szCs w:val="12"/>
              </w:rPr>
            </w:pPr>
            <w:r w:rsidRPr="00AF1805">
              <w:rPr>
                <w:sz w:val="12"/>
                <w:szCs w:val="12"/>
              </w:rPr>
              <w:t>141</w:t>
            </w:r>
          </w:p>
        </w:tc>
        <w:tc>
          <w:tcPr>
            <w:tcW w:w="700" w:type="dxa"/>
            <w:tcBorders>
              <w:top w:val="single" w:sz="4" w:space="0" w:color="000000"/>
              <w:left w:val="single" w:sz="4" w:space="0" w:color="000000"/>
              <w:bottom w:val="single" w:sz="4" w:space="0" w:color="000000"/>
              <w:right w:val="single" w:sz="4" w:space="0" w:color="000000"/>
            </w:tcBorders>
          </w:tcPr>
          <w:p w14:paraId="6FF14C15" w14:textId="77777777" w:rsidR="0042382B" w:rsidRPr="00AF1805" w:rsidRDefault="0042382B" w:rsidP="00AD3C6C">
            <w:pPr>
              <w:spacing w:line="170" w:lineRule="exact"/>
              <w:jc w:val="center"/>
              <w:rPr>
                <w:sz w:val="12"/>
                <w:szCs w:val="12"/>
              </w:rPr>
            </w:pPr>
            <w:r w:rsidRPr="00AF1805">
              <w:rPr>
                <w:sz w:val="12"/>
                <w:szCs w:val="12"/>
              </w:rPr>
              <w:t>925.91</w:t>
            </w:r>
          </w:p>
        </w:tc>
        <w:tc>
          <w:tcPr>
            <w:tcW w:w="700" w:type="dxa"/>
            <w:tcBorders>
              <w:top w:val="single" w:sz="4" w:space="0" w:color="000000"/>
              <w:left w:val="single" w:sz="4" w:space="0" w:color="000000"/>
              <w:bottom w:val="single" w:sz="4" w:space="0" w:color="000000"/>
              <w:right w:val="single" w:sz="4" w:space="0" w:color="000000"/>
            </w:tcBorders>
          </w:tcPr>
          <w:p w14:paraId="1700B22D" w14:textId="77777777" w:rsidR="0042382B" w:rsidRPr="00AF1805" w:rsidRDefault="0042382B" w:rsidP="00AD3C6C">
            <w:pPr>
              <w:spacing w:line="170" w:lineRule="exact"/>
              <w:jc w:val="center"/>
              <w:rPr>
                <w:sz w:val="12"/>
                <w:szCs w:val="12"/>
              </w:rPr>
            </w:pPr>
            <w:r w:rsidRPr="00AF1805">
              <w:rPr>
                <w:sz w:val="12"/>
                <w:szCs w:val="12"/>
              </w:rPr>
              <w:t>594.24</w:t>
            </w:r>
          </w:p>
        </w:tc>
      </w:tr>
      <w:tr w:rsidR="0042382B" w:rsidRPr="00AF1805" w14:paraId="45807F1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33FB4AB5" w14:textId="77777777" w:rsidR="0042382B" w:rsidRPr="00AF1805" w:rsidRDefault="0042382B" w:rsidP="00AD3C6C">
            <w:pPr>
              <w:spacing w:line="170" w:lineRule="exact"/>
              <w:jc w:val="center"/>
              <w:rPr>
                <w:sz w:val="12"/>
                <w:szCs w:val="12"/>
              </w:rPr>
            </w:pPr>
            <w:r w:rsidRPr="00AF1805">
              <w:rPr>
                <w:sz w:val="12"/>
                <w:szCs w:val="12"/>
              </w:rPr>
              <w:t>42</w:t>
            </w:r>
          </w:p>
        </w:tc>
        <w:tc>
          <w:tcPr>
            <w:tcW w:w="700" w:type="dxa"/>
            <w:tcBorders>
              <w:top w:val="single" w:sz="4" w:space="0" w:color="000000"/>
              <w:left w:val="single" w:sz="4" w:space="0" w:color="000000"/>
              <w:bottom w:val="single" w:sz="4" w:space="0" w:color="000000"/>
              <w:right w:val="single" w:sz="4" w:space="0" w:color="000000"/>
            </w:tcBorders>
          </w:tcPr>
          <w:p w14:paraId="4A6DC62A" w14:textId="77777777" w:rsidR="0042382B" w:rsidRPr="00AF1805" w:rsidRDefault="0042382B" w:rsidP="00AD3C6C">
            <w:pPr>
              <w:spacing w:line="170" w:lineRule="exact"/>
              <w:jc w:val="center"/>
              <w:rPr>
                <w:sz w:val="12"/>
                <w:szCs w:val="12"/>
              </w:rPr>
            </w:pPr>
            <w:r w:rsidRPr="00AF1805">
              <w:rPr>
                <w:sz w:val="12"/>
                <w:szCs w:val="12"/>
              </w:rPr>
              <w:t>992.09</w:t>
            </w:r>
          </w:p>
        </w:tc>
        <w:tc>
          <w:tcPr>
            <w:tcW w:w="700" w:type="dxa"/>
            <w:tcBorders>
              <w:top w:val="single" w:sz="4" w:space="0" w:color="000000"/>
              <w:left w:val="single" w:sz="4" w:space="0" w:color="000000"/>
              <w:bottom w:val="single" w:sz="4" w:space="0" w:color="000000"/>
              <w:right w:val="single" w:sz="4" w:space="0" w:color="000000"/>
            </w:tcBorders>
          </w:tcPr>
          <w:p w14:paraId="70580CE0" w14:textId="77777777" w:rsidR="0042382B" w:rsidRPr="00AF1805" w:rsidRDefault="0042382B" w:rsidP="00AD3C6C">
            <w:pPr>
              <w:spacing w:line="170" w:lineRule="exact"/>
              <w:jc w:val="center"/>
              <w:rPr>
                <w:sz w:val="12"/>
                <w:szCs w:val="12"/>
              </w:rPr>
            </w:pPr>
            <w:r w:rsidRPr="00AF1805">
              <w:rPr>
                <w:sz w:val="12"/>
                <w:szCs w:val="12"/>
              </w:rPr>
              <w:t>177.30</w:t>
            </w:r>
          </w:p>
        </w:tc>
        <w:tc>
          <w:tcPr>
            <w:tcW w:w="700" w:type="dxa"/>
            <w:tcBorders>
              <w:top w:val="single" w:sz="4" w:space="0" w:color="000000"/>
              <w:left w:val="single" w:sz="4" w:space="0" w:color="000000"/>
              <w:bottom w:val="single" w:sz="4" w:space="0" w:color="000000"/>
              <w:right w:val="single" w:sz="4" w:space="0" w:color="000000"/>
            </w:tcBorders>
          </w:tcPr>
          <w:p w14:paraId="7CF2E27C" w14:textId="77777777" w:rsidR="0042382B" w:rsidRPr="00AF1805" w:rsidRDefault="0042382B" w:rsidP="00AD3C6C">
            <w:pPr>
              <w:spacing w:line="170" w:lineRule="exact"/>
              <w:jc w:val="center"/>
              <w:rPr>
                <w:sz w:val="12"/>
                <w:szCs w:val="12"/>
              </w:rPr>
            </w:pPr>
            <w:r w:rsidRPr="00AF1805">
              <w:rPr>
                <w:sz w:val="12"/>
                <w:szCs w:val="12"/>
              </w:rPr>
              <w:t>92</w:t>
            </w:r>
          </w:p>
        </w:tc>
        <w:tc>
          <w:tcPr>
            <w:tcW w:w="700" w:type="dxa"/>
            <w:tcBorders>
              <w:top w:val="single" w:sz="4" w:space="0" w:color="000000"/>
              <w:left w:val="single" w:sz="4" w:space="0" w:color="000000"/>
              <w:bottom w:val="single" w:sz="4" w:space="0" w:color="000000"/>
              <w:right w:val="single" w:sz="4" w:space="0" w:color="000000"/>
            </w:tcBorders>
          </w:tcPr>
          <w:p w14:paraId="0CE7ABA8" w14:textId="77777777" w:rsidR="0042382B" w:rsidRPr="00AF1805" w:rsidRDefault="0042382B" w:rsidP="00AD3C6C">
            <w:pPr>
              <w:spacing w:line="170" w:lineRule="exact"/>
              <w:jc w:val="center"/>
              <w:rPr>
                <w:sz w:val="12"/>
                <w:szCs w:val="12"/>
              </w:rPr>
            </w:pPr>
            <w:r w:rsidRPr="00AF1805">
              <w:rPr>
                <w:sz w:val="12"/>
                <w:szCs w:val="12"/>
              </w:rPr>
              <w:t>964.64</w:t>
            </w:r>
          </w:p>
        </w:tc>
        <w:tc>
          <w:tcPr>
            <w:tcW w:w="700" w:type="dxa"/>
            <w:tcBorders>
              <w:top w:val="single" w:sz="4" w:space="0" w:color="000000"/>
              <w:left w:val="single" w:sz="4" w:space="0" w:color="000000"/>
              <w:bottom w:val="single" w:sz="4" w:space="0" w:color="000000"/>
              <w:right w:val="single" w:sz="4" w:space="0" w:color="000000"/>
            </w:tcBorders>
          </w:tcPr>
          <w:p w14:paraId="2EB10235" w14:textId="77777777" w:rsidR="0042382B" w:rsidRPr="00AF1805" w:rsidRDefault="0042382B" w:rsidP="00AD3C6C">
            <w:pPr>
              <w:spacing w:line="170" w:lineRule="exact"/>
              <w:jc w:val="center"/>
              <w:rPr>
                <w:sz w:val="12"/>
                <w:szCs w:val="12"/>
              </w:rPr>
            </w:pPr>
            <w:r w:rsidRPr="00AF1805">
              <w:rPr>
                <w:sz w:val="12"/>
                <w:szCs w:val="12"/>
              </w:rPr>
              <w:t>386.63</w:t>
            </w:r>
          </w:p>
        </w:tc>
        <w:tc>
          <w:tcPr>
            <w:tcW w:w="700" w:type="dxa"/>
            <w:tcBorders>
              <w:top w:val="single" w:sz="4" w:space="0" w:color="000000"/>
              <w:left w:val="single" w:sz="4" w:space="0" w:color="000000"/>
              <w:bottom w:val="single" w:sz="4" w:space="0" w:color="000000"/>
              <w:right w:val="single" w:sz="4" w:space="0" w:color="000000"/>
            </w:tcBorders>
          </w:tcPr>
          <w:p w14:paraId="57AE6B3E" w14:textId="77777777" w:rsidR="0042382B" w:rsidRPr="00AF1805" w:rsidRDefault="0042382B" w:rsidP="00AD3C6C">
            <w:pPr>
              <w:spacing w:line="170" w:lineRule="exact"/>
              <w:jc w:val="center"/>
              <w:rPr>
                <w:sz w:val="12"/>
                <w:szCs w:val="12"/>
              </w:rPr>
            </w:pPr>
            <w:r w:rsidRPr="00AF1805">
              <w:rPr>
                <w:sz w:val="12"/>
                <w:szCs w:val="12"/>
              </w:rPr>
              <w:t>142</w:t>
            </w:r>
          </w:p>
        </w:tc>
        <w:tc>
          <w:tcPr>
            <w:tcW w:w="700" w:type="dxa"/>
            <w:tcBorders>
              <w:top w:val="single" w:sz="4" w:space="0" w:color="000000"/>
              <w:left w:val="single" w:sz="4" w:space="0" w:color="000000"/>
              <w:bottom w:val="single" w:sz="4" w:space="0" w:color="000000"/>
              <w:right w:val="single" w:sz="4" w:space="0" w:color="000000"/>
            </w:tcBorders>
          </w:tcPr>
          <w:p w14:paraId="59550802" w14:textId="77777777" w:rsidR="0042382B" w:rsidRPr="00AF1805" w:rsidRDefault="0042382B" w:rsidP="00AD3C6C">
            <w:pPr>
              <w:spacing w:line="170" w:lineRule="exact"/>
              <w:jc w:val="center"/>
              <w:rPr>
                <w:sz w:val="12"/>
                <w:szCs w:val="12"/>
              </w:rPr>
            </w:pPr>
            <w:r w:rsidRPr="00AF1805">
              <w:rPr>
                <w:sz w:val="12"/>
                <w:szCs w:val="12"/>
              </w:rPr>
              <w:t>925.01</w:t>
            </w:r>
          </w:p>
        </w:tc>
        <w:tc>
          <w:tcPr>
            <w:tcW w:w="700" w:type="dxa"/>
            <w:tcBorders>
              <w:top w:val="single" w:sz="4" w:space="0" w:color="000000"/>
              <w:left w:val="single" w:sz="4" w:space="0" w:color="000000"/>
              <w:bottom w:val="single" w:sz="4" w:space="0" w:color="000000"/>
              <w:right w:val="single" w:sz="4" w:space="0" w:color="000000"/>
            </w:tcBorders>
          </w:tcPr>
          <w:p w14:paraId="2E211071" w14:textId="77777777" w:rsidR="0042382B" w:rsidRPr="00AF1805" w:rsidRDefault="0042382B" w:rsidP="00AD3C6C">
            <w:pPr>
              <w:spacing w:line="170" w:lineRule="exact"/>
              <w:jc w:val="center"/>
              <w:rPr>
                <w:sz w:val="12"/>
                <w:szCs w:val="12"/>
              </w:rPr>
            </w:pPr>
            <w:r w:rsidRPr="00AF1805">
              <w:rPr>
                <w:sz w:val="12"/>
                <w:szCs w:val="12"/>
              </w:rPr>
              <w:t>598.53</w:t>
            </w:r>
          </w:p>
        </w:tc>
      </w:tr>
      <w:tr w:rsidR="0042382B" w:rsidRPr="00AF1805" w14:paraId="50F27F3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D9960FC" w14:textId="77777777" w:rsidR="0042382B" w:rsidRPr="00AF1805" w:rsidRDefault="0042382B" w:rsidP="00AD3C6C">
            <w:pPr>
              <w:spacing w:line="170" w:lineRule="exact"/>
              <w:jc w:val="center"/>
              <w:rPr>
                <w:sz w:val="12"/>
                <w:szCs w:val="12"/>
              </w:rPr>
            </w:pPr>
            <w:r w:rsidRPr="00AF1805">
              <w:rPr>
                <w:sz w:val="12"/>
                <w:szCs w:val="12"/>
              </w:rPr>
              <w:t>43</w:t>
            </w:r>
          </w:p>
        </w:tc>
        <w:tc>
          <w:tcPr>
            <w:tcW w:w="700" w:type="dxa"/>
            <w:tcBorders>
              <w:top w:val="single" w:sz="4" w:space="0" w:color="000000"/>
              <w:left w:val="single" w:sz="4" w:space="0" w:color="000000"/>
              <w:bottom w:val="single" w:sz="4" w:space="0" w:color="000000"/>
              <w:right w:val="single" w:sz="4" w:space="0" w:color="000000"/>
            </w:tcBorders>
          </w:tcPr>
          <w:p w14:paraId="302AA181" w14:textId="77777777" w:rsidR="0042382B" w:rsidRPr="00AF1805" w:rsidRDefault="0042382B" w:rsidP="00AD3C6C">
            <w:pPr>
              <w:spacing w:line="170" w:lineRule="exact"/>
              <w:jc w:val="center"/>
              <w:rPr>
                <w:sz w:val="12"/>
                <w:szCs w:val="12"/>
              </w:rPr>
            </w:pPr>
            <w:r w:rsidRPr="00AF1805">
              <w:rPr>
                <w:sz w:val="12"/>
                <w:szCs w:val="12"/>
              </w:rPr>
              <w:t>991.69</w:t>
            </w:r>
          </w:p>
        </w:tc>
        <w:tc>
          <w:tcPr>
            <w:tcW w:w="700" w:type="dxa"/>
            <w:tcBorders>
              <w:top w:val="single" w:sz="4" w:space="0" w:color="000000"/>
              <w:left w:val="single" w:sz="4" w:space="0" w:color="000000"/>
              <w:bottom w:val="single" w:sz="4" w:space="0" w:color="000000"/>
              <w:right w:val="single" w:sz="4" w:space="0" w:color="000000"/>
            </w:tcBorders>
          </w:tcPr>
          <w:p w14:paraId="6E829260" w14:textId="77777777" w:rsidR="0042382B" w:rsidRPr="00AF1805" w:rsidRDefault="0042382B" w:rsidP="00AD3C6C">
            <w:pPr>
              <w:spacing w:line="170" w:lineRule="exact"/>
              <w:jc w:val="center"/>
              <w:rPr>
                <w:sz w:val="12"/>
                <w:szCs w:val="12"/>
              </w:rPr>
            </w:pPr>
            <w:r w:rsidRPr="00AF1805">
              <w:rPr>
                <w:sz w:val="12"/>
                <w:szCs w:val="12"/>
              </w:rPr>
              <w:t>181.47</w:t>
            </w:r>
          </w:p>
        </w:tc>
        <w:tc>
          <w:tcPr>
            <w:tcW w:w="700" w:type="dxa"/>
            <w:tcBorders>
              <w:top w:val="single" w:sz="4" w:space="0" w:color="000000"/>
              <w:left w:val="single" w:sz="4" w:space="0" w:color="000000"/>
              <w:bottom w:val="single" w:sz="4" w:space="0" w:color="000000"/>
              <w:right w:val="single" w:sz="4" w:space="0" w:color="000000"/>
            </w:tcBorders>
          </w:tcPr>
          <w:p w14:paraId="223655C7" w14:textId="77777777" w:rsidR="0042382B" w:rsidRPr="00AF1805" w:rsidRDefault="0042382B" w:rsidP="00AD3C6C">
            <w:pPr>
              <w:spacing w:line="170" w:lineRule="exact"/>
              <w:jc w:val="center"/>
              <w:rPr>
                <w:sz w:val="12"/>
                <w:szCs w:val="12"/>
              </w:rPr>
            </w:pPr>
            <w:r w:rsidRPr="00AF1805">
              <w:rPr>
                <w:sz w:val="12"/>
                <w:szCs w:val="12"/>
              </w:rPr>
              <w:t>93</w:t>
            </w:r>
          </w:p>
        </w:tc>
        <w:tc>
          <w:tcPr>
            <w:tcW w:w="700" w:type="dxa"/>
            <w:tcBorders>
              <w:top w:val="single" w:sz="4" w:space="0" w:color="000000"/>
              <w:left w:val="single" w:sz="4" w:space="0" w:color="000000"/>
              <w:bottom w:val="single" w:sz="4" w:space="0" w:color="000000"/>
              <w:right w:val="single" w:sz="4" w:space="0" w:color="000000"/>
            </w:tcBorders>
          </w:tcPr>
          <w:p w14:paraId="19857229" w14:textId="77777777" w:rsidR="0042382B" w:rsidRPr="00AF1805" w:rsidRDefault="0042382B" w:rsidP="00AD3C6C">
            <w:pPr>
              <w:spacing w:line="170" w:lineRule="exact"/>
              <w:jc w:val="center"/>
              <w:rPr>
                <w:sz w:val="12"/>
                <w:szCs w:val="12"/>
              </w:rPr>
            </w:pPr>
            <w:r w:rsidRPr="00AF1805">
              <w:rPr>
                <w:sz w:val="12"/>
                <w:szCs w:val="12"/>
              </w:rPr>
              <w:t>963.96</w:t>
            </w:r>
          </w:p>
        </w:tc>
        <w:tc>
          <w:tcPr>
            <w:tcW w:w="700" w:type="dxa"/>
            <w:tcBorders>
              <w:top w:val="single" w:sz="4" w:space="0" w:color="000000"/>
              <w:left w:val="single" w:sz="4" w:space="0" w:color="000000"/>
              <w:bottom w:val="single" w:sz="4" w:space="0" w:color="000000"/>
              <w:right w:val="single" w:sz="4" w:space="0" w:color="000000"/>
            </w:tcBorders>
          </w:tcPr>
          <w:p w14:paraId="2F795195" w14:textId="77777777" w:rsidR="0042382B" w:rsidRPr="00AF1805" w:rsidRDefault="0042382B" w:rsidP="00AD3C6C">
            <w:pPr>
              <w:spacing w:line="170" w:lineRule="exact"/>
              <w:jc w:val="center"/>
              <w:rPr>
                <w:sz w:val="12"/>
                <w:szCs w:val="12"/>
              </w:rPr>
            </w:pPr>
            <w:r w:rsidRPr="00AF1805">
              <w:rPr>
                <w:sz w:val="12"/>
                <w:szCs w:val="12"/>
              </w:rPr>
              <w:t>390.83</w:t>
            </w:r>
          </w:p>
        </w:tc>
        <w:tc>
          <w:tcPr>
            <w:tcW w:w="700" w:type="dxa"/>
            <w:tcBorders>
              <w:top w:val="single" w:sz="4" w:space="0" w:color="000000"/>
              <w:left w:val="single" w:sz="4" w:space="0" w:color="000000"/>
              <w:bottom w:val="single" w:sz="4" w:space="0" w:color="000000"/>
              <w:right w:val="single" w:sz="4" w:space="0" w:color="000000"/>
            </w:tcBorders>
          </w:tcPr>
          <w:p w14:paraId="5C3B8DEE" w14:textId="77777777" w:rsidR="0042382B" w:rsidRPr="00AF1805" w:rsidRDefault="0042382B" w:rsidP="00AD3C6C">
            <w:pPr>
              <w:spacing w:line="170" w:lineRule="exact"/>
              <w:jc w:val="center"/>
              <w:rPr>
                <w:sz w:val="12"/>
                <w:szCs w:val="12"/>
              </w:rPr>
            </w:pPr>
            <w:r w:rsidRPr="00AF1805">
              <w:rPr>
                <w:sz w:val="12"/>
                <w:szCs w:val="12"/>
              </w:rPr>
              <w:t>143</w:t>
            </w:r>
          </w:p>
        </w:tc>
        <w:tc>
          <w:tcPr>
            <w:tcW w:w="700" w:type="dxa"/>
            <w:tcBorders>
              <w:top w:val="single" w:sz="4" w:space="0" w:color="000000"/>
              <w:left w:val="single" w:sz="4" w:space="0" w:color="000000"/>
              <w:bottom w:val="single" w:sz="4" w:space="0" w:color="000000"/>
              <w:right w:val="single" w:sz="4" w:space="0" w:color="000000"/>
            </w:tcBorders>
          </w:tcPr>
          <w:p w14:paraId="73C0C444" w14:textId="77777777" w:rsidR="0042382B" w:rsidRPr="00AF1805" w:rsidRDefault="0042382B" w:rsidP="00AD3C6C">
            <w:pPr>
              <w:spacing w:line="170" w:lineRule="exact"/>
              <w:jc w:val="center"/>
              <w:rPr>
                <w:sz w:val="12"/>
                <w:szCs w:val="12"/>
              </w:rPr>
            </w:pPr>
            <w:r w:rsidRPr="00AF1805">
              <w:rPr>
                <w:sz w:val="12"/>
                <w:szCs w:val="12"/>
              </w:rPr>
              <w:t>924.10</w:t>
            </w:r>
          </w:p>
        </w:tc>
        <w:tc>
          <w:tcPr>
            <w:tcW w:w="700" w:type="dxa"/>
            <w:tcBorders>
              <w:top w:val="single" w:sz="4" w:space="0" w:color="000000"/>
              <w:left w:val="single" w:sz="4" w:space="0" w:color="000000"/>
              <w:bottom w:val="single" w:sz="4" w:space="0" w:color="000000"/>
              <w:right w:val="single" w:sz="4" w:space="0" w:color="000000"/>
            </w:tcBorders>
          </w:tcPr>
          <w:p w14:paraId="4536589E" w14:textId="77777777" w:rsidR="0042382B" w:rsidRPr="00AF1805" w:rsidRDefault="0042382B" w:rsidP="00AD3C6C">
            <w:pPr>
              <w:spacing w:line="170" w:lineRule="exact"/>
              <w:jc w:val="center"/>
              <w:rPr>
                <w:sz w:val="12"/>
                <w:szCs w:val="12"/>
              </w:rPr>
            </w:pPr>
            <w:r w:rsidRPr="00AF1805">
              <w:rPr>
                <w:sz w:val="12"/>
                <w:szCs w:val="12"/>
              </w:rPr>
              <w:t>602.81</w:t>
            </w:r>
          </w:p>
        </w:tc>
      </w:tr>
      <w:tr w:rsidR="0042382B" w:rsidRPr="00AF1805" w14:paraId="1EBDA218"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20818D6" w14:textId="77777777" w:rsidR="0042382B" w:rsidRPr="00AF1805" w:rsidRDefault="0042382B" w:rsidP="00AD3C6C">
            <w:pPr>
              <w:spacing w:line="170" w:lineRule="exact"/>
              <w:jc w:val="center"/>
              <w:rPr>
                <w:sz w:val="12"/>
                <w:szCs w:val="12"/>
              </w:rPr>
            </w:pPr>
            <w:r w:rsidRPr="00AF1805">
              <w:rPr>
                <w:sz w:val="12"/>
                <w:szCs w:val="12"/>
              </w:rPr>
              <w:t>44</w:t>
            </w:r>
          </w:p>
        </w:tc>
        <w:tc>
          <w:tcPr>
            <w:tcW w:w="700" w:type="dxa"/>
            <w:tcBorders>
              <w:top w:val="single" w:sz="4" w:space="0" w:color="000000"/>
              <w:left w:val="single" w:sz="4" w:space="0" w:color="000000"/>
              <w:bottom w:val="single" w:sz="4" w:space="0" w:color="000000"/>
              <w:right w:val="single" w:sz="4" w:space="0" w:color="000000"/>
            </w:tcBorders>
          </w:tcPr>
          <w:p w14:paraId="0BAD7CC6" w14:textId="77777777" w:rsidR="0042382B" w:rsidRPr="00AF1805" w:rsidRDefault="0042382B" w:rsidP="00AD3C6C">
            <w:pPr>
              <w:spacing w:line="170" w:lineRule="exact"/>
              <w:jc w:val="center"/>
              <w:rPr>
                <w:sz w:val="12"/>
                <w:szCs w:val="12"/>
              </w:rPr>
            </w:pPr>
            <w:r w:rsidRPr="00AF1805">
              <w:rPr>
                <w:sz w:val="12"/>
                <w:szCs w:val="12"/>
              </w:rPr>
              <w:t>991.28</w:t>
            </w:r>
          </w:p>
        </w:tc>
        <w:tc>
          <w:tcPr>
            <w:tcW w:w="700" w:type="dxa"/>
            <w:tcBorders>
              <w:top w:val="single" w:sz="4" w:space="0" w:color="000000"/>
              <w:left w:val="single" w:sz="4" w:space="0" w:color="000000"/>
              <w:bottom w:val="single" w:sz="4" w:space="0" w:color="000000"/>
              <w:right w:val="single" w:sz="4" w:space="0" w:color="000000"/>
            </w:tcBorders>
          </w:tcPr>
          <w:p w14:paraId="19985FCC" w14:textId="77777777" w:rsidR="0042382B" w:rsidRPr="00AF1805" w:rsidRDefault="0042382B" w:rsidP="00AD3C6C">
            <w:pPr>
              <w:spacing w:line="170" w:lineRule="exact"/>
              <w:jc w:val="center"/>
              <w:rPr>
                <w:sz w:val="12"/>
                <w:szCs w:val="12"/>
              </w:rPr>
            </w:pPr>
            <w:r w:rsidRPr="00AF1805">
              <w:rPr>
                <w:sz w:val="12"/>
                <w:szCs w:val="12"/>
              </w:rPr>
              <w:t>185.65</w:t>
            </w:r>
          </w:p>
        </w:tc>
        <w:tc>
          <w:tcPr>
            <w:tcW w:w="700" w:type="dxa"/>
            <w:tcBorders>
              <w:top w:val="single" w:sz="4" w:space="0" w:color="000000"/>
              <w:left w:val="single" w:sz="4" w:space="0" w:color="000000"/>
              <w:bottom w:val="single" w:sz="4" w:space="0" w:color="000000"/>
              <w:right w:val="single" w:sz="4" w:space="0" w:color="000000"/>
            </w:tcBorders>
          </w:tcPr>
          <w:p w14:paraId="059FD17F" w14:textId="77777777" w:rsidR="0042382B" w:rsidRPr="00AF1805" w:rsidRDefault="0042382B" w:rsidP="00AD3C6C">
            <w:pPr>
              <w:spacing w:line="170" w:lineRule="exact"/>
              <w:jc w:val="center"/>
              <w:rPr>
                <w:sz w:val="12"/>
                <w:szCs w:val="12"/>
              </w:rPr>
            </w:pPr>
            <w:r w:rsidRPr="00AF1805">
              <w:rPr>
                <w:sz w:val="12"/>
                <w:szCs w:val="12"/>
              </w:rPr>
              <w:t>94</w:t>
            </w:r>
          </w:p>
        </w:tc>
        <w:tc>
          <w:tcPr>
            <w:tcW w:w="700" w:type="dxa"/>
            <w:tcBorders>
              <w:top w:val="single" w:sz="4" w:space="0" w:color="000000"/>
              <w:left w:val="single" w:sz="4" w:space="0" w:color="000000"/>
              <w:bottom w:val="single" w:sz="4" w:space="0" w:color="000000"/>
              <w:right w:val="single" w:sz="4" w:space="0" w:color="000000"/>
            </w:tcBorders>
          </w:tcPr>
          <w:p w14:paraId="5F34A8CC" w14:textId="77777777" w:rsidR="0042382B" w:rsidRPr="00AF1805" w:rsidRDefault="0042382B" w:rsidP="00AD3C6C">
            <w:pPr>
              <w:spacing w:line="170" w:lineRule="exact"/>
              <w:jc w:val="center"/>
              <w:rPr>
                <w:sz w:val="12"/>
                <w:szCs w:val="12"/>
              </w:rPr>
            </w:pPr>
            <w:r w:rsidRPr="00AF1805">
              <w:rPr>
                <w:sz w:val="12"/>
                <w:szCs w:val="12"/>
              </w:rPr>
              <w:t>963.27</w:t>
            </w:r>
          </w:p>
        </w:tc>
        <w:tc>
          <w:tcPr>
            <w:tcW w:w="700" w:type="dxa"/>
            <w:tcBorders>
              <w:top w:val="single" w:sz="4" w:space="0" w:color="000000"/>
              <w:left w:val="single" w:sz="4" w:space="0" w:color="000000"/>
              <w:bottom w:val="single" w:sz="4" w:space="0" w:color="000000"/>
              <w:right w:val="single" w:sz="4" w:space="0" w:color="000000"/>
            </w:tcBorders>
          </w:tcPr>
          <w:p w14:paraId="023C9063" w14:textId="77777777" w:rsidR="0042382B" w:rsidRPr="00AF1805" w:rsidRDefault="0042382B" w:rsidP="00AD3C6C">
            <w:pPr>
              <w:spacing w:line="170" w:lineRule="exact"/>
              <w:jc w:val="center"/>
              <w:rPr>
                <w:sz w:val="12"/>
                <w:szCs w:val="12"/>
              </w:rPr>
            </w:pPr>
            <w:r w:rsidRPr="00AF1805">
              <w:rPr>
                <w:sz w:val="12"/>
                <w:szCs w:val="12"/>
              </w:rPr>
              <w:t>395.04</w:t>
            </w:r>
          </w:p>
        </w:tc>
        <w:tc>
          <w:tcPr>
            <w:tcW w:w="700" w:type="dxa"/>
            <w:tcBorders>
              <w:top w:val="single" w:sz="4" w:space="0" w:color="000000"/>
              <w:left w:val="single" w:sz="4" w:space="0" w:color="000000"/>
              <w:bottom w:val="single" w:sz="4" w:space="0" w:color="000000"/>
              <w:right w:val="single" w:sz="4" w:space="0" w:color="000000"/>
            </w:tcBorders>
          </w:tcPr>
          <w:p w14:paraId="687BE1E8" w14:textId="77777777" w:rsidR="0042382B" w:rsidRPr="00AF1805" w:rsidRDefault="0042382B" w:rsidP="00AD3C6C">
            <w:pPr>
              <w:spacing w:line="170" w:lineRule="exact"/>
              <w:jc w:val="center"/>
              <w:rPr>
                <w:sz w:val="12"/>
                <w:szCs w:val="12"/>
              </w:rPr>
            </w:pPr>
            <w:r w:rsidRPr="00AF1805">
              <w:rPr>
                <w:sz w:val="12"/>
                <w:szCs w:val="12"/>
              </w:rPr>
              <w:t>144</w:t>
            </w:r>
          </w:p>
        </w:tc>
        <w:tc>
          <w:tcPr>
            <w:tcW w:w="700" w:type="dxa"/>
            <w:tcBorders>
              <w:top w:val="single" w:sz="4" w:space="0" w:color="000000"/>
              <w:left w:val="single" w:sz="4" w:space="0" w:color="000000"/>
              <w:bottom w:val="single" w:sz="4" w:space="0" w:color="000000"/>
              <w:right w:val="single" w:sz="4" w:space="0" w:color="000000"/>
            </w:tcBorders>
          </w:tcPr>
          <w:p w14:paraId="7396671C" w14:textId="77777777" w:rsidR="0042382B" w:rsidRPr="00AF1805" w:rsidRDefault="0042382B" w:rsidP="00AD3C6C">
            <w:pPr>
              <w:spacing w:line="170" w:lineRule="exact"/>
              <w:jc w:val="center"/>
              <w:rPr>
                <w:sz w:val="12"/>
                <w:szCs w:val="12"/>
              </w:rPr>
            </w:pPr>
            <w:r w:rsidRPr="00AF1805">
              <w:rPr>
                <w:sz w:val="12"/>
                <w:szCs w:val="12"/>
              </w:rPr>
              <w:t>923.19</w:t>
            </w:r>
          </w:p>
        </w:tc>
        <w:tc>
          <w:tcPr>
            <w:tcW w:w="700" w:type="dxa"/>
            <w:tcBorders>
              <w:top w:val="single" w:sz="4" w:space="0" w:color="000000"/>
              <w:left w:val="single" w:sz="4" w:space="0" w:color="000000"/>
              <w:bottom w:val="single" w:sz="4" w:space="0" w:color="000000"/>
              <w:right w:val="single" w:sz="4" w:space="0" w:color="000000"/>
            </w:tcBorders>
          </w:tcPr>
          <w:p w14:paraId="6BFE883E" w14:textId="77777777" w:rsidR="0042382B" w:rsidRPr="00AF1805" w:rsidRDefault="0042382B" w:rsidP="00AD3C6C">
            <w:pPr>
              <w:spacing w:line="170" w:lineRule="exact"/>
              <w:jc w:val="center"/>
              <w:rPr>
                <w:sz w:val="12"/>
                <w:szCs w:val="12"/>
              </w:rPr>
            </w:pPr>
            <w:r w:rsidRPr="00AF1805">
              <w:rPr>
                <w:sz w:val="12"/>
                <w:szCs w:val="12"/>
              </w:rPr>
              <w:t>607.10</w:t>
            </w:r>
          </w:p>
        </w:tc>
      </w:tr>
      <w:tr w:rsidR="0042382B" w:rsidRPr="00AF1805" w14:paraId="49807B7A"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C003806" w14:textId="77777777" w:rsidR="0042382B" w:rsidRPr="00AF1805" w:rsidRDefault="0042382B" w:rsidP="00AD3C6C">
            <w:pPr>
              <w:spacing w:line="170" w:lineRule="exact"/>
              <w:jc w:val="center"/>
              <w:rPr>
                <w:sz w:val="12"/>
                <w:szCs w:val="12"/>
              </w:rPr>
            </w:pPr>
            <w:r w:rsidRPr="00AF1805">
              <w:rPr>
                <w:sz w:val="12"/>
                <w:szCs w:val="12"/>
              </w:rPr>
              <w:t>45</w:t>
            </w:r>
          </w:p>
        </w:tc>
        <w:tc>
          <w:tcPr>
            <w:tcW w:w="700" w:type="dxa"/>
            <w:tcBorders>
              <w:top w:val="single" w:sz="4" w:space="0" w:color="000000"/>
              <w:left w:val="single" w:sz="4" w:space="0" w:color="000000"/>
              <w:bottom w:val="single" w:sz="4" w:space="0" w:color="000000"/>
              <w:right w:val="single" w:sz="4" w:space="0" w:color="000000"/>
            </w:tcBorders>
          </w:tcPr>
          <w:p w14:paraId="5F723F0E" w14:textId="77777777" w:rsidR="0042382B" w:rsidRPr="00AF1805" w:rsidRDefault="0042382B" w:rsidP="00AD3C6C">
            <w:pPr>
              <w:spacing w:line="170" w:lineRule="exact"/>
              <w:jc w:val="center"/>
              <w:rPr>
                <w:sz w:val="12"/>
                <w:szCs w:val="12"/>
              </w:rPr>
            </w:pPr>
            <w:r w:rsidRPr="00AF1805">
              <w:rPr>
                <w:sz w:val="12"/>
                <w:szCs w:val="12"/>
              </w:rPr>
              <w:t>990.87</w:t>
            </w:r>
          </w:p>
        </w:tc>
        <w:tc>
          <w:tcPr>
            <w:tcW w:w="700" w:type="dxa"/>
            <w:tcBorders>
              <w:top w:val="single" w:sz="4" w:space="0" w:color="000000"/>
              <w:left w:val="single" w:sz="4" w:space="0" w:color="000000"/>
              <w:bottom w:val="single" w:sz="4" w:space="0" w:color="000000"/>
              <w:right w:val="single" w:sz="4" w:space="0" w:color="000000"/>
            </w:tcBorders>
          </w:tcPr>
          <w:p w14:paraId="3CE9E61C" w14:textId="77777777" w:rsidR="0042382B" w:rsidRPr="00AF1805" w:rsidRDefault="0042382B" w:rsidP="00AD3C6C">
            <w:pPr>
              <w:spacing w:line="170" w:lineRule="exact"/>
              <w:jc w:val="center"/>
              <w:rPr>
                <w:sz w:val="12"/>
                <w:szCs w:val="12"/>
              </w:rPr>
            </w:pPr>
            <w:r w:rsidRPr="00AF1805">
              <w:rPr>
                <w:sz w:val="12"/>
                <w:szCs w:val="12"/>
              </w:rPr>
              <w:t>189.82</w:t>
            </w:r>
          </w:p>
        </w:tc>
        <w:tc>
          <w:tcPr>
            <w:tcW w:w="700" w:type="dxa"/>
            <w:tcBorders>
              <w:top w:val="single" w:sz="4" w:space="0" w:color="000000"/>
              <w:left w:val="single" w:sz="4" w:space="0" w:color="000000"/>
              <w:bottom w:val="single" w:sz="4" w:space="0" w:color="000000"/>
              <w:right w:val="single" w:sz="4" w:space="0" w:color="000000"/>
            </w:tcBorders>
          </w:tcPr>
          <w:p w14:paraId="742D9AD5" w14:textId="77777777" w:rsidR="0042382B" w:rsidRPr="00AF1805" w:rsidRDefault="0042382B" w:rsidP="00AD3C6C">
            <w:pPr>
              <w:spacing w:line="170" w:lineRule="exact"/>
              <w:jc w:val="center"/>
              <w:rPr>
                <w:sz w:val="12"/>
                <w:szCs w:val="12"/>
              </w:rPr>
            </w:pPr>
            <w:r w:rsidRPr="00AF1805">
              <w:rPr>
                <w:sz w:val="12"/>
                <w:szCs w:val="12"/>
              </w:rPr>
              <w:t>95</w:t>
            </w:r>
          </w:p>
        </w:tc>
        <w:tc>
          <w:tcPr>
            <w:tcW w:w="700" w:type="dxa"/>
            <w:tcBorders>
              <w:top w:val="single" w:sz="4" w:space="0" w:color="000000"/>
              <w:left w:val="single" w:sz="4" w:space="0" w:color="000000"/>
              <w:bottom w:val="single" w:sz="4" w:space="0" w:color="000000"/>
              <w:right w:val="single" w:sz="4" w:space="0" w:color="000000"/>
            </w:tcBorders>
          </w:tcPr>
          <w:p w14:paraId="1499D558" w14:textId="77777777" w:rsidR="0042382B" w:rsidRPr="00AF1805" w:rsidRDefault="0042382B" w:rsidP="00AD3C6C">
            <w:pPr>
              <w:spacing w:line="170" w:lineRule="exact"/>
              <w:jc w:val="center"/>
              <w:rPr>
                <w:sz w:val="12"/>
                <w:szCs w:val="12"/>
              </w:rPr>
            </w:pPr>
            <w:r w:rsidRPr="00AF1805">
              <w:rPr>
                <w:sz w:val="12"/>
                <w:szCs w:val="12"/>
              </w:rPr>
              <w:t>962.58</w:t>
            </w:r>
          </w:p>
        </w:tc>
        <w:tc>
          <w:tcPr>
            <w:tcW w:w="700" w:type="dxa"/>
            <w:tcBorders>
              <w:top w:val="single" w:sz="4" w:space="0" w:color="000000"/>
              <w:left w:val="single" w:sz="4" w:space="0" w:color="000000"/>
              <w:bottom w:val="single" w:sz="4" w:space="0" w:color="000000"/>
              <w:right w:val="single" w:sz="4" w:space="0" w:color="000000"/>
            </w:tcBorders>
          </w:tcPr>
          <w:p w14:paraId="6C9A3D19" w14:textId="77777777" w:rsidR="0042382B" w:rsidRPr="00AF1805" w:rsidRDefault="0042382B" w:rsidP="00AD3C6C">
            <w:pPr>
              <w:spacing w:line="170" w:lineRule="exact"/>
              <w:jc w:val="center"/>
              <w:rPr>
                <w:sz w:val="12"/>
                <w:szCs w:val="12"/>
              </w:rPr>
            </w:pPr>
            <w:r w:rsidRPr="00AF1805">
              <w:rPr>
                <w:sz w:val="12"/>
                <w:szCs w:val="12"/>
              </w:rPr>
              <w:t>399.24</w:t>
            </w:r>
          </w:p>
        </w:tc>
        <w:tc>
          <w:tcPr>
            <w:tcW w:w="700" w:type="dxa"/>
            <w:tcBorders>
              <w:top w:val="single" w:sz="4" w:space="0" w:color="000000"/>
              <w:left w:val="single" w:sz="4" w:space="0" w:color="000000"/>
              <w:bottom w:val="single" w:sz="4" w:space="0" w:color="000000"/>
              <w:right w:val="single" w:sz="4" w:space="0" w:color="000000"/>
            </w:tcBorders>
          </w:tcPr>
          <w:p w14:paraId="7426E7C2" w14:textId="77777777" w:rsidR="0042382B" w:rsidRPr="00AF1805" w:rsidRDefault="0042382B" w:rsidP="00AD3C6C">
            <w:pPr>
              <w:spacing w:line="170" w:lineRule="exact"/>
              <w:jc w:val="center"/>
              <w:rPr>
                <w:sz w:val="12"/>
                <w:szCs w:val="12"/>
              </w:rPr>
            </w:pPr>
            <w:r w:rsidRPr="00AF1805">
              <w:rPr>
                <w:sz w:val="12"/>
                <w:szCs w:val="12"/>
              </w:rPr>
              <w:t>145</w:t>
            </w:r>
          </w:p>
        </w:tc>
        <w:tc>
          <w:tcPr>
            <w:tcW w:w="700" w:type="dxa"/>
            <w:tcBorders>
              <w:top w:val="single" w:sz="4" w:space="0" w:color="000000"/>
              <w:left w:val="single" w:sz="4" w:space="0" w:color="000000"/>
              <w:bottom w:val="single" w:sz="4" w:space="0" w:color="000000"/>
              <w:right w:val="single" w:sz="4" w:space="0" w:color="000000"/>
            </w:tcBorders>
          </w:tcPr>
          <w:p w14:paraId="1395EB1A" w14:textId="77777777" w:rsidR="0042382B" w:rsidRPr="00AF1805" w:rsidRDefault="0042382B" w:rsidP="00AD3C6C">
            <w:pPr>
              <w:spacing w:line="170" w:lineRule="exact"/>
              <w:jc w:val="center"/>
              <w:rPr>
                <w:sz w:val="12"/>
                <w:szCs w:val="12"/>
              </w:rPr>
            </w:pPr>
            <w:r w:rsidRPr="00AF1805">
              <w:rPr>
                <w:sz w:val="12"/>
                <w:szCs w:val="12"/>
              </w:rPr>
              <w:t>922.28</w:t>
            </w:r>
          </w:p>
        </w:tc>
        <w:tc>
          <w:tcPr>
            <w:tcW w:w="700" w:type="dxa"/>
            <w:tcBorders>
              <w:top w:val="single" w:sz="4" w:space="0" w:color="000000"/>
              <w:left w:val="single" w:sz="4" w:space="0" w:color="000000"/>
              <w:bottom w:val="single" w:sz="4" w:space="0" w:color="000000"/>
              <w:right w:val="single" w:sz="4" w:space="0" w:color="000000"/>
            </w:tcBorders>
          </w:tcPr>
          <w:p w14:paraId="7968EE07" w14:textId="77777777" w:rsidR="0042382B" w:rsidRPr="00AF1805" w:rsidRDefault="0042382B" w:rsidP="00AD3C6C">
            <w:pPr>
              <w:spacing w:line="170" w:lineRule="exact"/>
              <w:jc w:val="center"/>
              <w:rPr>
                <w:sz w:val="12"/>
                <w:szCs w:val="12"/>
              </w:rPr>
            </w:pPr>
            <w:r w:rsidRPr="00AF1805">
              <w:rPr>
                <w:sz w:val="12"/>
                <w:szCs w:val="12"/>
              </w:rPr>
              <w:t>611.39</w:t>
            </w:r>
          </w:p>
        </w:tc>
      </w:tr>
      <w:tr w:rsidR="0042382B" w:rsidRPr="00AF1805" w14:paraId="603DD1E8"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10DD7C0" w14:textId="77777777" w:rsidR="0042382B" w:rsidRPr="00AF1805" w:rsidRDefault="0042382B" w:rsidP="00AD3C6C">
            <w:pPr>
              <w:spacing w:line="170" w:lineRule="exact"/>
              <w:jc w:val="center"/>
              <w:rPr>
                <w:sz w:val="12"/>
                <w:szCs w:val="12"/>
              </w:rPr>
            </w:pPr>
            <w:r w:rsidRPr="00AF1805">
              <w:rPr>
                <w:sz w:val="12"/>
                <w:szCs w:val="12"/>
              </w:rPr>
              <w:t>46</w:t>
            </w:r>
          </w:p>
        </w:tc>
        <w:tc>
          <w:tcPr>
            <w:tcW w:w="700" w:type="dxa"/>
            <w:tcBorders>
              <w:top w:val="single" w:sz="4" w:space="0" w:color="000000"/>
              <w:left w:val="single" w:sz="4" w:space="0" w:color="000000"/>
              <w:bottom w:val="single" w:sz="4" w:space="0" w:color="000000"/>
              <w:right w:val="single" w:sz="4" w:space="0" w:color="000000"/>
            </w:tcBorders>
          </w:tcPr>
          <w:p w14:paraId="6B1AD82F" w14:textId="77777777" w:rsidR="0042382B" w:rsidRPr="00AF1805" w:rsidRDefault="0042382B" w:rsidP="00AD3C6C">
            <w:pPr>
              <w:spacing w:line="170" w:lineRule="exact"/>
              <w:jc w:val="center"/>
              <w:rPr>
                <w:sz w:val="12"/>
                <w:szCs w:val="12"/>
              </w:rPr>
            </w:pPr>
            <w:r w:rsidRPr="00AF1805">
              <w:rPr>
                <w:sz w:val="12"/>
                <w:szCs w:val="12"/>
              </w:rPr>
              <w:t>990.44</w:t>
            </w:r>
          </w:p>
        </w:tc>
        <w:tc>
          <w:tcPr>
            <w:tcW w:w="700" w:type="dxa"/>
            <w:tcBorders>
              <w:top w:val="single" w:sz="4" w:space="0" w:color="000000"/>
              <w:left w:val="single" w:sz="4" w:space="0" w:color="000000"/>
              <w:bottom w:val="single" w:sz="4" w:space="0" w:color="000000"/>
              <w:right w:val="single" w:sz="4" w:space="0" w:color="000000"/>
            </w:tcBorders>
          </w:tcPr>
          <w:p w14:paraId="7FE47171" w14:textId="77777777" w:rsidR="0042382B" w:rsidRPr="00AF1805" w:rsidRDefault="0042382B" w:rsidP="00AD3C6C">
            <w:pPr>
              <w:spacing w:line="170" w:lineRule="exact"/>
              <w:jc w:val="center"/>
              <w:rPr>
                <w:sz w:val="12"/>
                <w:szCs w:val="12"/>
              </w:rPr>
            </w:pPr>
            <w:r w:rsidRPr="00AF1805">
              <w:rPr>
                <w:sz w:val="12"/>
                <w:szCs w:val="12"/>
              </w:rPr>
              <w:t>194.00</w:t>
            </w:r>
          </w:p>
        </w:tc>
        <w:tc>
          <w:tcPr>
            <w:tcW w:w="700" w:type="dxa"/>
            <w:tcBorders>
              <w:top w:val="single" w:sz="4" w:space="0" w:color="000000"/>
              <w:left w:val="single" w:sz="4" w:space="0" w:color="000000"/>
              <w:bottom w:val="single" w:sz="4" w:space="0" w:color="000000"/>
              <w:right w:val="single" w:sz="4" w:space="0" w:color="000000"/>
            </w:tcBorders>
          </w:tcPr>
          <w:p w14:paraId="79E0EB51" w14:textId="77777777" w:rsidR="0042382B" w:rsidRPr="00AF1805" w:rsidRDefault="0042382B" w:rsidP="00AD3C6C">
            <w:pPr>
              <w:spacing w:line="170" w:lineRule="exact"/>
              <w:jc w:val="center"/>
              <w:rPr>
                <w:sz w:val="12"/>
                <w:szCs w:val="12"/>
              </w:rPr>
            </w:pPr>
            <w:r w:rsidRPr="00AF1805">
              <w:rPr>
                <w:sz w:val="12"/>
                <w:szCs w:val="12"/>
              </w:rPr>
              <w:t>96</w:t>
            </w:r>
          </w:p>
        </w:tc>
        <w:tc>
          <w:tcPr>
            <w:tcW w:w="700" w:type="dxa"/>
            <w:tcBorders>
              <w:top w:val="single" w:sz="4" w:space="0" w:color="000000"/>
              <w:left w:val="single" w:sz="4" w:space="0" w:color="000000"/>
              <w:bottom w:val="single" w:sz="4" w:space="0" w:color="000000"/>
              <w:right w:val="single" w:sz="4" w:space="0" w:color="000000"/>
            </w:tcBorders>
          </w:tcPr>
          <w:p w14:paraId="44B07896" w14:textId="77777777" w:rsidR="0042382B" w:rsidRPr="00AF1805" w:rsidRDefault="0042382B" w:rsidP="00AD3C6C">
            <w:pPr>
              <w:spacing w:line="170" w:lineRule="exact"/>
              <w:jc w:val="center"/>
              <w:rPr>
                <w:sz w:val="12"/>
                <w:szCs w:val="12"/>
              </w:rPr>
            </w:pPr>
            <w:r w:rsidRPr="00AF1805">
              <w:rPr>
                <w:sz w:val="12"/>
                <w:szCs w:val="12"/>
              </w:rPr>
              <w:t>961.88</w:t>
            </w:r>
          </w:p>
        </w:tc>
        <w:tc>
          <w:tcPr>
            <w:tcW w:w="700" w:type="dxa"/>
            <w:tcBorders>
              <w:top w:val="single" w:sz="4" w:space="0" w:color="000000"/>
              <w:left w:val="single" w:sz="4" w:space="0" w:color="000000"/>
              <w:bottom w:val="single" w:sz="4" w:space="0" w:color="000000"/>
              <w:right w:val="single" w:sz="4" w:space="0" w:color="000000"/>
            </w:tcBorders>
          </w:tcPr>
          <w:p w14:paraId="410EFD91" w14:textId="77777777" w:rsidR="0042382B" w:rsidRPr="00AF1805" w:rsidRDefault="0042382B" w:rsidP="00AD3C6C">
            <w:pPr>
              <w:spacing w:line="170" w:lineRule="exact"/>
              <w:jc w:val="center"/>
              <w:rPr>
                <w:sz w:val="12"/>
                <w:szCs w:val="12"/>
              </w:rPr>
            </w:pPr>
            <w:r w:rsidRPr="00AF1805">
              <w:rPr>
                <w:sz w:val="12"/>
                <w:szCs w:val="12"/>
              </w:rPr>
              <w:t>403.45</w:t>
            </w:r>
          </w:p>
        </w:tc>
        <w:tc>
          <w:tcPr>
            <w:tcW w:w="700" w:type="dxa"/>
            <w:tcBorders>
              <w:top w:val="single" w:sz="4" w:space="0" w:color="000000"/>
              <w:left w:val="single" w:sz="4" w:space="0" w:color="000000"/>
              <w:bottom w:val="single" w:sz="4" w:space="0" w:color="000000"/>
              <w:right w:val="single" w:sz="4" w:space="0" w:color="000000"/>
            </w:tcBorders>
          </w:tcPr>
          <w:p w14:paraId="77226CCE" w14:textId="77777777" w:rsidR="0042382B" w:rsidRPr="00AF1805" w:rsidRDefault="0042382B" w:rsidP="00AD3C6C">
            <w:pPr>
              <w:spacing w:line="170" w:lineRule="exact"/>
              <w:jc w:val="center"/>
              <w:rPr>
                <w:sz w:val="12"/>
                <w:szCs w:val="12"/>
              </w:rPr>
            </w:pPr>
            <w:r w:rsidRPr="00AF1805">
              <w:rPr>
                <w:sz w:val="12"/>
                <w:szCs w:val="12"/>
              </w:rPr>
              <w:t>146</w:t>
            </w:r>
          </w:p>
        </w:tc>
        <w:tc>
          <w:tcPr>
            <w:tcW w:w="700" w:type="dxa"/>
            <w:tcBorders>
              <w:top w:val="single" w:sz="4" w:space="0" w:color="000000"/>
              <w:left w:val="single" w:sz="4" w:space="0" w:color="000000"/>
              <w:bottom w:val="single" w:sz="4" w:space="0" w:color="000000"/>
              <w:right w:val="single" w:sz="4" w:space="0" w:color="000000"/>
            </w:tcBorders>
          </w:tcPr>
          <w:p w14:paraId="7EB4FF76" w14:textId="77777777" w:rsidR="0042382B" w:rsidRPr="00AF1805" w:rsidRDefault="0042382B" w:rsidP="00AD3C6C">
            <w:pPr>
              <w:spacing w:line="170" w:lineRule="exact"/>
              <w:jc w:val="center"/>
              <w:rPr>
                <w:sz w:val="12"/>
                <w:szCs w:val="12"/>
              </w:rPr>
            </w:pPr>
            <w:r w:rsidRPr="00AF1805">
              <w:rPr>
                <w:sz w:val="12"/>
                <w:szCs w:val="12"/>
              </w:rPr>
              <w:t>921.36</w:t>
            </w:r>
          </w:p>
        </w:tc>
        <w:tc>
          <w:tcPr>
            <w:tcW w:w="700" w:type="dxa"/>
            <w:tcBorders>
              <w:top w:val="single" w:sz="4" w:space="0" w:color="000000"/>
              <w:left w:val="single" w:sz="4" w:space="0" w:color="000000"/>
              <w:bottom w:val="single" w:sz="4" w:space="0" w:color="000000"/>
              <w:right w:val="single" w:sz="4" w:space="0" w:color="000000"/>
            </w:tcBorders>
          </w:tcPr>
          <w:p w14:paraId="00B94FFA" w14:textId="77777777" w:rsidR="0042382B" w:rsidRPr="00AF1805" w:rsidRDefault="0042382B" w:rsidP="00AD3C6C">
            <w:pPr>
              <w:spacing w:line="170" w:lineRule="exact"/>
              <w:jc w:val="center"/>
              <w:rPr>
                <w:sz w:val="12"/>
                <w:szCs w:val="12"/>
              </w:rPr>
            </w:pPr>
            <w:r w:rsidRPr="00AF1805">
              <w:rPr>
                <w:sz w:val="12"/>
                <w:szCs w:val="12"/>
              </w:rPr>
              <w:t>615.68</w:t>
            </w:r>
          </w:p>
        </w:tc>
      </w:tr>
      <w:tr w:rsidR="0042382B" w:rsidRPr="00AF1805" w14:paraId="17DB8884"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3EAA91F1" w14:textId="77777777" w:rsidR="0042382B" w:rsidRPr="00AF1805" w:rsidRDefault="0042382B" w:rsidP="00AD3C6C">
            <w:pPr>
              <w:spacing w:line="170" w:lineRule="exact"/>
              <w:jc w:val="center"/>
              <w:rPr>
                <w:sz w:val="12"/>
                <w:szCs w:val="12"/>
              </w:rPr>
            </w:pPr>
            <w:r w:rsidRPr="00AF1805">
              <w:rPr>
                <w:sz w:val="12"/>
                <w:szCs w:val="12"/>
              </w:rPr>
              <w:t>47</w:t>
            </w:r>
          </w:p>
        </w:tc>
        <w:tc>
          <w:tcPr>
            <w:tcW w:w="700" w:type="dxa"/>
            <w:tcBorders>
              <w:top w:val="single" w:sz="4" w:space="0" w:color="000000"/>
              <w:left w:val="single" w:sz="4" w:space="0" w:color="000000"/>
              <w:bottom w:val="single" w:sz="4" w:space="0" w:color="000000"/>
              <w:right w:val="single" w:sz="4" w:space="0" w:color="000000"/>
            </w:tcBorders>
          </w:tcPr>
          <w:p w14:paraId="30AD95A1" w14:textId="77777777" w:rsidR="0042382B" w:rsidRPr="00AF1805" w:rsidRDefault="0042382B" w:rsidP="00AD3C6C">
            <w:pPr>
              <w:spacing w:line="170" w:lineRule="exact"/>
              <w:jc w:val="center"/>
              <w:rPr>
                <w:sz w:val="12"/>
                <w:szCs w:val="12"/>
              </w:rPr>
            </w:pPr>
            <w:r w:rsidRPr="00AF1805">
              <w:rPr>
                <w:sz w:val="12"/>
                <w:szCs w:val="12"/>
              </w:rPr>
              <w:t>990.02</w:t>
            </w:r>
          </w:p>
        </w:tc>
        <w:tc>
          <w:tcPr>
            <w:tcW w:w="700" w:type="dxa"/>
            <w:tcBorders>
              <w:top w:val="single" w:sz="4" w:space="0" w:color="000000"/>
              <w:left w:val="single" w:sz="4" w:space="0" w:color="000000"/>
              <w:bottom w:val="single" w:sz="4" w:space="0" w:color="000000"/>
              <w:right w:val="single" w:sz="4" w:space="0" w:color="000000"/>
            </w:tcBorders>
          </w:tcPr>
          <w:p w14:paraId="0E521B7B" w14:textId="77777777" w:rsidR="0042382B" w:rsidRPr="00AF1805" w:rsidRDefault="0042382B" w:rsidP="00AD3C6C">
            <w:pPr>
              <w:spacing w:line="170" w:lineRule="exact"/>
              <w:jc w:val="center"/>
              <w:rPr>
                <w:sz w:val="12"/>
                <w:szCs w:val="12"/>
              </w:rPr>
            </w:pPr>
            <w:r w:rsidRPr="00AF1805">
              <w:rPr>
                <w:sz w:val="12"/>
                <w:szCs w:val="12"/>
              </w:rPr>
              <w:t>198.18</w:t>
            </w:r>
          </w:p>
        </w:tc>
        <w:tc>
          <w:tcPr>
            <w:tcW w:w="700" w:type="dxa"/>
            <w:tcBorders>
              <w:top w:val="single" w:sz="4" w:space="0" w:color="000000"/>
              <w:left w:val="single" w:sz="4" w:space="0" w:color="000000"/>
              <w:bottom w:val="single" w:sz="4" w:space="0" w:color="000000"/>
              <w:right w:val="single" w:sz="4" w:space="0" w:color="000000"/>
            </w:tcBorders>
          </w:tcPr>
          <w:p w14:paraId="7EF4F6ED" w14:textId="77777777" w:rsidR="0042382B" w:rsidRPr="00AF1805" w:rsidRDefault="0042382B" w:rsidP="00AD3C6C">
            <w:pPr>
              <w:spacing w:line="170" w:lineRule="exact"/>
              <w:jc w:val="center"/>
              <w:rPr>
                <w:sz w:val="12"/>
                <w:szCs w:val="12"/>
              </w:rPr>
            </w:pPr>
            <w:r w:rsidRPr="00AF1805">
              <w:rPr>
                <w:sz w:val="12"/>
                <w:szCs w:val="12"/>
              </w:rPr>
              <w:t>97</w:t>
            </w:r>
          </w:p>
        </w:tc>
        <w:tc>
          <w:tcPr>
            <w:tcW w:w="700" w:type="dxa"/>
            <w:tcBorders>
              <w:top w:val="single" w:sz="4" w:space="0" w:color="000000"/>
              <w:left w:val="single" w:sz="4" w:space="0" w:color="000000"/>
              <w:bottom w:val="single" w:sz="4" w:space="0" w:color="000000"/>
              <w:right w:val="single" w:sz="4" w:space="0" w:color="000000"/>
            </w:tcBorders>
          </w:tcPr>
          <w:p w14:paraId="16B1D99C" w14:textId="77777777" w:rsidR="0042382B" w:rsidRPr="00AF1805" w:rsidRDefault="0042382B" w:rsidP="00AD3C6C">
            <w:pPr>
              <w:spacing w:line="170" w:lineRule="exact"/>
              <w:jc w:val="center"/>
              <w:rPr>
                <w:sz w:val="12"/>
                <w:szCs w:val="12"/>
              </w:rPr>
            </w:pPr>
            <w:r w:rsidRPr="00AF1805">
              <w:rPr>
                <w:sz w:val="12"/>
                <w:szCs w:val="12"/>
              </w:rPr>
              <w:t>961.18</w:t>
            </w:r>
          </w:p>
        </w:tc>
        <w:tc>
          <w:tcPr>
            <w:tcW w:w="700" w:type="dxa"/>
            <w:tcBorders>
              <w:top w:val="single" w:sz="4" w:space="0" w:color="000000"/>
              <w:left w:val="single" w:sz="4" w:space="0" w:color="000000"/>
              <w:bottom w:val="single" w:sz="4" w:space="0" w:color="000000"/>
              <w:right w:val="single" w:sz="4" w:space="0" w:color="000000"/>
            </w:tcBorders>
          </w:tcPr>
          <w:p w14:paraId="3FF604B9" w14:textId="77777777" w:rsidR="0042382B" w:rsidRPr="00AF1805" w:rsidRDefault="0042382B" w:rsidP="00AD3C6C">
            <w:pPr>
              <w:spacing w:line="170" w:lineRule="exact"/>
              <w:jc w:val="center"/>
              <w:rPr>
                <w:sz w:val="12"/>
                <w:szCs w:val="12"/>
              </w:rPr>
            </w:pPr>
            <w:r w:rsidRPr="00AF1805">
              <w:rPr>
                <w:sz w:val="12"/>
                <w:szCs w:val="12"/>
              </w:rPr>
              <w:t>407.66</w:t>
            </w:r>
          </w:p>
        </w:tc>
        <w:tc>
          <w:tcPr>
            <w:tcW w:w="700" w:type="dxa"/>
            <w:tcBorders>
              <w:top w:val="single" w:sz="4" w:space="0" w:color="000000"/>
              <w:left w:val="single" w:sz="4" w:space="0" w:color="000000"/>
              <w:bottom w:val="single" w:sz="4" w:space="0" w:color="000000"/>
              <w:right w:val="single" w:sz="4" w:space="0" w:color="000000"/>
            </w:tcBorders>
          </w:tcPr>
          <w:p w14:paraId="5C1FF8E2" w14:textId="77777777" w:rsidR="0042382B" w:rsidRPr="00AF1805" w:rsidRDefault="0042382B" w:rsidP="00AD3C6C">
            <w:pPr>
              <w:spacing w:line="170" w:lineRule="exact"/>
              <w:jc w:val="center"/>
              <w:rPr>
                <w:sz w:val="12"/>
                <w:szCs w:val="12"/>
              </w:rPr>
            </w:pPr>
            <w:r w:rsidRPr="00AF1805">
              <w:rPr>
                <w:sz w:val="12"/>
                <w:szCs w:val="12"/>
              </w:rPr>
              <w:t>147</w:t>
            </w:r>
          </w:p>
        </w:tc>
        <w:tc>
          <w:tcPr>
            <w:tcW w:w="700" w:type="dxa"/>
            <w:tcBorders>
              <w:top w:val="single" w:sz="4" w:space="0" w:color="000000"/>
              <w:left w:val="single" w:sz="4" w:space="0" w:color="000000"/>
              <w:bottom w:val="single" w:sz="4" w:space="0" w:color="000000"/>
              <w:right w:val="single" w:sz="4" w:space="0" w:color="000000"/>
            </w:tcBorders>
          </w:tcPr>
          <w:p w14:paraId="519BE179" w14:textId="77777777" w:rsidR="0042382B" w:rsidRPr="00AF1805" w:rsidRDefault="0042382B" w:rsidP="00AD3C6C">
            <w:pPr>
              <w:spacing w:line="170" w:lineRule="exact"/>
              <w:jc w:val="center"/>
              <w:rPr>
                <w:sz w:val="12"/>
                <w:szCs w:val="12"/>
              </w:rPr>
            </w:pPr>
            <w:r w:rsidRPr="00AF1805">
              <w:rPr>
                <w:sz w:val="12"/>
                <w:szCs w:val="12"/>
              </w:rPr>
              <w:t>920.44</w:t>
            </w:r>
          </w:p>
        </w:tc>
        <w:tc>
          <w:tcPr>
            <w:tcW w:w="700" w:type="dxa"/>
            <w:tcBorders>
              <w:top w:val="single" w:sz="4" w:space="0" w:color="000000"/>
              <w:left w:val="single" w:sz="4" w:space="0" w:color="000000"/>
              <w:bottom w:val="single" w:sz="4" w:space="0" w:color="000000"/>
              <w:right w:val="single" w:sz="4" w:space="0" w:color="000000"/>
            </w:tcBorders>
          </w:tcPr>
          <w:p w14:paraId="6425C3F5" w14:textId="77777777" w:rsidR="0042382B" w:rsidRPr="00AF1805" w:rsidRDefault="0042382B" w:rsidP="00AD3C6C">
            <w:pPr>
              <w:spacing w:line="170" w:lineRule="exact"/>
              <w:jc w:val="center"/>
              <w:rPr>
                <w:sz w:val="12"/>
                <w:szCs w:val="12"/>
              </w:rPr>
            </w:pPr>
            <w:r w:rsidRPr="00AF1805">
              <w:rPr>
                <w:sz w:val="12"/>
                <w:szCs w:val="12"/>
              </w:rPr>
              <w:t>619.97</w:t>
            </w:r>
          </w:p>
        </w:tc>
      </w:tr>
      <w:tr w:rsidR="0042382B" w:rsidRPr="00AF1805" w14:paraId="3CE6811C"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5C10E2C1" w14:textId="77777777" w:rsidR="0042382B" w:rsidRPr="00AF1805" w:rsidRDefault="0042382B" w:rsidP="00AD3C6C">
            <w:pPr>
              <w:spacing w:line="170" w:lineRule="exact"/>
              <w:jc w:val="center"/>
              <w:rPr>
                <w:sz w:val="12"/>
                <w:szCs w:val="12"/>
              </w:rPr>
            </w:pPr>
            <w:r w:rsidRPr="00AF1805">
              <w:rPr>
                <w:sz w:val="12"/>
                <w:szCs w:val="12"/>
              </w:rPr>
              <w:t>48</w:t>
            </w:r>
          </w:p>
        </w:tc>
        <w:tc>
          <w:tcPr>
            <w:tcW w:w="700" w:type="dxa"/>
            <w:tcBorders>
              <w:top w:val="single" w:sz="4" w:space="0" w:color="000000"/>
              <w:left w:val="single" w:sz="4" w:space="0" w:color="000000"/>
              <w:bottom w:val="single" w:sz="4" w:space="0" w:color="000000"/>
              <w:right w:val="single" w:sz="4" w:space="0" w:color="000000"/>
            </w:tcBorders>
          </w:tcPr>
          <w:p w14:paraId="0ED7E5CD" w14:textId="77777777" w:rsidR="0042382B" w:rsidRPr="00AF1805" w:rsidRDefault="0042382B" w:rsidP="00AD3C6C">
            <w:pPr>
              <w:spacing w:line="170" w:lineRule="exact"/>
              <w:jc w:val="center"/>
              <w:rPr>
                <w:sz w:val="12"/>
                <w:szCs w:val="12"/>
              </w:rPr>
            </w:pPr>
            <w:r w:rsidRPr="00AF1805">
              <w:rPr>
                <w:sz w:val="12"/>
                <w:szCs w:val="12"/>
              </w:rPr>
              <w:t>989.58</w:t>
            </w:r>
          </w:p>
        </w:tc>
        <w:tc>
          <w:tcPr>
            <w:tcW w:w="700" w:type="dxa"/>
            <w:tcBorders>
              <w:top w:val="single" w:sz="4" w:space="0" w:color="000000"/>
              <w:left w:val="single" w:sz="4" w:space="0" w:color="000000"/>
              <w:bottom w:val="single" w:sz="4" w:space="0" w:color="000000"/>
              <w:right w:val="single" w:sz="4" w:space="0" w:color="000000"/>
            </w:tcBorders>
          </w:tcPr>
          <w:p w14:paraId="0B979B3B" w14:textId="77777777" w:rsidR="0042382B" w:rsidRPr="00AF1805" w:rsidRDefault="0042382B" w:rsidP="00AD3C6C">
            <w:pPr>
              <w:spacing w:line="170" w:lineRule="exact"/>
              <w:jc w:val="center"/>
              <w:rPr>
                <w:sz w:val="12"/>
                <w:szCs w:val="12"/>
              </w:rPr>
            </w:pPr>
            <w:r w:rsidRPr="00AF1805">
              <w:rPr>
                <w:sz w:val="12"/>
                <w:szCs w:val="12"/>
              </w:rPr>
              <w:t>202.36</w:t>
            </w:r>
          </w:p>
        </w:tc>
        <w:tc>
          <w:tcPr>
            <w:tcW w:w="700" w:type="dxa"/>
            <w:tcBorders>
              <w:top w:val="single" w:sz="4" w:space="0" w:color="000000"/>
              <w:left w:val="single" w:sz="4" w:space="0" w:color="000000"/>
              <w:bottom w:val="single" w:sz="4" w:space="0" w:color="000000"/>
              <w:right w:val="single" w:sz="4" w:space="0" w:color="000000"/>
            </w:tcBorders>
          </w:tcPr>
          <w:p w14:paraId="522ACAEC" w14:textId="77777777" w:rsidR="0042382B" w:rsidRPr="00AF1805" w:rsidRDefault="0042382B" w:rsidP="00AD3C6C">
            <w:pPr>
              <w:spacing w:line="170" w:lineRule="exact"/>
              <w:jc w:val="center"/>
              <w:rPr>
                <w:sz w:val="12"/>
                <w:szCs w:val="12"/>
              </w:rPr>
            </w:pPr>
            <w:r w:rsidRPr="00AF1805">
              <w:rPr>
                <w:sz w:val="12"/>
                <w:szCs w:val="12"/>
              </w:rPr>
              <w:t>98</w:t>
            </w:r>
          </w:p>
        </w:tc>
        <w:tc>
          <w:tcPr>
            <w:tcW w:w="700" w:type="dxa"/>
            <w:tcBorders>
              <w:top w:val="single" w:sz="4" w:space="0" w:color="000000"/>
              <w:left w:val="single" w:sz="4" w:space="0" w:color="000000"/>
              <w:bottom w:val="single" w:sz="4" w:space="0" w:color="000000"/>
              <w:right w:val="single" w:sz="4" w:space="0" w:color="000000"/>
            </w:tcBorders>
          </w:tcPr>
          <w:p w14:paraId="4EB7AB2E" w14:textId="77777777" w:rsidR="0042382B" w:rsidRPr="00AF1805" w:rsidRDefault="0042382B" w:rsidP="00AD3C6C">
            <w:pPr>
              <w:spacing w:line="170" w:lineRule="exact"/>
              <w:jc w:val="center"/>
              <w:rPr>
                <w:sz w:val="12"/>
                <w:szCs w:val="12"/>
              </w:rPr>
            </w:pPr>
            <w:r w:rsidRPr="00AF1805">
              <w:rPr>
                <w:sz w:val="12"/>
                <w:szCs w:val="12"/>
              </w:rPr>
              <w:t>960.48</w:t>
            </w:r>
          </w:p>
        </w:tc>
        <w:tc>
          <w:tcPr>
            <w:tcW w:w="700" w:type="dxa"/>
            <w:tcBorders>
              <w:top w:val="single" w:sz="4" w:space="0" w:color="000000"/>
              <w:left w:val="single" w:sz="4" w:space="0" w:color="000000"/>
              <w:bottom w:val="single" w:sz="4" w:space="0" w:color="000000"/>
              <w:right w:val="single" w:sz="4" w:space="0" w:color="000000"/>
            </w:tcBorders>
          </w:tcPr>
          <w:p w14:paraId="772EEFAE" w14:textId="77777777" w:rsidR="0042382B" w:rsidRPr="00AF1805" w:rsidRDefault="0042382B" w:rsidP="00AD3C6C">
            <w:pPr>
              <w:spacing w:line="170" w:lineRule="exact"/>
              <w:jc w:val="center"/>
              <w:rPr>
                <w:sz w:val="12"/>
                <w:szCs w:val="12"/>
              </w:rPr>
            </w:pPr>
            <w:r w:rsidRPr="00AF1805">
              <w:rPr>
                <w:sz w:val="12"/>
                <w:szCs w:val="12"/>
              </w:rPr>
              <w:t>411.87</w:t>
            </w:r>
          </w:p>
        </w:tc>
        <w:tc>
          <w:tcPr>
            <w:tcW w:w="700" w:type="dxa"/>
            <w:tcBorders>
              <w:top w:val="single" w:sz="4" w:space="0" w:color="000000"/>
              <w:left w:val="single" w:sz="4" w:space="0" w:color="000000"/>
              <w:bottom w:val="single" w:sz="4" w:space="0" w:color="000000"/>
              <w:right w:val="single" w:sz="4" w:space="0" w:color="000000"/>
            </w:tcBorders>
          </w:tcPr>
          <w:p w14:paraId="5EADDC99" w14:textId="77777777" w:rsidR="0042382B" w:rsidRPr="00AF1805" w:rsidRDefault="0042382B" w:rsidP="00AD3C6C">
            <w:pPr>
              <w:spacing w:line="170" w:lineRule="exact"/>
              <w:jc w:val="center"/>
              <w:rPr>
                <w:sz w:val="12"/>
                <w:szCs w:val="12"/>
              </w:rPr>
            </w:pPr>
            <w:r w:rsidRPr="00AF1805">
              <w:rPr>
                <w:sz w:val="12"/>
                <w:szCs w:val="12"/>
              </w:rPr>
              <w:t>148</w:t>
            </w:r>
          </w:p>
        </w:tc>
        <w:tc>
          <w:tcPr>
            <w:tcW w:w="700" w:type="dxa"/>
            <w:tcBorders>
              <w:top w:val="single" w:sz="4" w:space="0" w:color="000000"/>
              <w:left w:val="single" w:sz="4" w:space="0" w:color="000000"/>
              <w:bottom w:val="single" w:sz="4" w:space="0" w:color="000000"/>
              <w:right w:val="single" w:sz="4" w:space="0" w:color="000000"/>
            </w:tcBorders>
          </w:tcPr>
          <w:p w14:paraId="4EF4B31F" w14:textId="77777777" w:rsidR="0042382B" w:rsidRPr="00AF1805" w:rsidRDefault="0042382B" w:rsidP="00AD3C6C">
            <w:pPr>
              <w:spacing w:line="170" w:lineRule="exact"/>
              <w:jc w:val="center"/>
              <w:rPr>
                <w:sz w:val="12"/>
                <w:szCs w:val="12"/>
              </w:rPr>
            </w:pPr>
            <w:r w:rsidRPr="00AF1805">
              <w:rPr>
                <w:sz w:val="12"/>
                <w:szCs w:val="12"/>
              </w:rPr>
              <w:t>919.51</w:t>
            </w:r>
          </w:p>
        </w:tc>
        <w:tc>
          <w:tcPr>
            <w:tcW w:w="700" w:type="dxa"/>
            <w:tcBorders>
              <w:top w:val="single" w:sz="4" w:space="0" w:color="000000"/>
              <w:left w:val="single" w:sz="4" w:space="0" w:color="000000"/>
              <w:bottom w:val="single" w:sz="4" w:space="0" w:color="000000"/>
              <w:right w:val="single" w:sz="4" w:space="0" w:color="000000"/>
            </w:tcBorders>
          </w:tcPr>
          <w:p w14:paraId="1C88886D" w14:textId="77777777" w:rsidR="0042382B" w:rsidRPr="00AF1805" w:rsidRDefault="0042382B" w:rsidP="00AD3C6C">
            <w:pPr>
              <w:spacing w:line="170" w:lineRule="exact"/>
              <w:jc w:val="center"/>
              <w:rPr>
                <w:sz w:val="12"/>
                <w:szCs w:val="12"/>
              </w:rPr>
            </w:pPr>
            <w:r w:rsidRPr="00AF1805">
              <w:rPr>
                <w:sz w:val="12"/>
                <w:szCs w:val="12"/>
              </w:rPr>
              <w:t>624.27</w:t>
            </w:r>
          </w:p>
        </w:tc>
      </w:tr>
      <w:tr w:rsidR="0042382B" w:rsidRPr="00AF1805" w14:paraId="5CC0C8F1"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71F3DBE5" w14:textId="77777777" w:rsidR="0042382B" w:rsidRPr="00AF1805" w:rsidRDefault="0042382B" w:rsidP="00AD3C6C">
            <w:pPr>
              <w:spacing w:line="170" w:lineRule="exact"/>
              <w:jc w:val="center"/>
              <w:rPr>
                <w:sz w:val="12"/>
                <w:szCs w:val="12"/>
              </w:rPr>
            </w:pPr>
            <w:r w:rsidRPr="00AF1805">
              <w:rPr>
                <w:sz w:val="12"/>
                <w:szCs w:val="12"/>
              </w:rPr>
              <w:t>49</w:t>
            </w:r>
          </w:p>
        </w:tc>
        <w:tc>
          <w:tcPr>
            <w:tcW w:w="700" w:type="dxa"/>
            <w:tcBorders>
              <w:top w:val="single" w:sz="4" w:space="0" w:color="000000"/>
              <w:left w:val="single" w:sz="4" w:space="0" w:color="000000"/>
              <w:bottom w:val="single" w:sz="4" w:space="0" w:color="000000"/>
              <w:right w:val="single" w:sz="4" w:space="0" w:color="000000"/>
            </w:tcBorders>
          </w:tcPr>
          <w:p w14:paraId="3347E065" w14:textId="77777777" w:rsidR="0042382B" w:rsidRPr="00AF1805" w:rsidRDefault="0042382B" w:rsidP="00AD3C6C">
            <w:pPr>
              <w:spacing w:line="170" w:lineRule="exact"/>
              <w:jc w:val="center"/>
              <w:rPr>
                <w:sz w:val="12"/>
                <w:szCs w:val="12"/>
              </w:rPr>
            </w:pPr>
            <w:r w:rsidRPr="00AF1805">
              <w:rPr>
                <w:sz w:val="12"/>
                <w:szCs w:val="12"/>
              </w:rPr>
              <w:t>989.14</w:t>
            </w:r>
          </w:p>
        </w:tc>
        <w:tc>
          <w:tcPr>
            <w:tcW w:w="700" w:type="dxa"/>
            <w:tcBorders>
              <w:top w:val="single" w:sz="4" w:space="0" w:color="000000"/>
              <w:left w:val="single" w:sz="4" w:space="0" w:color="000000"/>
              <w:bottom w:val="single" w:sz="4" w:space="0" w:color="000000"/>
              <w:right w:val="single" w:sz="4" w:space="0" w:color="000000"/>
            </w:tcBorders>
          </w:tcPr>
          <w:p w14:paraId="67785470" w14:textId="77777777" w:rsidR="0042382B" w:rsidRPr="00AF1805" w:rsidRDefault="0042382B" w:rsidP="00AD3C6C">
            <w:pPr>
              <w:spacing w:line="170" w:lineRule="exact"/>
              <w:jc w:val="center"/>
              <w:rPr>
                <w:sz w:val="12"/>
                <w:szCs w:val="12"/>
              </w:rPr>
            </w:pPr>
            <w:r w:rsidRPr="00AF1805">
              <w:rPr>
                <w:sz w:val="12"/>
                <w:szCs w:val="12"/>
              </w:rPr>
              <w:t>206.53</w:t>
            </w:r>
          </w:p>
        </w:tc>
        <w:tc>
          <w:tcPr>
            <w:tcW w:w="700" w:type="dxa"/>
            <w:tcBorders>
              <w:top w:val="single" w:sz="4" w:space="0" w:color="000000"/>
              <w:left w:val="single" w:sz="4" w:space="0" w:color="000000"/>
              <w:bottom w:val="single" w:sz="4" w:space="0" w:color="000000"/>
              <w:right w:val="single" w:sz="4" w:space="0" w:color="000000"/>
            </w:tcBorders>
          </w:tcPr>
          <w:p w14:paraId="0E4C2D0C" w14:textId="77777777" w:rsidR="0042382B" w:rsidRPr="00AF1805" w:rsidRDefault="0042382B" w:rsidP="00AD3C6C">
            <w:pPr>
              <w:spacing w:line="170" w:lineRule="exact"/>
              <w:jc w:val="center"/>
              <w:rPr>
                <w:sz w:val="12"/>
                <w:szCs w:val="12"/>
              </w:rPr>
            </w:pPr>
            <w:r w:rsidRPr="00AF1805">
              <w:rPr>
                <w:sz w:val="12"/>
                <w:szCs w:val="12"/>
              </w:rPr>
              <w:t>99</w:t>
            </w:r>
          </w:p>
        </w:tc>
        <w:tc>
          <w:tcPr>
            <w:tcW w:w="700" w:type="dxa"/>
            <w:tcBorders>
              <w:top w:val="single" w:sz="4" w:space="0" w:color="000000"/>
              <w:left w:val="single" w:sz="4" w:space="0" w:color="000000"/>
              <w:bottom w:val="single" w:sz="4" w:space="0" w:color="000000"/>
              <w:right w:val="single" w:sz="4" w:space="0" w:color="000000"/>
            </w:tcBorders>
          </w:tcPr>
          <w:p w14:paraId="1B68EF77" w14:textId="77777777" w:rsidR="0042382B" w:rsidRPr="00AF1805" w:rsidRDefault="0042382B" w:rsidP="00AD3C6C">
            <w:pPr>
              <w:spacing w:line="170" w:lineRule="exact"/>
              <w:jc w:val="center"/>
              <w:rPr>
                <w:sz w:val="12"/>
                <w:szCs w:val="12"/>
              </w:rPr>
            </w:pPr>
            <w:r w:rsidRPr="00AF1805">
              <w:rPr>
                <w:sz w:val="12"/>
                <w:szCs w:val="12"/>
              </w:rPr>
              <w:t>959.77</w:t>
            </w:r>
          </w:p>
        </w:tc>
        <w:tc>
          <w:tcPr>
            <w:tcW w:w="700" w:type="dxa"/>
            <w:tcBorders>
              <w:top w:val="single" w:sz="4" w:space="0" w:color="000000"/>
              <w:left w:val="single" w:sz="4" w:space="0" w:color="000000"/>
              <w:bottom w:val="single" w:sz="4" w:space="0" w:color="000000"/>
              <w:right w:val="single" w:sz="4" w:space="0" w:color="000000"/>
            </w:tcBorders>
          </w:tcPr>
          <w:p w14:paraId="23B7745C" w14:textId="77777777" w:rsidR="0042382B" w:rsidRPr="00AF1805" w:rsidRDefault="0042382B" w:rsidP="00AD3C6C">
            <w:pPr>
              <w:spacing w:line="170" w:lineRule="exact"/>
              <w:jc w:val="center"/>
              <w:rPr>
                <w:sz w:val="12"/>
                <w:szCs w:val="12"/>
              </w:rPr>
            </w:pPr>
            <w:r w:rsidRPr="00AF1805">
              <w:rPr>
                <w:sz w:val="12"/>
                <w:szCs w:val="12"/>
              </w:rPr>
              <w:t>416.08</w:t>
            </w:r>
          </w:p>
        </w:tc>
        <w:tc>
          <w:tcPr>
            <w:tcW w:w="700" w:type="dxa"/>
            <w:tcBorders>
              <w:top w:val="single" w:sz="4" w:space="0" w:color="000000"/>
              <w:left w:val="single" w:sz="4" w:space="0" w:color="000000"/>
              <w:bottom w:val="single" w:sz="4" w:space="0" w:color="000000"/>
              <w:right w:val="single" w:sz="4" w:space="0" w:color="000000"/>
            </w:tcBorders>
          </w:tcPr>
          <w:p w14:paraId="4FF7B5E0" w14:textId="77777777" w:rsidR="0042382B" w:rsidRPr="00AF1805" w:rsidRDefault="0042382B" w:rsidP="00AD3C6C">
            <w:pPr>
              <w:spacing w:line="170" w:lineRule="exact"/>
              <w:jc w:val="center"/>
              <w:rPr>
                <w:sz w:val="12"/>
                <w:szCs w:val="12"/>
              </w:rPr>
            </w:pPr>
            <w:r w:rsidRPr="00AF1805">
              <w:rPr>
                <w:sz w:val="12"/>
                <w:szCs w:val="12"/>
              </w:rPr>
              <w:t>149</w:t>
            </w:r>
          </w:p>
        </w:tc>
        <w:tc>
          <w:tcPr>
            <w:tcW w:w="700" w:type="dxa"/>
            <w:tcBorders>
              <w:top w:val="single" w:sz="4" w:space="0" w:color="000000"/>
              <w:left w:val="single" w:sz="4" w:space="0" w:color="000000"/>
              <w:bottom w:val="single" w:sz="4" w:space="0" w:color="000000"/>
              <w:right w:val="single" w:sz="4" w:space="0" w:color="000000"/>
            </w:tcBorders>
          </w:tcPr>
          <w:p w14:paraId="6D094503" w14:textId="77777777" w:rsidR="0042382B" w:rsidRPr="00AF1805" w:rsidRDefault="0042382B" w:rsidP="00AD3C6C">
            <w:pPr>
              <w:spacing w:line="170" w:lineRule="exact"/>
              <w:jc w:val="center"/>
              <w:rPr>
                <w:sz w:val="12"/>
                <w:szCs w:val="12"/>
              </w:rPr>
            </w:pPr>
            <w:r w:rsidRPr="00AF1805">
              <w:rPr>
                <w:sz w:val="12"/>
                <w:szCs w:val="12"/>
              </w:rPr>
              <w:t>918.58</w:t>
            </w:r>
          </w:p>
        </w:tc>
        <w:tc>
          <w:tcPr>
            <w:tcW w:w="700" w:type="dxa"/>
            <w:tcBorders>
              <w:top w:val="single" w:sz="4" w:space="0" w:color="000000"/>
              <w:left w:val="single" w:sz="4" w:space="0" w:color="000000"/>
              <w:bottom w:val="single" w:sz="4" w:space="0" w:color="000000"/>
              <w:right w:val="single" w:sz="4" w:space="0" w:color="000000"/>
            </w:tcBorders>
          </w:tcPr>
          <w:p w14:paraId="17A980D9" w14:textId="77777777" w:rsidR="0042382B" w:rsidRPr="00AF1805" w:rsidRDefault="0042382B" w:rsidP="00AD3C6C">
            <w:pPr>
              <w:spacing w:line="170" w:lineRule="exact"/>
              <w:jc w:val="center"/>
              <w:rPr>
                <w:sz w:val="12"/>
                <w:szCs w:val="12"/>
              </w:rPr>
            </w:pPr>
            <w:r w:rsidRPr="00AF1805">
              <w:rPr>
                <w:sz w:val="12"/>
                <w:szCs w:val="12"/>
              </w:rPr>
              <w:t>628.57</w:t>
            </w:r>
          </w:p>
        </w:tc>
      </w:tr>
      <w:tr w:rsidR="0042382B" w:rsidRPr="00AF1805" w14:paraId="0820BC9B"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AE9A3A9" w14:textId="77777777" w:rsidR="0042382B" w:rsidRPr="00AF1805" w:rsidRDefault="0042382B" w:rsidP="00AD3C6C">
            <w:pPr>
              <w:spacing w:line="170" w:lineRule="exact"/>
              <w:jc w:val="center"/>
              <w:rPr>
                <w:sz w:val="12"/>
                <w:szCs w:val="12"/>
              </w:rPr>
            </w:pPr>
            <w:r w:rsidRPr="00AF1805">
              <w:rPr>
                <w:sz w:val="12"/>
                <w:szCs w:val="12"/>
              </w:rPr>
              <w:t>50</w:t>
            </w:r>
          </w:p>
        </w:tc>
        <w:tc>
          <w:tcPr>
            <w:tcW w:w="700" w:type="dxa"/>
            <w:tcBorders>
              <w:top w:val="single" w:sz="4" w:space="0" w:color="000000"/>
              <w:left w:val="single" w:sz="4" w:space="0" w:color="000000"/>
              <w:bottom w:val="single" w:sz="4" w:space="0" w:color="000000"/>
              <w:right w:val="single" w:sz="4" w:space="0" w:color="000000"/>
            </w:tcBorders>
          </w:tcPr>
          <w:p w14:paraId="203869A1" w14:textId="77777777" w:rsidR="0042382B" w:rsidRPr="00AF1805" w:rsidRDefault="0042382B" w:rsidP="00AD3C6C">
            <w:pPr>
              <w:spacing w:line="170" w:lineRule="exact"/>
              <w:jc w:val="center"/>
              <w:rPr>
                <w:sz w:val="12"/>
                <w:szCs w:val="12"/>
              </w:rPr>
            </w:pPr>
            <w:r w:rsidRPr="00AF1805">
              <w:rPr>
                <w:sz w:val="12"/>
                <w:szCs w:val="12"/>
              </w:rPr>
              <w:t>988.69</w:t>
            </w:r>
          </w:p>
        </w:tc>
        <w:tc>
          <w:tcPr>
            <w:tcW w:w="700" w:type="dxa"/>
            <w:tcBorders>
              <w:top w:val="single" w:sz="4" w:space="0" w:color="000000"/>
              <w:left w:val="single" w:sz="4" w:space="0" w:color="000000"/>
              <w:bottom w:val="single" w:sz="4" w:space="0" w:color="000000"/>
              <w:right w:val="single" w:sz="4" w:space="0" w:color="000000"/>
            </w:tcBorders>
          </w:tcPr>
          <w:p w14:paraId="2F391A3C" w14:textId="77777777" w:rsidR="0042382B" w:rsidRPr="00AF1805" w:rsidRDefault="0042382B" w:rsidP="00AD3C6C">
            <w:pPr>
              <w:spacing w:line="170" w:lineRule="exact"/>
              <w:jc w:val="center"/>
              <w:rPr>
                <w:sz w:val="12"/>
                <w:szCs w:val="12"/>
              </w:rPr>
            </w:pPr>
            <w:r w:rsidRPr="00AF1805">
              <w:rPr>
                <w:sz w:val="12"/>
                <w:szCs w:val="12"/>
              </w:rPr>
              <w:t>210.71</w:t>
            </w:r>
          </w:p>
        </w:tc>
        <w:tc>
          <w:tcPr>
            <w:tcW w:w="700" w:type="dxa"/>
            <w:tcBorders>
              <w:top w:val="single" w:sz="4" w:space="0" w:color="000000"/>
              <w:left w:val="single" w:sz="4" w:space="0" w:color="000000"/>
              <w:bottom w:val="single" w:sz="4" w:space="0" w:color="000000"/>
              <w:right w:val="single" w:sz="4" w:space="0" w:color="000000"/>
            </w:tcBorders>
          </w:tcPr>
          <w:p w14:paraId="3CB033FB" w14:textId="77777777" w:rsidR="0042382B" w:rsidRPr="00AF1805" w:rsidRDefault="0042382B" w:rsidP="00AD3C6C">
            <w:pPr>
              <w:spacing w:line="170" w:lineRule="exact"/>
              <w:jc w:val="center"/>
              <w:rPr>
                <w:sz w:val="12"/>
                <w:szCs w:val="12"/>
              </w:rPr>
            </w:pPr>
            <w:r w:rsidRPr="00AF1805">
              <w:rPr>
                <w:sz w:val="12"/>
                <w:szCs w:val="12"/>
              </w:rPr>
              <w:t>100</w:t>
            </w:r>
          </w:p>
        </w:tc>
        <w:tc>
          <w:tcPr>
            <w:tcW w:w="700" w:type="dxa"/>
            <w:tcBorders>
              <w:top w:val="single" w:sz="4" w:space="0" w:color="000000"/>
              <w:left w:val="single" w:sz="4" w:space="0" w:color="000000"/>
              <w:bottom w:val="single" w:sz="4" w:space="0" w:color="000000"/>
              <w:right w:val="single" w:sz="4" w:space="0" w:color="000000"/>
            </w:tcBorders>
          </w:tcPr>
          <w:p w14:paraId="4EC70943" w14:textId="77777777" w:rsidR="0042382B" w:rsidRPr="00AF1805" w:rsidRDefault="0042382B" w:rsidP="00AD3C6C">
            <w:pPr>
              <w:spacing w:line="170" w:lineRule="exact"/>
              <w:jc w:val="center"/>
              <w:rPr>
                <w:sz w:val="12"/>
                <w:szCs w:val="12"/>
              </w:rPr>
            </w:pPr>
            <w:r w:rsidRPr="00AF1805">
              <w:rPr>
                <w:sz w:val="12"/>
                <w:szCs w:val="12"/>
              </w:rPr>
              <w:t>959.05</w:t>
            </w:r>
          </w:p>
        </w:tc>
        <w:tc>
          <w:tcPr>
            <w:tcW w:w="700" w:type="dxa"/>
            <w:tcBorders>
              <w:top w:val="single" w:sz="4" w:space="0" w:color="000000"/>
              <w:left w:val="single" w:sz="4" w:space="0" w:color="000000"/>
              <w:bottom w:val="single" w:sz="4" w:space="0" w:color="000000"/>
              <w:right w:val="single" w:sz="4" w:space="0" w:color="000000"/>
            </w:tcBorders>
          </w:tcPr>
          <w:p w14:paraId="44BB2A74" w14:textId="77777777" w:rsidR="0042382B" w:rsidRPr="00AF1805" w:rsidRDefault="0042382B" w:rsidP="00AD3C6C">
            <w:pPr>
              <w:spacing w:line="170" w:lineRule="exact"/>
              <w:jc w:val="center"/>
              <w:rPr>
                <w:sz w:val="12"/>
                <w:szCs w:val="12"/>
              </w:rPr>
            </w:pPr>
            <w:r w:rsidRPr="00AF1805">
              <w:rPr>
                <w:sz w:val="12"/>
                <w:szCs w:val="12"/>
              </w:rPr>
              <w:t>420.29</w:t>
            </w:r>
          </w:p>
        </w:tc>
        <w:tc>
          <w:tcPr>
            <w:tcW w:w="700" w:type="dxa"/>
            <w:tcBorders>
              <w:top w:val="single" w:sz="4" w:space="0" w:color="000000"/>
              <w:left w:val="single" w:sz="4" w:space="0" w:color="000000"/>
              <w:bottom w:val="single" w:sz="4" w:space="0" w:color="000000"/>
              <w:right w:val="single" w:sz="4" w:space="0" w:color="000000"/>
            </w:tcBorders>
          </w:tcPr>
          <w:p w14:paraId="5B58792F" w14:textId="77777777" w:rsidR="0042382B" w:rsidRPr="00AF1805" w:rsidRDefault="0042382B" w:rsidP="00AD3C6C">
            <w:pPr>
              <w:spacing w:line="170" w:lineRule="exact"/>
              <w:jc w:val="center"/>
              <w:rPr>
                <w:sz w:val="12"/>
                <w:szCs w:val="12"/>
              </w:rPr>
            </w:pPr>
            <w:r w:rsidRPr="00AF1805">
              <w:rPr>
                <w:sz w:val="12"/>
                <w:szCs w:val="12"/>
              </w:rPr>
              <w:t>150</w:t>
            </w:r>
          </w:p>
        </w:tc>
        <w:tc>
          <w:tcPr>
            <w:tcW w:w="700" w:type="dxa"/>
            <w:tcBorders>
              <w:top w:val="single" w:sz="4" w:space="0" w:color="000000"/>
              <w:left w:val="single" w:sz="4" w:space="0" w:color="000000"/>
              <w:bottom w:val="single" w:sz="4" w:space="0" w:color="000000"/>
              <w:right w:val="single" w:sz="4" w:space="0" w:color="000000"/>
            </w:tcBorders>
          </w:tcPr>
          <w:p w14:paraId="6C2DE021" w14:textId="77777777" w:rsidR="0042382B" w:rsidRPr="00AF1805" w:rsidRDefault="0042382B" w:rsidP="00AD3C6C">
            <w:pPr>
              <w:spacing w:line="170" w:lineRule="exact"/>
              <w:jc w:val="center"/>
              <w:rPr>
                <w:sz w:val="12"/>
                <w:szCs w:val="12"/>
              </w:rPr>
            </w:pPr>
            <w:r w:rsidRPr="00AF1805">
              <w:rPr>
                <w:sz w:val="12"/>
                <w:szCs w:val="12"/>
              </w:rPr>
              <w:t>917.65</w:t>
            </w:r>
          </w:p>
        </w:tc>
        <w:tc>
          <w:tcPr>
            <w:tcW w:w="700" w:type="dxa"/>
            <w:tcBorders>
              <w:top w:val="single" w:sz="4" w:space="0" w:color="000000"/>
              <w:left w:val="single" w:sz="4" w:space="0" w:color="000000"/>
              <w:bottom w:val="single" w:sz="4" w:space="0" w:color="000000"/>
              <w:right w:val="single" w:sz="4" w:space="0" w:color="000000"/>
            </w:tcBorders>
          </w:tcPr>
          <w:p w14:paraId="36FC4CF2" w14:textId="77777777" w:rsidR="0042382B" w:rsidRPr="00AF1805" w:rsidRDefault="0042382B" w:rsidP="00AD3C6C">
            <w:pPr>
              <w:spacing w:line="170" w:lineRule="exact"/>
              <w:jc w:val="center"/>
              <w:rPr>
                <w:sz w:val="12"/>
                <w:szCs w:val="12"/>
              </w:rPr>
            </w:pPr>
            <w:r w:rsidRPr="00AF1805">
              <w:rPr>
                <w:sz w:val="12"/>
                <w:szCs w:val="12"/>
              </w:rPr>
              <w:t>632.87</w:t>
            </w:r>
          </w:p>
        </w:tc>
      </w:tr>
    </w:tbl>
    <w:p w14:paraId="6AF02DDE" w14:textId="77777777" w:rsidR="00A1320F" w:rsidRPr="00AF1805" w:rsidRDefault="00A1320F" w:rsidP="0042382B">
      <w:pPr>
        <w:autoSpaceDE w:val="0"/>
        <w:autoSpaceDN w:val="0"/>
        <w:adjustRightInd w:val="0"/>
        <w:spacing w:line="200" w:lineRule="exact"/>
        <w:rPr>
          <w:i/>
          <w:iCs/>
          <w:szCs w:val="15"/>
        </w:rPr>
      </w:pPr>
    </w:p>
    <w:p w14:paraId="1B1C9A42" w14:textId="77777777" w:rsidR="00A1320F" w:rsidRPr="00AF1805" w:rsidRDefault="00A1320F">
      <w:pPr>
        <w:spacing w:line="200" w:lineRule="exact"/>
        <w:rPr>
          <w:szCs w:val="15"/>
        </w:rPr>
      </w:pPr>
    </w:p>
    <w:p w14:paraId="33568C27" w14:textId="77777777" w:rsidR="00A1320F" w:rsidRPr="00AF1805" w:rsidRDefault="00CF0728">
      <w:pPr>
        <w:pStyle w:val="2"/>
        <w:ind w:left="150" w:right="150"/>
        <w:rPr>
          <w:rFonts w:ascii="Times New Roman" w:hAnsi="Times New Roman"/>
        </w:rPr>
      </w:pPr>
      <w:bookmarkStart w:id="155" w:name="_Toc488770843"/>
      <w:r w:rsidRPr="00AF1805">
        <w:rPr>
          <w:rFonts w:ascii="Times New Roman" w:hAnsi="Times New Roman"/>
        </w:rPr>
        <w:t>§8.5 Heat Meter Mounting Location</w:t>
      </w:r>
      <w:bookmarkEnd w:id="155"/>
    </w:p>
    <w:p w14:paraId="1A4B7429" w14:textId="77777777" w:rsidR="00A1320F" w:rsidRPr="00AF1805" w:rsidRDefault="00CF0728">
      <w:pPr>
        <w:spacing w:line="200" w:lineRule="exact"/>
        <w:ind w:left="2"/>
      </w:pPr>
      <w:r w:rsidRPr="00AF1805">
        <w:t>The first step in the installation process is to select an optimal location for installing the device in order to make the measurement reliable and accurate. A basic knowledge about the piping and its plumbing system would be advisable.</w:t>
      </w:r>
    </w:p>
    <w:p w14:paraId="5BB40104" w14:textId="77777777" w:rsidR="00A1320F" w:rsidRPr="00AF1805" w:rsidRDefault="00A1320F">
      <w:pPr>
        <w:spacing w:line="60" w:lineRule="exact"/>
      </w:pPr>
    </w:p>
    <w:p w14:paraId="2397D22B" w14:textId="77777777" w:rsidR="00A1320F" w:rsidRPr="00AF1805" w:rsidRDefault="00CF0728">
      <w:pPr>
        <w:spacing w:line="200" w:lineRule="exact"/>
        <w:ind w:left="2"/>
      </w:pPr>
      <w:r w:rsidRPr="00AF1805">
        <w:t>An optimal location would be defined as a long straight pipe line full of liquid that is to be measured; it can be in a vertical or horizontal position. Principles to select an optimal location:</w:t>
      </w:r>
    </w:p>
    <w:p w14:paraId="12667BB0" w14:textId="77777777" w:rsidR="00A1320F" w:rsidRPr="00AF1805" w:rsidRDefault="00CF0728">
      <w:pPr>
        <w:numPr>
          <w:ilvl w:val="0"/>
          <w:numId w:val="16"/>
        </w:numPr>
        <w:spacing w:line="200" w:lineRule="exact"/>
      </w:pPr>
      <w:r w:rsidRPr="00AF1805">
        <w:t xml:space="preserve">The straight pipe should be long enough to eliminate irregular flow induced error. Typically, the length of the straight pipe should be 5 times of the pipe diameter (5D) straight pipe run upstream and 2D straight pipe run downstream, the longer the better. </w:t>
      </w:r>
    </w:p>
    <w:p w14:paraId="00A3CE08" w14:textId="77777777" w:rsidR="00514ECC" w:rsidRDefault="00CF0728" w:rsidP="00514ECC">
      <w:pPr>
        <w:numPr>
          <w:ilvl w:val="0"/>
          <w:numId w:val="16"/>
        </w:numPr>
        <w:spacing w:line="200" w:lineRule="exact"/>
      </w:pPr>
      <w:r w:rsidRPr="00AF1805">
        <w:t>Make sure that the temperature of the mounting location does not exceed the range for the heat meter. When the meter is used as cold meter, remove the meter’s main box and i</w:t>
      </w:r>
      <w:r w:rsidR="00514ECC">
        <w:t>ts mounting base and install the main box on a wall or other objects where the temperature is within 0~55</w:t>
      </w:r>
      <w:r w:rsidR="00514ECC" w:rsidRPr="00AF1805">
        <w:rPr>
          <w:rFonts w:ascii="宋体" w:hAnsi="宋体" w:cs="宋体" w:hint="eastAsia"/>
          <w:szCs w:val="15"/>
        </w:rPr>
        <w:t>℃</w:t>
      </w:r>
      <w:r w:rsidR="00514ECC">
        <w:t>. In addition, the meter box needs to be higher than the cold pipe, so that the condensed water on the cold pipe will not flow into the meter box along the wires. If the heating system is not running in winter, always empty the pipe. Otherwise, the pipe may burst when water freezes.</w:t>
      </w:r>
    </w:p>
    <w:p w14:paraId="2723BA23" w14:textId="77777777" w:rsidR="00514ECC" w:rsidRDefault="00514ECC" w:rsidP="00514ECC">
      <w:pPr>
        <w:numPr>
          <w:ilvl w:val="0"/>
          <w:numId w:val="16"/>
        </w:numPr>
        <w:spacing w:line="200" w:lineRule="exact"/>
      </w:pPr>
      <w:r>
        <w:t xml:space="preserve">Select a relatively new straight pipe line if possible. Old pipe tends to have corrosions and depositions, which could affect the results. </w:t>
      </w:r>
    </w:p>
    <w:p w14:paraId="20A89128" w14:textId="77777777" w:rsidR="00F657C8" w:rsidRDefault="00B23670" w:rsidP="00B23670">
      <w:pPr>
        <w:numPr>
          <w:ilvl w:val="0"/>
          <w:numId w:val="16"/>
        </w:numPr>
        <w:spacing w:line="200" w:lineRule="atLeast"/>
        <w:ind w:left="357" w:hanging="357"/>
      </w:pPr>
      <w:r w:rsidRPr="00B23670">
        <w:t>If the flow meter is installed on the common return of two heating circuits (e.g. heating water and hot water), the mounting location must be at a sufficient distance, at least 10D, from the Tee, to ensure that the different temperatures homogenize.</w:t>
      </w:r>
    </w:p>
    <w:p w14:paraId="7DD57299" w14:textId="77777777" w:rsidR="00A1320F" w:rsidRPr="00AF1805" w:rsidRDefault="00F657C8">
      <w:pPr>
        <w:numPr>
          <w:ilvl w:val="0"/>
          <w:numId w:val="16"/>
        </w:numPr>
        <w:spacing w:line="200" w:lineRule="exact"/>
      </w:pPr>
      <w:r>
        <w:t>7</w:t>
      </w:r>
      <w:r w:rsidR="00CF0728" w:rsidRPr="00AF1805">
        <w:t xml:space="preserve"> main box on a wall or other objects where the temperature is within 0~55</w:t>
      </w:r>
      <w:r w:rsidR="00CF0728" w:rsidRPr="00AF1805">
        <w:sym w:font="Symbol" w:char="F0B0"/>
      </w:r>
      <w:r w:rsidR="00CF0728" w:rsidRPr="00AF1805">
        <w:t>C. In addition, the meter box needs to be higher than the cold pipe, so that the condensed water on the cold pipe will not flow into the meter box along the wires. If the heating system is not running in winter, always empty the pipe. Otherwise, the pipe may burst when water freezes.</w:t>
      </w:r>
    </w:p>
    <w:p w14:paraId="009A4F95" w14:textId="77777777" w:rsidR="00A1320F" w:rsidRPr="00AF1805" w:rsidRDefault="00CF0728">
      <w:pPr>
        <w:numPr>
          <w:ilvl w:val="0"/>
          <w:numId w:val="16"/>
        </w:numPr>
        <w:spacing w:line="200" w:lineRule="exact"/>
      </w:pPr>
      <w:r w:rsidRPr="00AF1805">
        <w:t xml:space="preserve">Select a relatively new straight pipe line if possible. Old pipe tends to have corrosions and depositions, which could affect the results. </w:t>
      </w:r>
    </w:p>
    <w:p w14:paraId="3AEBC9E4" w14:textId="77777777" w:rsidR="00A1320F" w:rsidRPr="00B23670" w:rsidRDefault="00CF0728" w:rsidP="00B23670">
      <w:pPr>
        <w:numPr>
          <w:ilvl w:val="0"/>
          <w:numId w:val="16"/>
        </w:numPr>
        <w:spacing w:line="200" w:lineRule="exact"/>
      </w:pPr>
      <w:r w:rsidRPr="00AF1805">
        <w:t>If the flow meter is installed on the common return of two heating circuits (e.g. heating water and hot water), the mounting location must be at a sufficient distance, at least 10D, from the Tee, to ensure that the different temperatures homogenize.</w:t>
      </w:r>
    </w:p>
    <w:sectPr w:rsidR="00A1320F" w:rsidRPr="00B23670" w:rsidSect="00A1320F">
      <w:pgSz w:w="7371" w:h="10433"/>
      <w:pgMar w:top="680" w:right="680" w:bottom="680" w:left="680" w:header="312" w:footer="496"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FA88C" w14:textId="77777777" w:rsidR="00837205" w:rsidRDefault="00837205" w:rsidP="00A1320F">
      <w:r>
        <w:separator/>
      </w:r>
    </w:p>
  </w:endnote>
  <w:endnote w:type="continuationSeparator" w:id="0">
    <w:p w14:paraId="6E9DAA90" w14:textId="77777777" w:rsidR="00837205" w:rsidRDefault="00837205" w:rsidP="00A13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Rounded MT Bold">
    <w:altName w:val="Arial"/>
    <w:panose1 w:val="020F0704030504030204"/>
    <w:charset w:val="00"/>
    <w:family w:val="swiss"/>
    <w:pitch w:val="variable"/>
    <w:sig w:usb0="00000003"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GillSans">
    <w:altName w:val="宋体"/>
    <w:charset w:val="86"/>
    <w:family w:val="auto"/>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华文中宋">
    <w:altName w:val="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EAFC0" w14:textId="77777777" w:rsidR="005B7D00" w:rsidRDefault="005B7D00">
    <w:pPr>
      <w:pStyle w:val="a8"/>
      <w:jc w:val="both"/>
      <w:rPr>
        <w:sz w:val="15"/>
        <w:szCs w:val="15"/>
      </w:rPr>
    </w:pPr>
    <w:r>
      <w:rPr>
        <w:sz w:val="15"/>
        <w:szCs w:val="15"/>
      </w:rPr>
      <w:t>UM280T-S170315V1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446A" w14:textId="77777777" w:rsidR="005B7D00" w:rsidRDefault="005B7D00">
    <w:pPr>
      <w:pStyle w:val="a8"/>
      <w:jc w:val="both"/>
      <w:rPr>
        <w:sz w:val="15"/>
        <w:szCs w:val="15"/>
      </w:rPr>
    </w:pPr>
    <w:r>
      <w:rPr>
        <w:sz w:val="15"/>
        <w:szCs w:val="15"/>
      </w:rPr>
      <w:t>UM280T-S170315V1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37501" w14:textId="65C61BF3" w:rsidR="005B7D00" w:rsidRPr="00175EAA" w:rsidRDefault="005B7D00" w:rsidP="00175EAA">
    <w:pPr>
      <w:pStyle w:val="a8"/>
      <w:jc w:val="both"/>
      <w:rPr>
        <w:sz w:val="15"/>
        <w:szCs w:val="15"/>
      </w:rPr>
    </w:pPr>
    <w:bookmarkStart w:id="5" w:name="OLE_LINK18"/>
    <w:bookmarkStart w:id="6" w:name="OLE_LINK19"/>
    <w:bookmarkStart w:id="7" w:name="_Hlk488769901"/>
    <w:r>
      <w:rPr>
        <w:sz w:val="15"/>
        <w:szCs w:val="15"/>
      </w:rPr>
      <w:t>UM280T-S170315V2</w:t>
    </w:r>
    <w:bookmarkEnd w:id="5"/>
    <w:bookmarkEnd w:id="6"/>
    <w:bookmarkEnd w:id="7"/>
    <w:r>
      <w:rPr>
        <w:sz w:val="15"/>
        <w:szCs w:val="15"/>
      </w:rPr>
      <w:t xml:space="preserve"> </w:t>
    </w:r>
    <w:r w:rsidRPr="00ED78A8">
      <w:rPr>
        <w:sz w:val="15"/>
        <w:szCs w:val="15"/>
      </w:rPr>
      <w:ptab w:relativeTo="margin" w:alignment="center" w:leader="none"/>
    </w:r>
    <w:r w:rsidRPr="00ED78A8">
      <w:rPr>
        <w:sz w:val="15"/>
        <w:szCs w:val="15"/>
      </w:rPr>
      <w:ptab w:relativeTo="margin" w:alignment="right" w:leader="none"/>
    </w:r>
    <w:r w:rsidRPr="00ED78A8">
      <w:rPr>
        <w:sz w:val="15"/>
        <w:szCs w:val="15"/>
      </w:rPr>
      <w:fldChar w:fldCharType="begin"/>
    </w:r>
    <w:r w:rsidRPr="00ED78A8">
      <w:rPr>
        <w:sz w:val="15"/>
        <w:szCs w:val="15"/>
      </w:rPr>
      <w:instrText xml:space="preserve"> PAGE   \* MERGEFORMAT </w:instrText>
    </w:r>
    <w:r w:rsidRPr="00ED78A8">
      <w:rPr>
        <w:sz w:val="15"/>
        <w:szCs w:val="15"/>
      </w:rPr>
      <w:fldChar w:fldCharType="separate"/>
    </w:r>
    <w:r w:rsidR="00BF26B3">
      <w:rPr>
        <w:noProof/>
        <w:sz w:val="15"/>
        <w:szCs w:val="15"/>
      </w:rPr>
      <w:t>28</w:t>
    </w:r>
    <w:r w:rsidRPr="00ED78A8">
      <w:rPr>
        <w:noProof/>
        <w:sz w:val="15"/>
        <w:szCs w:val="1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1B5BD" w14:textId="1B5D70DF" w:rsidR="005B7D00" w:rsidRPr="0053331B" w:rsidRDefault="005B7D00" w:rsidP="0053331B">
    <w:pPr>
      <w:pStyle w:val="a8"/>
      <w:jc w:val="right"/>
      <w:rPr>
        <w:sz w:val="15"/>
        <w:szCs w:val="15"/>
      </w:rPr>
    </w:pPr>
    <w:r>
      <w:rPr>
        <w:sz w:val="15"/>
        <w:szCs w:val="15"/>
      </w:rPr>
      <w:t xml:space="preserve">UM280T-S170315V2 </w:t>
    </w:r>
    <w:r>
      <w:ptab w:relativeTo="margin" w:alignment="center" w:leader="none"/>
    </w:r>
    <w:r>
      <w:ptab w:relativeTo="margin" w:alignment="right" w:leader="none"/>
    </w:r>
    <w:r w:rsidRPr="0053331B">
      <w:rPr>
        <w:sz w:val="15"/>
        <w:szCs w:val="15"/>
      </w:rPr>
      <w:fldChar w:fldCharType="begin"/>
    </w:r>
    <w:r w:rsidRPr="0053331B">
      <w:rPr>
        <w:sz w:val="15"/>
        <w:szCs w:val="15"/>
      </w:rPr>
      <w:instrText xml:space="preserve"> PAGE   \* MERGEFORMAT </w:instrText>
    </w:r>
    <w:r w:rsidRPr="0053331B">
      <w:rPr>
        <w:sz w:val="15"/>
        <w:szCs w:val="15"/>
      </w:rPr>
      <w:fldChar w:fldCharType="separate"/>
    </w:r>
    <w:r w:rsidR="00BF26B3">
      <w:rPr>
        <w:noProof/>
        <w:sz w:val="15"/>
        <w:szCs w:val="15"/>
      </w:rPr>
      <w:t>29</w:t>
    </w:r>
    <w:r w:rsidRPr="0053331B">
      <w:rPr>
        <w:noProof/>
        <w:sz w:val="15"/>
        <w:szCs w:val="15"/>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ED42A7" w14:textId="77777777" w:rsidR="00837205" w:rsidRDefault="00837205" w:rsidP="00A1320F">
      <w:r>
        <w:separator/>
      </w:r>
    </w:p>
  </w:footnote>
  <w:footnote w:type="continuationSeparator" w:id="0">
    <w:p w14:paraId="1D0AC684" w14:textId="77777777" w:rsidR="00837205" w:rsidRDefault="00837205" w:rsidP="00A132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464CD" w14:textId="77777777" w:rsidR="005B7D00" w:rsidRDefault="005B7D00">
    <w:pPr>
      <w:pStyle w:val="a9"/>
      <w:rPr>
        <w:sz w:val="15"/>
        <w:szCs w:val="15"/>
      </w:rPr>
    </w:pPr>
    <w:r>
      <w:rPr>
        <w:kern w:val="0"/>
        <w:sz w:val="15"/>
        <w:szCs w:val="15"/>
      </w:rPr>
      <w:t>tPrime280T-S</w:t>
    </w:r>
    <w:r>
      <w:rPr>
        <w:rFonts w:hint="eastAsia"/>
        <w:kern w:val="0"/>
        <w:sz w:val="15"/>
        <w:szCs w:val="15"/>
      </w:rPr>
      <w:t xml:space="preserve"> Ultrasonic </w:t>
    </w:r>
    <w:r>
      <w:rPr>
        <w:kern w:val="0"/>
        <w:sz w:val="15"/>
        <w:szCs w:val="15"/>
      </w:rPr>
      <w:t>Heat M</w:t>
    </w:r>
    <w:r>
      <w:rPr>
        <w:rFonts w:hint="eastAsia"/>
        <w:kern w:val="0"/>
        <w:sz w:val="15"/>
        <w:szCs w:val="15"/>
      </w:rPr>
      <w:t>eter</w:t>
    </w:r>
    <w:r>
      <w:rPr>
        <w:kern w:val="0"/>
        <w:sz w:val="15"/>
        <w:szCs w:val="15"/>
      </w:rPr>
      <w:t xml:space="preserve">- </w:t>
    </w:r>
    <w:r>
      <w:rPr>
        <w:kern w:val="0"/>
        <w:sz w:val="15"/>
        <w:szCs w:val="15"/>
      </w:rPr>
      <w:fldChar w:fldCharType="begin"/>
    </w:r>
    <w:r>
      <w:rPr>
        <w:kern w:val="0"/>
        <w:sz w:val="15"/>
        <w:szCs w:val="15"/>
      </w:rPr>
      <w:instrText xml:space="preserve"> PAGE </w:instrText>
    </w:r>
    <w:r>
      <w:rPr>
        <w:kern w:val="0"/>
        <w:sz w:val="15"/>
        <w:szCs w:val="15"/>
      </w:rPr>
      <w:fldChar w:fldCharType="separate"/>
    </w:r>
    <w:r w:rsidR="00BF26B3">
      <w:rPr>
        <w:noProof/>
        <w:kern w:val="0"/>
        <w:sz w:val="15"/>
        <w:szCs w:val="15"/>
      </w:rPr>
      <w:t>2</w:t>
    </w:r>
    <w:r>
      <w:rPr>
        <w:kern w:val="0"/>
        <w:sz w:val="15"/>
        <w:szCs w:val="15"/>
      </w:rPr>
      <w:fldChar w:fldCharType="end"/>
    </w:r>
    <w:r>
      <w:rPr>
        <w:kern w:val="0"/>
        <w:sz w:val="15"/>
        <w:szCs w:val="15"/>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4FC5A" w14:textId="77777777" w:rsidR="005B7D00" w:rsidRDefault="005B7D00">
    <w:pPr>
      <w:pStyle w:val="a9"/>
      <w:rPr>
        <w:kern w:val="0"/>
        <w:sz w:val="15"/>
        <w:szCs w:val="15"/>
      </w:rPr>
    </w:pPr>
    <w:r>
      <w:rPr>
        <w:kern w:val="0"/>
        <w:sz w:val="15"/>
        <w:szCs w:val="15"/>
      </w:rPr>
      <w:t>tPrime 280T-S</w:t>
    </w:r>
    <w:r>
      <w:rPr>
        <w:rFonts w:hint="eastAsia"/>
        <w:kern w:val="0"/>
        <w:sz w:val="15"/>
        <w:szCs w:val="15"/>
      </w:rPr>
      <w:t xml:space="preserve"> Ultrasonic </w:t>
    </w:r>
    <w:r>
      <w:rPr>
        <w:kern w:val="0"/>
        <w:sz w:val="15"/>
        <w:szCs w:val="15"/>
      </w:rPr>
      <w:t>Heat M</w:t>
    </w:r>
    <w:r>
      <w:rPr>
        <w:rFonts w:hint="eastAsia"/>
        <w:kern w:val="0"/>
        <w:sz w:val="15"/>
        <w:szCs w:val="15"/>
      </w:rPr>
      <w:t>eter</w:t>
    </w:r>
    <w:r>
      <w:rPr>
        <w:kern w:val="0"/>
        <w:sz w:val="15"/>
        <w:szCs w:val="15"/>
      </w:rPr>
      <w:t xml:space="preserve">      - </w:t>
    </w:r>
    <w:r>
      <w:rPr>
        <w:kern w:val="0"/>
        <w:sz w:val="15"/>
        <w:szCs w:val="15"/>
      </w:rPr>
      <w:fldChar w:fldCharType="begin"/>
    </w:r>
    <w:r>
      <w:rPr>
        <w:kern w:val="0"/>
        <w:sz w:val="15"/>
        <w:szCs w:val="15"/>
      </w:rPr>
      <w:instrText xml:space="preserve"> PAGE </w:instrText>
    </w:r>
    <w:r>
      <w:rPr>
        <w:kern w:val="0"/>
        <w:sz w:val="15"/>
        <w:szCs w:val="15"/>
      </w:rPr>
      <w:fldChar w:fldCharType="separate"/>
    </w:r>
    <w:r w:rsidR="00BF26B3">
      <w:rPr>
        <w:noProof/>
        <w:kern w:val="0"/>
        <w:sz w:val="15"/>
        <w:szCs w:val="15"/>
      </w:rPr>
      <w:t>1</w:t>
    </w:r>
    <w:r>
      <w:rPr>
        <w:kern w:val="0"/>
        <w:sz w:val="15"/>
        <w:szCs w:val="15"/>
      </w:rPr>
      <w:fldChar w:fldCharType="end"/>
    </w:r>
    <w:r>
      <w:rPr>
        <w:kern w:val="0"/>
        <w:sz w:val="15"/>
        <w:szCs w:val="15"/>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90131" w14:textId="29B9BED1" w:rsidR="005B7D00" w:rsidRPr="00277154" w:rsidRDefault="005B7D00" w:rsidP="00277154">
    <w:pPr>
      <w:pStyle w:val="a9"/>
      <w:rPr>
        <w:sz w:val="15"/>
        <w:szCs w:val="15"/>
      </w:rPr>
    </w:pPr>
    <w:r w:rsidRPr="00277154">
      <w:rPr>
        <w:kern w:val="0"/>
        <w:sz w:val="15"/>
        <w:szCs w:val="15"/>
      </w:rPr>
      <w:t>tPrime</w:t>
    </w:r>
    <w:r w:rsidRPr="00D84A7D">
      <w:rPr>
        <w:kern w:val="0"/>
        <w:sz w:val="15"/>
        <w:szCs w:val="15"/>
        <w:vertAlign w:val="superscript"/>
      </w:rPr>
      <w:t>TM</w:t>
    </w:r>
    <w:r>
      <w:rPr>
        <w:kern w:val="0"/>
        <w:sz w:val="15"/>
        <w:szCs w:val="15"/>
      </w:rPr>
      <w:t xml:space="preserve"> 280T-S</w:t>
    </w:r>
    <w:r w:rsidRPr="00277154">
      <w:rPr>
        <w:rFonts w:hint="eastAsia"/>
        <w:kern w:val="0"/>
        <w:sz w:val="15"/>
        <w:szCs w:val="15"/>
      </w:rPr>
      <w:t xml:space="preserve"> Ultrasonic </w:t>
    </w:r>
    <w:r w:rsidRPr="00277154">
      <w:rPr>
        <w:kern w:val="0"/>
        <w:sz w:val="15"/>
        <w:szCs w:val="15"/>
      </w:rPr>
      <w:t>Heat M</w:t>
    </w:r>
    <w:r w:rsidRPr="00277154">
      <w:rPr>
        <w:rFonts w:hint="eastAsia"/>
        <w:kern w:val="0"/>
        <w:sz w:val="15"/>
        <w:szCs w:val="15"/>
      </w:rPr>
      <w:t>eter</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2DB1F" w14:textId="639D8DAF" w:rsidR="005B7D00" w:rsidRPr="002326EC" w:rsidRDefault="005B7D00" w:rsidP="002326EC">
    <w:pPr>
      <w:pStyle w:val="a9"/>
      <w:rPr>
        <w:kern w:val="0"/>
        <w:sz w:val="15"/>
        <w:szCs w:val="15"/>
      </w:rPr>
    </w:pPr>
    <w:r w:rsidRPr="009A4B40">
      <w:rPr>
        <w:kern w:val="0"/>
        <w:sz w:val="15"/>
        <w:szCs w:val="15"/>
      </w:rPr>
      <w:t>tPrime</w:t>
    </w:r>
    <w:r w:rsidRPr="00D84A7D">
      <w:rPr>
        <w:kern w:val="0"/>
        <w:sz w:val="15"/>
        <w:szCs w:val="15"/>
        <w:vertAlign w:val="superscript"/>
      </w:rPr>
      <w:t>TM</w:t>
    </w:r>
    <w:r>
      <w:rPr>
        <w:kern w:val="0"/>
        <w:sz w:val="15"/>
        <w:szCs w:val="15"/>
      </w:rPr>
      <w:t xml:space="preserve"> 280T-S</w:t>
    </w:r>
    <w:r w:rsidRPr="009A4B40">
      <w:rPr>
        <w:rFonts w:hint="eastAsia"/>
        <w:kern w:val="0"/>
        <w:sz w:val="15"/>
        <w:szCs w:val="15"/>
      </w:rPr>
      <w:t xml:space="preserve"> Ultrasonic </w:t>
    </w:r>
    <w:r w:rsidRPr="009A4B40">
      <w:rPr>
        <w:kern w:val="0"/>
        <w:sz w:val="15"/>
        <w:szCs w:val="15"/>
      </w:rPr>
      <w:t>Heat M</w:t>
    </w:r>
    <w:r w:rsidRPr="009A4B40">
      <w:rPr>
        <w:rFonts w:hint="eastAsia"/>
        <w:kern w:val="0"/>
        <w:sz w:val="15"/>
        <w:szCs w:val="15"/>
      </w:rPr>
      <w:t>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577C7"/>
    <w:multiLevelType w:val="multilevel"/>
    <w:tmpl w:val="070577C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1CBB6B98"/>
    <w:multiLevelType w:val="multilevel"/>
    <w:tmpl w:val="1CBB6B98"/>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 w15:restartNumberingAfterBreak="0">
    <w:nsid w:val="1F9F472F"/>
    <w:multiLevelType w:val="multilevel"/>
    <w:tmpl w:val="1F9F472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2E6175A1"/>
    <w:multiLevelType w:val="multilevel"/>
    <w:tmpl w:val="2E6175A1"/>
    <w:lvl w:ilvl="0">
      <w:start w:val="1"/>
      <w:numFmt w:val="bullet"/>
      <w:lvlText w:val=""/>
      <w:lvlJc w:val="left"/>
      <w:pPr>
        <w:ind w:left="510" w:hanging="360"/>
      </w:pPr>
      <w:rPr>
        <w:rFonts w:ascii="Symbol" w:hAnsi="Symbol" w:hint="default"/>
      </w:rPr>
    </w:lvl>
    <w:lvl w:ilvl="1" w:tentative="1">
      <w:start w:val="1"/>
      <w:numFmt w:val="bullet"/>
      <w:lvlText w:val="o"/>
      <w:lvlJc w:val="left"/>
      <w:pPr>
        <w:ind w:left="1230" w:hanging="360"/>
      </w:pPr>
      <w:rPr>
        <w:rFonts w:ascii="Courier New" w:hAnsi="Courier New" w:cs="Courier New" w:hint="default"/>
      </w:rPr>
    </w:lvl>
    <w:lvl w:ilvl="2" w:tentative="1">
      <w:start w:val="1"/>
      <w:numFmt w:val="bullet"/>
      <w:lvlText w:val=""/>
      <w:lvlJc w:val="left"/>
      <w:pPr>
        <w:ind w:left="1950" w:hanging="360"/>
      </w:pPr>
      <w:rPr>
        <w:rFonts w:ascii="Wingdings" w:hAnsi="Wingdings" w:hint="default"/>
      </w:rPr>
    </w:lvl>
    <w:lvl w:ilvl="3" w:tentative="1">
      <w:start w:val="1"/>
      <w:numFmt w:val="bullet"/>
      <w:lvlText w:val=""/>
      <w:lvlJc w:val="left"/>
      <w:pPr>
        <w:ind w:left="2670" w:hanging="360"/>
      </w:pPr>
      <w:rPr>
        <w:rFonts w:ascii="Symbol" w:hAnsi="Symbol" w:hint="default"/>
      </w:rPr>
    </w:lvl>
    <w:lvl w:ilvl="4" w:tentative="1">
      <w:start w:val="1"/>
      <w:numFmt w:val="bullet"/>
      <w:lvlText w:val="o"/>
      <w:lvlJc w:val="left"/>
      <w:pPr>
        <w:ind w:left="3390" w:hanging="360"/>
      </w:pPr>
      <w:rPr>
        <w:rFonts w:ascii="Courier New" w:hAnsi="Courier New" w:cs="Courier New" w:hint="default"/>
      </w:rPr>
    </w:lvl>
    <w:lvl w:ilvl="5" w:tentative="1">
      <w:start w:val="1"/>
      <w:numFmt w:val="bullet"/>
      <w:lvlText w:val=""/>
      <w:lvlJc w:val="left"/>
      <w:pPr>
        <w:ind w:left="4110" w:hanging="360"/>
      </w:pPr>
      <w:rPr>
        <w:rFonts w:ascii="Wingdings" w:hAnsi="Wingdings" w:hint="default"/>
      </w:rPr>
    </w:lvl>
    <w:lvl w:ilvl="6" w:tentative="1">
      <w:start w:val="1"/>
      <w:numFmt w:val="bullet"/>
      <w:lvlText w:val=""/>
      <w:lvlJc w:val="left"/>
      <w:pPr>
        <w:ind w:left="4830" w:hanging="360"/>
      </w:pPr>
      <w:rPr>
        <w:rFonts w:ascii="Symbol" w:hAnsi="Symbol" w:hint="default"/>
      </w:rPr>
    </w:lvl>
    <w:lvl w:ilvl="7" w:tentative="1">
      <w:start w:val="1"/>
      <w:numFmt w:val="bullet"/>
      <w:lvlText w:val="o"/>
      <w:lvlJc w:val="left"/>
      <w:pPr>
        <w:ind w:left="5550" w:hanging="360"/>
      </w:pPr>
      <w:rPr>
        <w:rFonts w:ascii="Courier New" w:hAnsi="Courier New" w:cs="Courier New" w:hint="default"/>
      </w:rPr>
    </w:lvl>
    <w:lvl w:ilvl="8" w:tentative="1">
      <w:start w:val="1"/>
      <w:numFmt w:val="bullet"/>
      <w:lvlText w:val=""/>
      <w:lvlJc w:val="left"/>
      <w:pPr>
        <w:ind w:left="6270" w:hanging="360"/>
      </w:pPr>
      <w:rPr>
        <w:rFonts w:ascii="Wingdings" w:hAnsi="Wingdings" w:hint="default"/>
      </w:rPr>
    </w:lvl>
  </w:abstractNum>
  <w:abstractNum w:abstractNumId="4" w15:restartNumberingAfterBreak="0">
    <w:nsid w:val="331449CE"/>
    <w:multiLevelType w:val="hybridMultilevel"/>
    <w:tmpl w:val="8C8A07F4"/>
    <w:lvl w:ilvl="0" w:tplc="781665B6">
      <w:start w:val="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9192633"/>
    <w:multiLevelType w:val="multilevel"/>
    <w:tmpl w:val="3919263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3AD83DB7"/>
    <w:multiLevelType w:val="multilevel"/>
    <w:tmpl w:val="3AD83DB7"/>
    <w:lvl w:ilvl="0">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7" w15:restartNumberingAfterBreak="0">
    <w:nsid w:val="3E197572"/>
    <w:multiLevelType w:val="multilevel"/>
    <w:tmpl w:val="3E197572"/>
    <w:lvl w:ilvl="0">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8" w15:restartNumberingAfterBreak="0">
    <w:nsid w:val="3F5D1B1E"/>
    <w:multiLevelType w:val="multilevel"/>
    <w:tmpl w:val="3F5D1B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40B07131"/>
    <w:multiLevelType w:val="multilevel"/>
    <w:tmpl w:val="40B07131"/>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 w15:restartNumberingAfterBreak="0">
    <w:nsid w:val="474B4C62"/>
    <w:multiLevelType w:val="multilevel"/>
    <w:tmpl w:val="474B4C6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1" w15:restartNumberingAfterBreak="0">
    <w:nsid w:val="4CAC1B45"/>
    <w:multiLevelType w:val="multilevel"/>
    <w:tmpl w:val="4CAC1B4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52710C89"/>
    <w:multiLevelType w:val="multilevel"/>
    <w:tmpl w:val="52710C8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550E459B"/>
    <w:multiLevelType w:val="multilevel"/>
    <w:tmpl w:val="550E459B"/>
    <w:lvl w:ilvl="0">
      <w:start w:val="1"/>
      <w:numFmt w:val="bullet"/>
      <w:lvlText w:val=""/>
      <w:lvlJc w:val="left"/>
      <w:pPr>
        <w:ind w:left="788" w:hanging="360"/>
      </w:pPr>
      <w:rPr>
        <w:rFonts w:ascii="Symbol" w:hAnsi="Symbol" w:hint="default"/>
      </w:rPr>
    </w:lvl>
    <w:lvl w:ilvl="1" w:tentative="1">
      <w:start w:val="1"/>
      <w:numFmt w:val="bullet"/>
      <w:lvlText w:val="o"/>
      <w:lvlJc w:val="left"/>
      <w:pPr>
        <w:ind w:left="1508" w:hanging="360"/>
      </w:pPr>
      <w:rPr>
        <w:rFonts w:ascii="Courier New" w:hAnsi="Courier New" w:cs="Courier New" w:hint="default"/>
      </w:rPr>
    </w:lvl>
    <w:lvl w:ilvl="2" w:tentative="1">
      <w:start w:val="1"/>
      <w:numFmt w:val="bullet"/>
      <w:lvlText w:val=""/>
      <w:lvlJc w:val="left"/>
      <w:pPr>
        <w:ind w:left="2228" w:hanging="360"/>
      </w:pPr>
      <w:rPr>
        <w:rFonts w:ascii="Wingdings" w:hAnsi="Wingdings" w:hint="default"/>
      </w:rPr>
    </w:lvl>
    <w:lvl w:ilvl="3" w:tentative="1">
      <w:start w:val="1"/>
      <w:numFmt w:val="bullet"/>
      <w:lvlText w:val=""/>
      <w:lvlJc w:val="left"/>
      <w:pPr>
        <w:ind w:left="2948" w:hanging="360"/>
      </w:pPr>
      <w:rPr>
        <w:rFonts w:ascii="Symbol" w:hAnsi="Symbol" w:hint="default"/>
      </w:rPr>
    </w:lvl>
    <w:lvl w:ilvl="4" w:tentative="1">
      <w:start w:val="1"/>
      <w:numFmt w:val="bullet"/>
      <w:lvlText w:val="o"/>
      <w:lvlJc w:val="left"/>
      <w:pPr>
        <w:ind w:left="3668" w:hanging="360"/>
      </w:pPr>
      <w:rPr>
        <w:rFonts w:ascii="Courier New" w:hAnsi="Courier New" w:cs="Courier New" w:hint="default"/>
      </w:rPr>
    </w:lvl>
    <w:lvl w:ilvl="5" w:tentative="1">
      <w:start w:val="1"/>
      <w:numFmt w:val="bullet"/>
      <w:lvlText w:val=""/>
      <w:lvlJc w:val="left"/>
      <w:pPr>
        <w:ind w:left="4388" w:hanging="360"/>
      </w:pPr>
      <w:rPr>
        <w:rFonts w:ascii="Wingdings" w:hAnsi="Wingdings" w:hint="default"/>
      </w:rPr>
    </w:lvl>
    <w:lvl w:ilvl="6" w:tentative="1">
      <w:start w:val="1"/>
      <w:numFmt w:val="bullet"/>
      <w:lvlText w:val=""/>
      <w:lvlJc w:val="left"/>
      <w:pPr>
        <w:ind w:left="5108" w:hanging="360"/>
      </w:pPr>
      <w:rPr>
        <w:rFonts w:ascii="Symbol" w:hAnsi="Symbol" w:hint="default"/>
      </w:rPr>
    </w:lvl>
    <w:lvl w:ilvl="7" w:tentative="1">
      <w:start w:val="1"/>
      <w:numFmt w:val="bullet"/>
      <w:lvlText w:val="o"/>
      <w:lvlJc w:val="left"/>
      <w:pPr>
        <w:ind w:left="5828" w:hanging="360"/>
      </w:pPr>
      <w:rPr>
        <w:rFonts w:ascii="Courier New" w:hAnsi="Courier New" w:cs="Courier New" w:hint="default"/>
      </w:rPr>
    </w:lvl>
    <w:lvl w:ilvl="8" w:tentative="1">
      <w:start w:val="1"/>
      <w:numFmt w:val="bullet"/>
      <w:lvlText w:val=""/>
      <w:lvlJc w:val="left"/>
      <w:pPr>
        <w:ind w:left="6548" w:hanging="360"/>
      </w:pPr>
      <w:rPr>
        <w:rFonts w:ascii="Wingdings" w:hAnsi="Wingdings" w:hint="default"/>
      </w:rPr>
    </w:lvl>
  </w:abstractNum>
  <w:abstractNum w:abstractNumId="14" w15:restartNumberingAfterBreak="0">
    <w:nsid w:val="58E17652"/>
    <w:multiLevelType w:val="multilevel"/>
    <w:tmpl w:val="58E1765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5FE5274C"/>
    <w:multiLevelType w:val="multilevel"/>
    <w:tmpl w:val="5FE5274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6" w15:restartNumberingAfterBreak="0">
    <w:nsid w:val="7461750A"/>
    <w:multiLevelType w:val="multilevel"/>
    <w:tmpl w:val="7461750A"/>
    <w:lvl w:ilvl="0">
      <w:numFmt w:val="bullet"/>
      <w:lvlText w:val="-"/>
      <w:lvlJc w:val="left"/>
      <w:pPr>
        <w:ind w:left="1260" w:hanging="360"/>
      </w:pPr>
      <w:rPr>
        <w:rFonts w:ascii="Arial" w:eastAsia="宋体" w:hAnsi="Arial" w:cs="Arial" w:hint="default"/>
      </w:rPr>
    </w:lvl>
    <w:lvl w:ilvl="1" w:tentative="1">
      <w:start w:val="1"/>
      <w:numFmt w:val="bullet"/>
      <w:lvlText w:val="o"/>
      <w:lvlJc w:val="left"/>
      <w:pPr>
        <w:ind w:left="1980" w:hanging="360"/>
      </w:pPr>
      <w:rPr>
        <w:rFonts w:ascii="Courier New" w:hAnsi="Courier New" w:cs="Courier New" w:hint="default"/>
      </w:rPr>
    </w:lvl>
    <w:lvl w:ilvl="2" w:tentative="1">
      <w:start w:val="1"/>
      <w:numFmt w:val="bullet"/>
      <w:lvlText w:val=""/>
      <w:lvlJc w:val="left"/>
      <w:pPr>
        <w:ind w:left="2700" w:hanging="360"/>
      </w:pPr>
      <w:rPr>
        <w:rFonts w:ascii="Wingdings" w:hAnsi="Wingdings" w:hint="default"/>
      </w:rPr>
    </w:lvl>
    <w:lvl w:ilvl="3" w:tentative="1">
      <w:start w:val="1"/>
      <w:numFmt w:val="bullet"/>
      <w:lvlText w:val=""/>
      <w:lvlJc w:val="left"/>
      <w:pPr>
        <w:ind w:left="3420" w:hanging="360"/>
      </w:pPr>
      <w:rPr>
        <w:rFonts w:ascii="Symbol" w:hAnsi="Symbol" w:hint="default"/>
      </w:rPr>
    </w:lvl>
    <w:lvl w:ilvl="4" w:tentative="1">
      <w:start w:val="1"/>
      <w:numFmt w:val="bullet"/>
      <w:lvlText w:val="o"/>
      <w:lvlJc w:val="left"/>
      <w:pPr>
        <w:ind w:left="4140" w:hanging="360"/>
      </w:pPr>
      <w:rPr>
        <w:rFonts w:ascii="Courier New" w:hAnsi="Courier New" w:cs="Courier New" w:hint="default"/>
      </w:rPr>
    </w:lvl>
    <w:lvl w:ilvl="5" w:tentative="1">
      <w:start w:val="1"/>
      <w:numFmt w:val="bullet"/>
      <w:lvlText w:val=""/>
      <w:lvlJc w:val="left"/>
      <w:pPr>
        <w:ind w:left="4860" w:hanging="360"/>
      </w:pPr>
      <w:rPr>
        <w:rFonts w:ascii="Wingdings" w:hAnsi="Wingdings" w:hint="default"/>
      </w:rPr>
    </w:lvl>
    <w:lvl w:ilvl="6" w:tentative="1">
      <w:start w:val="1"/>
      <w:numFmt w:val="bullet"/>
      <w:lvlText w:val=""/>
      <w:lvlJc w:val="left"/>
      <w:pPr>
        <w:ind w:left="5580" w:hanging="360"/>
      </w:pPr>
      <w:rPr>
        <w:rFonts w:ascii="Symbol" w:hAnsi="Symbol" w:hint="default"/>
      </w:rPr>
    </w:lvl>
    <w:lvl w:ilvl="7" w:tentative="1">
      <w:start w:val="1"/>
      <w:numFmt w:val="bullet"/>
      <w:lvlText w:val="o"/>
      <w:lvlJc w:val="left"/>
      <w:pPr>
        <w:ind w:left="6300" w:hanging="360"/>
      </w:pPr>
      <w:rPr>
        <w:rFonts w:ascii="Courier New" w:hAnsi="Courier New" w:cs="Courier New" w:hint="default"/>
      </w:rPr>
    </w:lvl>
    <w:lvl w:ilvl="8" w:tentative="1">
      <w:start w:val="1"/>
      <w:numFmt w:val="bullet"/>
      <w:lvlText w:val=""/>
      <w:lvlJc w:val="left"/>
      <w:pPr>
        <w:ind w:left="7020" w:hanging="360"/>
      </w:pPr>
      <w:rPr>
        <w:rFonts w:ascii="Wingdings" w:hAnsi="Wingdings" w:hint="default"/>
      </w:rPr>
    </w:lvl>
  </w:abstractNum>
  <w:abstractNum w:abstractNumId="17" w15:restartNumberingAfterBreak="0">
    <w:nsid w:val="78CA3A92"/>
    <w:multiLevelType w:val="hybridMultilevel"/>
    <w:tmpl w:val="1E7A83BC"/>
    <w:lvl w:ilvl="0" w:tplc="3492193A">
      <w:start w:val="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3"/>
  </w:num>
  <w:num w:numId="3">
    <w:abstractNumId w:val="3"/>
  </w:num>
  <w:num w:numId="4">
    <w:abstractNumId w:val="16"/>
  </w:num>
  <w:num w:numId="5">
    <w:abstractNumId w:val="0"/>
  </w:num>
  <w:num w:numId="6">
    <w:abstractNumId w:val="14"/>
  </w:num>
  <w:num w:numId="7">
    <w:abstractNumId w:val="5"/>
  </w:num>
  <w:num w:numId="8">
    <w:abstractNumId w:val="9"/>
  </w:num>
  <w:num w:numId="9">
    <w:abstractNumId w:val="6"/>
  </w:num>
  <w:num w:numId="10">
    <w:abstractNumId w:val="15"/>
  </w:num>
  <w:num w:numId="11">
    <w:abstractNumId w:val="1"/>
  </w:num>
  <w:num w:numId="12">
    <w:abstractNumId w:val="2"/>
  </w:num>
  <w:num w:numId="13">
    <w:abstractNumId w:val="10"/>
  </w:num>
  <w:num w:numId="14">
    <w:abstractNumId w:val="12"/>
  </w:num>
  <w:num w:numId="15">
    <w:abstractNumId w:val="11"/>
  </w:num>
  <w:num w:numId="16">
    <w:abstractNumId w:val="7"/>
  </w:num>
  <w:num w:numId="17">
    <w:abstractNumId w:val="1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20F"/>
    <w:rsid w:val="000034DB"/>
    <w:rsid w:val="00003F0F"/>
    <w:rsid w:val="00021BCA"/>
    <w:rsid w:val="000231C5"/>
    <w:rsid w:val="00023A50"/>
    <w:rsid w:val="00024284"/>
    <w:rsid w:val="00031503"/>
    <w:rsid w:val="000345C6"/>
    <w:rsid w:val="00035D21"/>
    <w:rsid w:val="0003793D"/>
    <w:rsid w:val="00044F4C"/>
    <w:rsid w:val="00047723"/>
    <w:rsid w:val="00050CF8"/>
    <w:rsid w:val="00056431"/>
    <w:rsid w:val="000567E3"/>
    <w:rsid w:val="00060DFB"/>
    <w:rsid w:val="000625A0"/>
    <w:rsid w:val="0006533C"/>
    <w:rsid w:val="00066E07"/>
    <w:rsid w:val="00066FF4"/>
    <w:rsid w:val="00067ED2"/>
    <w:rsid w:val="00071185"/>
    <w:rsid w:val="00072E8A"/>
    <w:rsid w:val="00074C72"/>
    <w:rsid w:val="00080399"/>
    <w:rsid w:val="00081337"/>
    <w:rsid w:val="000849B1"/>
    <w:rsid w:val="00086B12"/>
    <w:rsid w:val="00087506"/>
    <w:rsid w:val="000943C7"/>
    <w:rsid w:val="00095EB0"/>
    <w:rsid w:val="00096E0B"/>
    <w:rsid w:val="0009725A"/>
    <w:rsid w:val="00097560"/>
    <w:rsid w:val="000A0A06"/>
    <w:rsid w:val="000A1803"/>
    <w:rsid w:val="000B17AB"/>
    <w:rsid w:val="000B196B"/>
    <w:rsid w:val="000B2DE5"/>
    <w:rsid w:val="000B46AF"/>
    <w:rsid w:val="000B7B72"/>
    <w:rsid w:val="000C0D15"/>
    <w:rsid w:val="000C0E1C"/>
    <w:rsid w:val="000C2EFC"/>
    <w:rsid w:val="000C30BD"/>
    <w:rsid w:val="000D2176"/>
    <w:rsid w:val="000D4082"/>
    <w:rsid w:val="000D5AE0"/>
    <w:rsid w:val="000D5BCD"/>
    <w:rsid w:val="000D6D16"/>
    <w:rsid w:val="000E0D62"/>
    <w:rsid w:val="000E6175"/>
    <w:rsid w:val="000E7801"/>
    <w:rsid w:val="000E7C62"/>
    <w:rsid w:val="00100E60"/>
    <w:rsid w:val="00101E5F"/>
    <w:rsid w:val="00102D78"/>
    <w:rsid w:val="001138DF"/>
    <w:rsid w:val="0011396C"/>
    <w:rsid w:val="00113FB1"/>
    <w:rsid w:val="0011732E"/>
    <w:rsid w:val="00120EA3"/>
    <w:rsid w:val="00122761"/>
    <w:rsid w:val="0012755A"/>
    <w:rsid w:val="00127D84"/>
    <w:rsid w:val="001319B1"/>
    <w:rsid w:val="0013790D"/>
    <w:rsid w:val="0014029E"/>
    <w:rsid w:val="001435A8"/>
    <w:rsid w:val="00145252"/>
    <w:rsid w:val="0014774E"/>
    <w:rsid w:val="0015107D"/>
    <w:rsid w:val="00153F66"/>
    <w:rsid w:val="001574B9"/>
    <w:rsid w:val="00160BE8"/>
    <w:rsid w:val="0016250E"/>
    <w:rsid w:val="001634C9"/>
    <w:rsid w:val="00167B15"/>
    <w:rsid w:val="00175B44"/>
    <w:rsid w:val="00175EAA"/>
    <w:rsid w:val="001817EB"/>
    <w:rsid w:val="0018425A"/>
    <w:rsid w:val="00187EE9"/>
    <w:rsid w:val="00191278"/>
    <w:rsid w:val="00192B23"/>
    <w:rsid w:val="001A1474"/>
    <w:rsid w:val="001A28E9"/>
    <w:rsid w:val="001A2B2F"/>
    <w:rsid w:val="001A59E5"/>
    <w:rsid w:val="001B06A9"/>
    <w:rsid w:val="001B11F1"/>
    <w:rsid w:val="001B1B39"/>
    <w:rsid w:val="001B7238"/>
    <w:rsid w:val="001C303A"/>
    <w:rsid w:val="001C30F0"/>
    <w:rsid w:val="001C374C"/>
    <w:rsid w:val="001C395D"/>
    <w:rsid w:val="001C408E"/>
    <w:rsid w:val="001C4820"/>
    <w:rsid w:val="001C7C21"/>
    <w:rsid w:val="001D17C2"/>
    <w:rsid w:val="001D1906"/>
    <w:rsid w:val="001D4457"/>
    <w:rsid w:val="001D47B8"/>
    <w:rsid w:val="001D50FB"/>
    <w:rsid w:val="001D679B"/>
    <w:rsid w:val="001D7589"/>
    <w:rsid w:val="001E6C70"/>
    <w:rsid w:val="001E7EE8"/>
    <w:rsid w:val="001F693D"/>
    <w:rsid w:val="001F7FE7"/>
    <w:rsid w:val="002034C9"/>
    <w:rsid w:val="00205A41"/>
    <w:rsid w:val="0020684A"/>
    <w:rsid w:val="00211C9E"/>
    <w:rsid w:val="0021656D"/>
    <w:rsid w:val="00220BD0"/>
    <w:rsid w:val="002234B8"/>
    <w:rsid w:val="00223D7C"/>
    <w:rsid w:val="00224A27"/>
    <w:rsid w:val="002326EC"/>
    <w:rsid w:val="002334D2"/>
    <w:rsid w:val="00233EBC"/>
    <w:rsid w:val="00234ED9"/>
    <w:rsid w:val="00235131"/>
    <w:rsid w:val="00240734"/>
    <w:rsid w:val="002428CC"/>
    <w:rsid w:val="00242A1E"/>
    <w:rsid w:val="00242A67"/>
    <w:rsid w:val="00245D3C"/>
    <w:rsid w:val="00246904"/>
    <w:rsid w:val="00253B85"/>
    <w:rsid w:val="002564F9"/>
    <w:rsid w:val="002606FF"/>
    <w:rsid w:val="002630EE"/>
    <w:rsid w:val="00266465"/>
    <w:rsid w:val="00266BD6"/>
    <w:rsid w:val="00277154"/>
    <w:rsid w:val="002813C8"/>
    <w:rsid w:val="00285D2C"/>
    <w:rsid w:val="00286CD4"/>
    <w:rsid w:val="00287D43"/>
    <w:rsid w:val="002916B9"/>
    <w:rsid w:val="002A1762"/>
    <w:rsid w:val="002A32AA"/>
    <w:rsid w:val="002B37BC"/>
    <w:rsid w:val="002B5C45"/>
    <w:rsid w:val="002C1E39"/>
    <w:rsid w:val="002D044A"/>
    <w:rsid w:val="002D316F"/>
    <w:rsid w:val="002D435C"/>
    <w:rsid w:val="002D557F"/>
    <w:rsid w:val="002E3F63"/>
    <w:rsid w:val="002E49DA"/>
    <w:rsid w:val="002F0DF8"/>
    <w:rsid w:val="002F0FB3"/>
    <w:rsid w:val="002F1394"/>
    <w:rsid w:val="002F416C"/>
    <w:rsid w:val="002F4B58"/>
    <w:rsid w:val="00300416"/>
    <w:rsid w:val="0030779F"/>
    <w:rsid w:val="00315D2C"/>
    <w:rsid w:val="00326F2A"/>
    <w:rsid w:val="00331F8C"/>
    <w:rsid w:val="00332E2B"/>
    <w:rsid w:val="00333494"/>
    <w:rsid w:val="00333EC5"/>
    <w:rsid w:val="00334073"/>
    <w:rsid w:val="003359CF"/>
    <w:rsid w:val="00340A7F"/>
    <w:rsid w:val="0034137A"/>
    <w:rsid w:val="00344EE1"/>
    <w:rsid w:val="003473E5"/>
    <w:rsid w:val="00350E0C"/>
    <w:rsid w:val="00350E37"/>
    <w:rsid w:val="00356C87"/>
    <w:rsid w:val="00364A85"/>
    <w:rsid w:val="003675CB"/>
    <w:rsid w:val="00374EA8"/>
    <w:rsid w:val="003762E0"/>
    <w:rsid w:val="00377D5D"/>
    <w:rsid w:val="0038139F"/>
    <w:rsid w:val="00381A6B"/>
    <w:rsid w:val="00381C04"/>
    <w:rsid w:val="00382AAF"/>
    <w:rsid w:val="0038334F"/>
    <w:rsid w:val="0039092C"/>
    <w:rsid w:val="00390DE5"/>
    <w:rsid w:val="003A382B"/>
    <w:rsid w:val="003A45FB"/>
    <w:rsid w:val="003A48C1"/>
    <w:rsid w:val="003A52BE"/>
    <w:rsid w:val="003B1DB4"/>
    <w:rsid w:val="003B7D67"/>
    <w:rsid w:val="003C1D5F"/>
    <w:rsid w:val="003C2678"/>
    <w:rsid w:val="003D3D63"/>
    <w:rsid w:val="003D5C2A"/>
    <w:rsid w:val="003F13BC"/>
    <w:rsid w:val="003F4335"/>
    <w:rsid w:val="003F77B9"/>
    <w:rsid w:val="004007BD"/>
    <w:rsid w:val="0040277C"/>
    <w:rsid w:val="0040790A"/>
    <w:rsid w:val="00407EA8"/>
    <w:rsid w:val="0041089E"/>
    <w:rsid w:val="00413519"/>
    <w:rsid w:val="0041366F"/>
    <w:rsid w:val="00415C19"/>
    <w:rsid w:val="00417109"/>
    <w:rsid w:val="00417B42"/>
    <w:rsid w:val="0042382B"/>
    <w:rsid w:val="004314ED"/>
    <w:rsid w:val="00444902"/>
    <w:rsid w:val="004517A6"/>
    <w:rsid w:val="004552D5"/>
    <w:rsid w:val="00457ED4"/>
    <w:rsid w:val="00461291"/>
    <w:rsid w:val="00471466"/>
    <w:rsid w:val="00471804"/>
    <w:rsid w:val="00471940"/>
    <w:rsid w:val="0047210E"/>
    <w:rsid w:val="00473019"/>
    <w:rsid w:val="0047667B"/>
    <w:rsid w:val="0047671E"/>
    <w:rsid w:val="00477C97"/>
    <w:rsid w:val="00490F76"/>
    <w:rsid w:val="00493E30"/>
    <w:rsid w:val="00496FC7"/>
    <w:rsid w:val="00497B3A"/>
    <w:rsid w:val="004A0CAE"/>
    <w:rsid w:val="004A1D26"/>
    <w:rsid w:val="004A707F"/>
    <w:rsid w:val="004B1EF1"/>
    <w:rsid w:val="004B24FF"/>
    <w:rsid w:val="004B5285"/>
    <w:rsid w:val="004C1985"/>
    <w:rsid w:val="004C7ED1"/>
    <w:rsid w:val="004D0005"/>
    <w:rsid w:val="004D010C"/>
    <w:rsid w:val="004D5AAC"/>
    <w:rsid w:val="004E2991"/>
    <w:rsid w:val="004E2A1E"/>
    <w:rsid w:val="004E39B5"/>
    <w:rsid w:val="004E60C3"/>
    <w:rsid w:val="004E778A"/>
    <w:rsid w:val="004F3454"/>
    <w:rsid w:val="004F4ED7"/>
    <w:rsid w:val="004F5E8E"/>
    <w:rsid w:val="00501517"/>
    <w:rsid w:val="0050358E"/>
    <w:rsid w:val="00510A20"/>
    <w:rsid w:val="00511668"/>
    <w:rsid w:val="00511993"/>
    <w:rsid w:val="00514ECC"/>
    <w:rsid w:val="00516C28"/>
    <w:rsid w:val="00522FB6"/>
    <w:rsid w:val="005238A4"/>
    <w:rsid w:val="00525D89"/>
    <w:rsid w:val="00525F95"/>
    <w:rsid w:val="00530126"/>
    <w:rsid w:val="00532667"/>
    <w:rsid w:val="0053331B"/>
    <w:rsid w:val="00535F63"/>
    <w:rsid w:val="00537406"/>
    <w:rsid w:val="00541A60"/>
    <w:rsid w:val="00546A09"/>
    <w:rsid w:val="00550929"/>
    <w:rsid w:val="005565FC"/>
    <w:rsid w:val="0056013B"/>
    <w:rsid w:val="00561E4F"/>
    <w:rsid w:val="00563F01"/>
    <w:rsid w:val="0056444D"/>
    <w:rsid w:val="00566BEB"/>
    <w:rsid w:val="00570484"/>
    <w:rsid w:val="0057078A"/>
    <w:rsid w:val="005717C5"/>
    <w:rsid w:val="0057569C"/>
    <w:rsid w:val="005763BC"/>
    <w:rsid w:val="00577943"/>
    <w:rsid w:val="00582772"/>
    <w:rsid w:val="005837ED"/>
    <w:rsid w:val="005839B3"/>
    <w:rsid w:val="0059079C"/>
    <w:rsid w:val="005A2905"/>
    <w:rsid w:val="005A2B78"/>
    <w:rsid w:val="005A62A7"/>
    <w:rsid w:val="005B430A"/>
    <w:rsid w:val="005B519B"/>
    <w:rsid w:val="005B7D00"/>
    <w:rsid w:val="005C0132"/>
    <w:rsid w:val="005D2EDE"/>
    <w:rsid w:val="005D4D19"/>
    <w:rsid w:val="005D6525"/>
    <w:rsid w:val="005D77E3"/>
    <w:rsid w:val="005F00CB"/>
    <w:rsid w:val="00604E8A"/>
    <w:rsid w:val="00606360"/>
    <w:rsid w:val="006104A3"/>
    <w:rsid w:val="006114C3"/>
    <w:rsid w:val="00630316"/>
    <w:rsid w:val="00636B69"/>
    <w:rsid w:val="006372A2"/>
    <w:rsid w:val="0064185F"/>
    <w:rsid w:val="00643831"/>
    <w:rsid w:val="0064730E"/>
    <w:rsid w:val="00652E1A"/>
    <w:rsid w:val="00655141"/>
    <w:rsid w:val="0066071C"/>
    <w:rsid w:val="006637DF"/>
    <w:rsid w:val="006728A5"/>
    <w:rsid w:val="006737E0"/>
    <w:rsid w:val="00674FB4"/>
    <w:rsid w:val="006800A5"/>
    <w:rsid w:val="00683105"/>
    <w:rsid w:val="0068425E"/>
    <w:rsid w:val="006842AA"/>
    <w:rsid w:val="00694FAE"/>
    <w:rsid w:val="00695245"/>
    <w:rsid w:val="00696CA3"/>
    <w:rsid w:val="00697321"/>
    <w:rsid w:val="006B0A02"/>
    <w:rsid w:val="006B35C6"/>
    <w:rsid w:val="006B6B9D"/>
    <w:rsid w:val="006B7F4F"/>
    <w:rsid w:val="006D3612"/>
    <w:rsid w:val="006D3F8A"/>
    <w:rsid w:val="006D44EB"/>
    <w:rsid w:val="006D5FFF"/>
    <w:rsid w:val="006D66ED"/>
    <w:rsid w:val="006D6ED3"/>
    <w:rsid w:val="006E5F62"/>
    <w:rsid w:val="006F2D0B"/>
    <w:rsid w:val="006F329E"/>
    <w:rsid w:val="006F5619"/>
    <w:rsid w:val="006F743D"/>
    <w:rsid w:val="007008ED"/>
    <w:rsid w:val="00705A95"/>
    <w:rsid w:val="00706062"/>
    <w:rsid w:val="0071217B"/>
    <w:rsid w:val="00712926"/>
    <w:rsid w:val="007129EB"/>
    <w:rsid w:val="00716228"/>
    <w:rsid w:val="00720A52"/>
    <w:rsid w:val="007229A9"/>
    <w:rsid w:val="00736BC0"/>
    <w:rsid w:val="00741F54"/>
    <w:rsid w:val="00750B6B"/>
    <w:rsid w:val="00751099"/>
    <w:rsid w:val="00751617"/>
    <w:rsid w:val="00751947"/>
    <w:rsid w:val="00752F25"/>
    <w:rsid w:val="007547D5"/>
    <w:rsid w:val="00760431"/>
    <w:rsid w:val="0076200D"/>
    <w:rsid w:val="00764C6D"/>
    <w:rsid w:val="00766083"/>
    <w:rsid w:val="00773EC2"/>
    <w:rsid w:val="00780487"/>
    <w:rsid w:val="00780715"/>
    <w:rsid w:val="00784FFE"/>
    <w:rsid w:val="00787385"/>
    <w:rsid w:val="00792919"/>
    <w:rsid w:val="00796DA7"/>
    <w:rsid w:val="00797C26"/>
    <w:rsid w:val="007A0B29"/>
    <w:rsid w:val="007B49F3"/>
    <w:rsid w:val="007B4C6B"/>
    <w:rsid w:val="007B4F58"/>
    <w:rsid w:val="007C4F98"/>
    <w:rsid w:val="007C5187"/>
    <w:rsid w:val="007D5D1A"/>
    <w:rsid w:val="007E1057"/>
    <w:rsid w:val="007E108D"/>
    <w:rsid w:val="007E1897"/>
    <w:rsid w:val="007E7F63"/>
    <w:rsid w:val="007F0930"/>
    <w:rsid w:val="007F2541"/>
    <w:rsid w:val="008029BD"/>
    <w:rsid w:val="00807DC3"/>
    <w:rsid w:val="0081500C"/>
    <w:rsid w:val="00816CEB"/>
    <w:rsid w:val="00820E92"/>
    <w:rsid w:val="00820F45"/>
    <w:rsid w:val="008213DD"/>
    <w:rsid w:val="00830B24"/>
    <w:rsid w:val="00836648"/>
    <w:rsid w:val="008367E7"/>
    <w:rsid w:val="00837205"/>
    <w:rsid w:val="0084589B"/>
    <w:rsid w:val="008471D0"/>
    <w:rsid w:val="00856708"/>
    <w:rsid w:val="00861C7B"/>
    <w:rsid w:val="00863AFD"/>
    <w:rsid w:val="0087022A"/>
    <w:rsid w:val="00876436"/>
    <w:rsid w:val="00876732"/>
    <w:rsid w:val="00882F60"/>
    <w:rsid w:val="00884313"/>
    <w:rsid w:val="00884491"/>
    <w:rsid w:val="00884D50"/>
    <w:rsid w:val="00886573"/>
    <w:rsid w:val="00887686"/>
    <w:rsid w:val="008876EA"/>
    <w:rsid w:val="00890E6E"/>
    <w:rsid w:val="00891450"/>
    <w:rsid w:val="008921F4"/>
    <w:rsid w:val="00892489"/>
    <w:rsid w:val="00893556"/>
    <w:rsid w:val="008A3D68"/>
    <w:rsid w:val="008A60A7"/>
    <w:rsid w:val="008A6C8D"/>
    <w:rsid w:val="008B1262"/>
    <w:rsid w:val="008B1B05"/>
    <w:rsid w:val="008B5109"/>
    <w:rsid w:val="008B61C2"/>
    <w:rsid w:val="008C0BF1"/>
    <w:rsid w:val="008C42E9"/>
    <w:rsid w:val="008C4BB2"/>
    <w:rsid w:val="008C5E12"/>
    <w:rsid w:val="008D0076"/>
    <w:rsid w:val="008D1563"/>
    <w:rsid w:val="008D2564"/>
    <w:rsid w:val="008E075D"/>
    <w:rsid w:val="008E1877"/>
    <w:rsid w:val="008F0D3A"/>
    <w:rsid w:val="008F0F78"/>
    <w:rsid w:val="008F110B"/>
    <w:rsid w:val="008F490B"/>
    <w:rsid w:val="009053CC"/>
    <w:rsid w:val="00915173"/>
    <w:rsid w:val="009248C8"/>
    <w:rsid w:val="0093122C"/>
    <w:rsid w:val="00936A4E"/>
    <w:rsid w:val="00943885"/>
    <w:rsid w:val="00943EFC"/>
    <w:rsid w:val="00944A1E"/>
    <w:rsid w:val="00944ECE"/>
    <w:rsid w:val="00944F5E"/>
    <w:rsid w:val="00947788"/>
    <w:rsid w:val="00950B28"/>
    <w:rsid w:val="0095475B"/>
    <w:rsid w:val="00955F02"/>
    <w:rsid w:val="00965047"/>
    <w:rsid w:val="00971596"/>
    <w:rsid w:val="00972498"/>
    <w:rsid w:val="009742D2"/>
    <w:rsid w:val="00976651"/>
    <w:rsid w:val="00981561"/>
    <w:rsid w:val="00985657"/>
    <w:rsid w:val="0099050B"/>
    <w:rsid w:val="0099230E"/>
    <w:rsid w:val="00993830"/>
    <w:rsid w:val="00997441"/>
    <w:rsid w:val="00997FC9"/>
    <w:rsid w:val="009A092F"/>
    <w:rsid w:val="009A4B40"/>
    <w:rsid w:val="009A4BB1"/>
    <w:rsid w:val="009A537B"/>
    <w:rsid w:val="009A7883"/>
    <w:rsid w:val="009A7BC4"/>
    <w:rsid w:val="009B7B9F"/>
    <w:rsid w:val="009C0637"/>
    <w:rsid w:val="009C3099"/>
    <w:rsid w:val="009C76B0"/>
    <w:rsid w:val="009D0E86"/>
    <w:rsid w:val="009D5C6A"/>
    <w:rsid w:val="009D7A87"/>
    <w:rsid w:val="009E264A"/>
    <w:rsid w:val="009E41AB"/>
    <w:rsid w:val="009E6666"/>
    <w:rsid w:val="009F039A"/>
    <w:rsid w:val="009F044C"/>
    <w:rsid w:val="009F154E"/>
    <w:rsid w:val="009F3604"/>
    <w:rsid w:val="009F42EE"/>
    <w:rsid w:val="009F7488"/>
    <w:rsid w:val="00A047C8"/>
    <w:rsid w:val="00A07564"/>
    <w:rsid w:val="00A07B2A"/>
    <w:rsid w:val="00A1320F"/>
    <w:rsid w:val="00A13D1D"/>
    <w:rsid w:val="00A2091E"/>
    <w:rsid w:val="00A23BA5"/>
    <w:rsid w:val="00A25322"/>
    <w:rsid w:val="00A27364"/>
    <w:rsid w:val="00A322E7"/>
    <w:rsid w:val="00A3493D"/>
    <w:rsid w:val="00A419B8"/>
    <w:rsid w:val="00A42586"/>
    <w:rsid w:val="00A42E91"/>
    <w:rsid w:val="00A44567"/>
    <w:rsid w:val="00A526DC"/>
    <w:rsid w:val="00A52BE6"/>
    <w:rsid w:val="00A5396D"/>
    <w:rsid w:val="00A54CE4"/>
    <w:rsid w:val="00A60B16"/>
    <w:rsid w:val="00A66CA5"/>
    <w:rsid w:val="00A72E53"/>
    <w:rsid w:val="00A747E9"/>
    <w:rsid w:val="00A82C97"/>
    <w:rsid w:val="00A832D6"/>
    <w:rsid w:val="00A90BB5"/>
    <w:rsid w:val="00A931D7"/>
    <w:rsid w:val="00A96594"/>
    <w:rsid w:val="00AA6B94"/>
    <w:rsid w:val="00AB0DDC"/>
    <w:rsid w:val="00AB1398"/>
    <w:rsid w:val="00AC19FE"/>
    <w:rsid w:val="00AC1BB7"/>
    <w:rsid w:val="00AD3C6C"/>
    <w:rsid w:val="00AD3D7F"/>
    <w:rsid w:val="00AD4734"/>
    <w:rsid w:val="00AD5038"/>
    <w:rsid w:val="00AD6036"/>
    <w:rsid w:val="00AE28AD"/>
    <w:rsid w:val="00AF1805"/>
    <w:rsid w:val="00AF1E13"/>
    <w:rsid w:val="00AF5CC2"/>
    <w:rsid w:val="00B00D4A"/>
    <w:rsid w:val="00B07EA5"/>
    <w:rsid w:val="00B10321"/>
    <w:rsid w:val="00B11A96"/>
    <w:rsid w:val="00B12984"/>
    <w:rsid w:val="00B1550F"/>
    <w:rsid w:val="00B200DF"/>
    <w:rsid w:val="00B23670"/>
    <w:rsid w:val="00B2377B"/>
    <w:rsid w:val="00B32549"/>
    <w:rsid w:val="00B33474"/>
    <w:rsid w:val="00B33F0F"/>
    <w:rsid w:val="00B3582E"/>
    <w:rsid w:val="00B426D7"/>
    <w:rsid w:val="00B44454"/>
    <w:rsid w:val="00B44C8A"/>
    <w:rsid w:val="00B57311"/>
    <w:rsid w:val="00B61B9A"/>
    <w:rsid w:val="00B61FA2"/>
    <w:rsid w:val="00B64769"/>
    <w:rsid w:val="00B6585B"/>
    <w:rsid w:val="00B70A13"/>
    <w:rsid w:val="00B73CBA"/>
    <w:rsid w:val="00B80A94"/>
    <w:rsid w:val="00B8160D"/>
    <w:rsid w:val="00B85B34"/>
    <w:rsid w:val="00B92C15"/>
    <w:rsid w:val="00B9402D"/>
    <w:rsid w:val="00BA186E"/>
    <w:rsid w:val="00BA3096"/>
    <w:rsid w:val="00BA4495"/>
    <w:rsid w:val="00BA4DBC"/>
    <w:rsid w:val="00BA5582"/>
    <w:rsid w:val="00BA5BFF"/>
    <w:rsid w:val="00BA6920"/>
    <w:rsid w:val="00BB52A9"/>
    <w:rsid w:val="00BB71CF"/>
    <w:rsid w:val="00BB79A1"/>
    <w:rsid w:val="00BC0AAF"/>
    <w:rsid w:val="00BC52A5"/>
    <w:rsid w:val="00BC736E"/>
    <w:rsid w:val="00BD348F"/>
    <w:rsid w:val="00BE2144"/>
    <w:rsid w:val="00BE231B"/>
    <w:rsid w:val="00BE3B3A"/>
    <w:rsid w:val="00BE5A7D"/>
    <w:rsid w:val="00BF002F"/>
    <w:rsid w:val="00BF26B3"/>
    <w:rsid w:val="00BF7FBA"/>
    <w:rsid w:val="00C02BE7"/>
    <w:rsid w:val="00C0333C"/>
    <w:rsid w:val="00C033C3"/>
    <w:rsid w:val="00C04ED9"/>
    <w:rsid w:val="00C12C48"/>
    <w:rsid w:val="00C12E0D"/>
    <w:rsid w:val="00C17DD4"/>
    <w:rsid w:val="00C22B66"/>
    <w:rsid w:val="00C23AFD"/>
    <w:rsid w:val="00C312D4"/>
    <w:rsid w:val="00C377F8"/>
    <w:rsid w:val="00C458E2"/>
    <w:rsid w:val="00C47245"/>
    <w:rsid w:val="00C52F8A"/>
    <w:rsid w:val="00C64D1A"/>
    <w:rsid w:val="00C6503B"/>
    <w:rsid w:val="00C66C12"/>
    <w:rsid w:val="00C723C2"/>
    <w:rsid w:val="00C7256A"/>
    <w:rsid w:val="00C80AF7"/>
    <w:rsid w:val="00C95488"/>
    <w:rsid w:val="00C969DC"/>
    <w:rsid w:val="00C97F13"/>
    <w:rsid w:val="00CA0E91"/>
    <w:rsid w:val="00CA130A"/>
    <w:rsid w:val="00CA31BF"/>
    <w:rsid w:val="00CA3948"/>
    <w:rsid w:val="00CA5990"/>
    <w:rsid w:val="00CA653B"/>
    <w:rsid w:val="00CA679D"/>
    <w:rsid w:val="00CB2CCE"/>
    <w:rsid w:val="00CB45DA"/>
    <w:rsid w:val="00CC15D5"/>
    <w:rsid w:val="00CD3DAF"/>
    <w:rsid w:val="00CD6BCD"/>
    <w:rsid w:val="00CE510A"/>
    <w:rsid w:val="00CE5245"/>
    <w:rsid w:val="00CE5D58"/>
    <w:rsid w:val="00CF0728"/>
    <w:rsid w:val="00D01B6C"/>
    <w:rsid w:val="00D02D56"/>
    <w:rsid w:val="00D078EB"/>
    <w:rsid w:val="00D13111"/>
    <w:rsid w:val="00D13864"/>
    <w:rsid w:val="00D23E2D"/>
    <w:rsid w:val="00D248A1"/>
    <w:rsid w:val="00D250DF"/>
    <w:rsid w:val="00D27115"/>
    <w:rsid w:val="00D32A93"/>
    <w:rsid w:val="00D3783A"/>
    <w:rsid w:val="00D47878"/>
    <w:rsid w:val="00D52583"/>
    <w:rsid w:val="00D529DD"/>
    <w:rsid w:val="00D53DB0"/>
    <w:rsid w:val="00D53E04"/>
    <w:rsid w:val="00D6102C"/>
    <w:rsid w:val="00D648DC"/>
    <w:rsid w:val="00D7138F"/>
    <w:rsid w:val="00D83506"/>
    <w:rsid w:val="00D844C9"/>
    <w:rsid w:val="00D84A7D"/>
    <w:rsid w:val="00D87D07"/>
    <w:rsid w:val="00D90B73"/>
    <w:rsid w:val="00D9132D"/>
    <w:rsid w:val="00D93DAE"/>
    <w:rsid w:val="00D955AD"/>
    <w:rsid w:val="00DA49E4"/>
    <w:rsid w:val="00DA6F07"/>
    <w:rsid w:val="00DA7E4F"/>
    <w:rsid w:val="00DB5967"/>
    <w:rsid w:val="00DB646C"/>
    <w:rsid w:val="00DD3890"/>
    <w:rsid w:val="00DE18FA"/>
    <w:rsid w:val="00DF1B24"/>
    <w:rsid w:val="00DF21AD"/>
    <w:rsid w:val="00E0061A"/>
    <w:rsid w:val="00E0318B"/>
    <w:rsid w:val="00E04583"/>
    <w:rsid w:val="00E0510E"/>
    <w:rsid w:val="00E05887"/>
    <w:rsid w:val="00E06018"/>
    <w:rsid w:val="00E060EB"/>
    <w:rsid w:val="00E069A4"/>
    <w:rsid w:val="00E072D8"/>
    <w:rsid w:val="00E114E0"/>
    <w:rsid w:val="00E127A0"/>
    <w:rsid w:val="00E22B93"/>
    <w:rsid w:val="00E2359D"/>
    <w:rsid w:val="00E327B9"/>
    <w:rsid w:val="00E334C6"/>
    <w:rsid w:val="00E34681"/>
    <w:rsid w:val="00E36B9B"/>
    <w:rsid w:val="00E37F24"/>
    <w:rsid w:val="00E47373"/>
    <w:rsid w:val="00E55773"/>
    <w:rsid w:val="00E56044"/>
    <w:rsid w:val="00E56176"/>
    <w:rsid w:val="00E57CFD"/>
    <w:rsid w:val="00E61400"/>
    <w:rsid w:val="00E7315E"/>
    <w:rsid w:val="00E74177"/>
    <w:rsid w:val="00E75D1C"/>
    <w:rsid w:val="00E77D9A"/>
    <w:rsid w:val="00E807DD"/>
    <w:rsid w:val="00E82D00"/>
    <w:rsid w:val="00E85FC0"/>
    <w:rsid w:val="00E9437D"/>
    <w:rsid w:val="00E94E9C"/>
    <w:rsid w:val="00E955DB"/>
    <w:rsid w:val="00E97AE3"/>
    <w:rsid w:val="00EA2C34"/>
    <w:rsid w:val="00EA5674"/>
    <w:rsid w:val="00EB24E3"/>
    <w:rsid w:val="00EB5F1E"/>
    <w:rsid w:val="00ED1D9C"/>
    <w:rsid w:val="00ED5545"/>
    <w:rsid w:val="00ED5AE0"/>
    <w:rsid w:val="00ED7844"/>
    <w:rsid w:val="00ED78A8"/>
    <w:rsid w:val="00EE12FB"/>
    <w:rsid w:val="00EE357B"/>
    <w:rsid w:val="00EE5C69"/>
    <w:rsid w:val="00EE7D56"/>
    <w:rsid w:val="00EF17C6"/>
    <w:rsid w:val="00EF1F90"/>
    <w:rsid w:val="00EF327A"/>
    <w:rsid w:val="00EF544C"/>
    <w:rsid w:val="00EF5F07"/>
    <w:rsid w:val="00EF755A"/>
    <w:rsid w:val="00F01ED7"/>
    <w:rsid w:val="00F05F04"/>
    <w:rsid w:val="00F07A1B"/>
    <w:rsid w:val="00F11712"/>
    <w:rsid w:val="00F135AF"/>
    <w:rsid w:val="00F165E6"/>
    <w:rsid w:val="00F20CE1"/>
    <w:rsid w:val="00F22C89"/>
    <w:rsid w:val="00F25B3B"/>
    <w:rsid w:val="00F3736A"/>
    <w:rsid w:val="00F440BF"/>
    <w:rsid w:val="00F462DE"/>
    <w:rsid w:val="00F46850"/>
    <w:rsid w:val="00F568C3"/>
    <w:rsid w:val="00F60202"/>
    <w:rsid w:val="00F61324"/>
    <w:rsid w:val="00F6351B"/>
    <w:rsid w:val="00F657C8"/>
    <w:rsid w:val="00F67BE6"/>
    <w:rsid w:val="00F752B9"/>
    <w:rsid w:val="00F75D90"/>
    <w:rsid w:val="00F75FFB"/>
    <w:rsid w:val="00F766E6"/>
    <w:rsid w:val="00F76DD2"/>
    <w:rsid w:val="00F777AE"/>
    <w:rsid w:val="00F81903"/>
    <w:rsid w:val="00F82A89"/>
    <w:rsid w:val="00F8338D"/>
    <w:rsid w:val="00F849BF"/>
    <w:rsid w:val="00FA2325"/>
    <w:rsid w:val="00FA4D20"/>
    <w:rsid w:val="00FA5F63"/>
    <w:rsid w:val="00FA62E5"/>
    <w:rsid w:val="00FA6696"/>
    <w:rsid w:val="00FB1491"/>
    <w:rsid w:val="00FB4900"/>
    <w:rsid w:val="00FC32F8"/>
    <w:rsid w:val="00FC35E4"/>
    <w:rsid w:val="00FC3B8B"/>
    <w:rsid w:val="00FC57AF"/>
    <w:rsid w:val="00FC78C6"/>
    <w:rsid w:val="00FC7E89"/>
    <w:rsid w:val="00FD072D"/>
    <w:rsid w:val="00FD5FA2"/>
    <w:rsid w:val="00FD6EE1"/>
    <w:rsid w:val="00FE63AC"/>
    <w:rsid w:val="00FF41F1"/>
    <w:rsid w:val="00FF7B6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FC8800D"/>
  <w15:docId w15:val="{0FCFC066-C97E-439A-8FED-5849B2278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320F"/>
    <w:pPr>
      <w:widowControl w:val="0"/>
      <w:jc w:val="both"/>
    </w:pPr>
    <w:rPr>
      <w:kern w:val="2"/>
      <w:sz w:val="15"/>
      <w:szCs w:val="24"/>
    </w:rPr>
  </w:style>
  <w:style w:type="paragraph" w:styleId="1">
    <w:name w:val="heading 1"/>
    <w:basedOn w:val="a"/>
    <w:next w:val="a"/>
    <w:qFormat/>
    <w:rsid w:val="00A1320F"/>
    <w:pPr>
      <w:keepNext/>
      <w:keepLines/>
      <w:spacing w:after="120" w:line="480" w:lineRule="auto"/>
      <w:jc w:val="center"/>
      <w:outlineLvl w:val="0"/>
    </w:pPr>
    <w:rPr>
      <w:b/>
      <w:bCs/>
      <w:kern w:val="44"/>
      <w:sz w:val="30"/>
      <w:szCs w:val="30"/>
    </w:rPr>
  </w:style>
  <w:style w:type="paragraph" w:styleId="2">
    <w:name w:val="heading 2"/>
    <w:basedOn w:val="a"/>
    <w:next w:val="a"/>
    <w:link w:val="2Char"/>
    <w:qFormat/>
    <w:rsid w:val="00A1320F"/>
    <w:pPr>
      <w:keepNext/>
      <w:keepLines/>
      <w:spacing w:line="416" w:lineRule="auto"/>
      <w:ind w:leftChars="100" w:left="100" w:rightChars="100" w:right="100"/>
      <w:outlineLvl w:val="1"/>
    </w:pPr>
    <w:rPr>
      <w:rFonts w:ascii="Arial" w:eastAsia="黑体" w:hAnsi="Arial"/>
      <w:bCs/>
      <w:sz w:val="21"/>
      <w:szCs w:val="32"/>
    </w:rPr>
  </w:style>
  <w:style w:type="paragraph" w:styleId="3">
    <w:name w:val="heading 3"/>
    <w:basedOn w:val="a"/>
    <w:next w:val="a"/>
    <w:qFormat/>
    <w:rsid w:val="00A1320F"/>
    <w:pPr>
      <w:keepNext/>
      <w:keepLines/>
      <w:spacing w:line="416" w:lineRule="auto"/>
      <w:outlineLvl w:val="2"/>
    </w:pPr>
    <w:rPr>
      <w:bCs/>
      <w:sz w:val="18"/>
      <w:szCs w:val="32"/>
    </w:rPr>
  </w:style>
  <w:style w:type="paragraph" w:styleId="7">
    <w:name w:val="heading 7"/>
    <w:basedOn w:val="a"/>
    <w:next w:val="a"/>
    <w:qFormat/>
    <w:rsid w:val="00A1320F"/>
    <w:pPr>
      <w:spacing w:before="240" w:after="60"/>
      <w:outlineLvl w:val="6"/>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A1320F"/>
    <w:pPr>
      <w:widowControl/>
      <w:spacing w:after="200"/>
      <w:jc w:val="left"/>
    </w:pPr>
    <w:rPr>
      <w:rFonts w:ascii="Calibri" w:eastAsia="Calibri" w:hAnsi="Calibri"/>
      <w:b/>
      <w:bCs/>
      <w:color w:val="4F81BD"/>
      <w:kern w:val="0"/>
      <w:sz w:val="18"/>
      <w:szCs w:val="18"/>
      <w:lang w:eastAsia="en-US"/>
    </w:rPr>
  </w:style>
  <w:style w:type="paragraph" w:styleId="a4">
    <w:name w:val="Body Text"/>
    <w:basedOn w:val="a"/>
    <w:rsid w:val="00A1320F"/>
    <w:pPr>
      <w:autoSpaceDE w:val="0"/>
      <w:autoSpaceDN w:val="0"/>
      <w:adjustRightInd w:val="0"/>
      <w:spacing w:line="160" w:lineRule="exact"/>
      <w:jc w:val="center"/>
    </w:pPr>
    <w:rPr>
      <w:rFonts w:ascii="黑体" w:eastAsia="黑体"/>
      <w:szCs w:val="15"/>
    </w:rPr>
  </w:style>
  <w:style w:type="paragraph" w:styleId="a5">
    <w:name w:val="Block Text"/>
    <w:basedOn w:val="a"/>
    <w:rsid w:val="00A1320F"/>
    <w:pPr>
      <w:widowControl/>
      <w:ind w:left="-108" w:right="-108"/>
      <w:jc w:val="center"/>
    </w:pPr>
    <w:rPr>
      <w:rFonts w:ascii="Arial" w:hAnsi="Arial" w:cs="Arial"/>
      <w:kern w:val="0"/>
      <w:sz w:val="21"/>
      <w:szCs w:val="15"/>
    </w:rPr>
  </w:style>
  <w:style w:type="paragraph" w:styleId="30">
    <w:name w:val="toc 3"/>
    <w:basedOn w:val="a"/>
    <w:next w:val="a"/>
    <w:uiPriority w:val="39"/>
    <w:rsid w:val="00A1320F"/>
    <w:pPr>
      <w:ind w:leftChars="400" w:left="840"/>
    </w:pPr>
  </w:style>
  <w:style w:type="paragraph" w:styleId="a6">
    <w:name w:val="Date"/>
    <w:basedOn w:val="a"/>
    <w:next w:val="a"/>
    <w:rsid w:val="00A1320F"/>
    <w:pPr>
      <w:spacing w:afterLines="30"/>
    </w:pPr>
    <w:rPr>
      <w:rFonts w:ascii="Arial Rounded MT Bold" w:eastAsia="楷体_GB2312" w:hAnsi="Arial Rounded MT Bold"/>
      <w:sz w:val="21"/>
      <w:szCs w:val="20"/>
    </w:rPr>
  </w:style>
  <w:style w:type="paragraph" w:styleId="a7">
    <w:name w:val="Balloon Text"/>
    <w:basedOn w:val="a"/>
    <w:semiHidden/>
    <w:rsid w:val="00A1320F"/>
    <w:rPr>
      <w:rFonts w:ascii="Tahoma" w:hAnsi="Tahoma" w:cs="Tahoma"/>
      <w:sz w:val="16"/>
      <w:szCs w:val="16"/>
    </w:rPr>
  </w:style>
  <w:style w:type="paragraph" w:styleId="a8">
    <w:name w:val="footer"/>
    <w:basedOn w:val="a"/>
    <w:link w:val="Char"/>
    <w:rsid w:val="00A1320F"/>
    <w:pPr>
      <w:tabs>
        <w:tab w:val="center" w:pos="4153"/>
        <w:tab w:val="right" w:pos="8306"/>
      </w:tabs>
      <w:snapToGrid w:val="0"/>
      <w:jc w:val="left"/>
    </w:pPr>
    <w:rPr>
      <w:sz w:val="18"/>
      <w:szCs w:val="18"/>
    </w:rPr>
  </w:style>
  <w:style w:type="paragraph" w:styleId="a9">
    <w:name w:val="header"/>
    <w:basedOn w:val="a"/>
    <w:rsid w:val="00A1320F"/>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A1320F"/>
    <w:pPr>
      <w:tabs>
        <w:tab w:val="left" w:pos="2009"/>
        <w:tab w:val="right" w:leader="dot" w:pos="6007"/>
      </w:tabs>
      <w:spacing w:line="180" w:lineRule="exact"/>
      <w:jc w:val="center"/>
    </w:pPr>
  </w:style>
  <w:style w:type="paragraph" w:styleId="20">
    <w:name w:val="toc 2"/>
    <w:basedOn w:val="a"/>
    <w:next w:val="a"/>
    <w:uiPriority w:val="39"/>
    <w:rsid w:val="00A1320F"/>
    <w:pPr>
      <w:ind w:leftChars="200" w:left="420"/>
    </w:pPr>
  </w:style>
  <w:style w:type="paragraph" w:styleId="21">
    <w:name w:val="Body Text 2"/>
    <w:basedOn w:val="a"/>
    <w:rsid w:val="00A1320F"/>
    <w:pPr>
      <w:autoSpaceDE w:val="0"/>
      <w:autoSpaceDN w:val="0"/>
      <w:adjustRightInd w:val="0"/>
      <w:spacing w:line="160" w:lineRule="exact"/>
      <w:jc w:val="center"/>
    </w:pPr>
    <w:rPr>
      <w:sz w:val="18"/>
      <w:szCs w:val="15"/>
    </w:rPr>
  </w:style>
  <w:style w:type="paragraph" w:styleId="aa">
    <w:name w:val="Normal (Web)"/>
    <w:basedOn w:val="a"/>
    <w:rsid w:val="00A1320F"/>
    <w:pPr>
      <w:widowControl/>
      <w:spacing w:before="100" w:beforeAutospacing="1" w:after="100" w:afterAutospacing="1"/>
      <w:jc w:val="left"/>
    </w:pPr>
    <w:rPr>
      <w:kern w:val="0"/>
      <w:sz w:val="24"/>
    </w:rPr>
  </w:style>
  <w:style w:type="character" w:styleId="ab">
    <w:name w:val="page number"/>
    <w:basedOn w:val="a0"/>
    <w:rsid w:val="00A1320F"/>
  </w:style>
  <w:style w:type="character" w:styleId="ac">
    <w:name w:val="FollowedHyperlink"/>
    <w:rsid w:val="00A1320F"/>
    <w:rPr>
      <w:color w:val="800080"/>
      <w:u w:val="single"/>
    </w:rPr>
  </w:style>
  <w:style w:type="character" w:styleId="ad">
    <w:name w:val="Hyperlink"/>
    <w:uiPriority w:val="99"/>
    <w:rsid w:val="00A1320F"/>
    <w:rPr>
      <w:color w:val="0000FF"/>
      <w:u w:val="single"/>
    </w:rPr>
  </w:style>
  <w:style w:type="paragraph" w:customStyle="1" w:styleId="11">
    <w:name w:val="样式 标题 1 + 居中"/>
    <w:basedOn w:val="1"/>
    <w:rsid w:val="00A1320F"/>
    <w:pPr>
      <w:spacing w:after="0"/>
    </w:pPr>
    <w:rPr>
      <w:rFonts w:cs="宋体"/>
      <w:b w:val="0"/>
      <w:szCs w:val="20"/>
    </w:rPr>
  </w:style>
  <w:style w:type="paragraph" w:customStyle="1" w:styleId="Heading33">
    <w:name w:val="Heading 33"/>
    <w:basedOn w:val="a"/>
    <w:rsid w:val="00A1320F"/>
    <w:pPr>
      <w:widowControl/>
      <w:spacing w:before="120" w:after="60"/>
      <w:jc w:val="left"/>
      <w:outlineLvl w:val="3"/>
    </w:pPr>
    <w:rPr>
      <w:rFonts w:ascii="Arial" w:hAnsi="Arial" w:cs="Arial"/>
      <w:b/>
      <w:bCs/>
      <w:kern w:val="0"/>
      <w:sz w:val="24"/>
    </w:rPr>
  </w:style>
  <w:style w:type="paragraph" w:customStyle="1" w:styleId="NormalWeb4">
    <w:name w:val="Normal (Web)4"/>
    <w:basedOn w:val="a"/>
    <w:rsid w:val="00A1320F"/>
    <w:pPr>
      <w:widowControl/>
      <w:spacing w:before="100" w:beforeAutospacing="1" w:after="60"/>
      <w:jc w:val="left"/>
    </w:pPr>
    <w:rPr>
      <w:rFonts w:ascii="Arial" w:hAnsi="Arial" w:cs="Arial"/>
      <w:kern w:val="0"/>
      <w:sz w:val="19"/>
      <w:szCs w:val="19"/>
    </w:rPr>
  </w:style>
  <w:style w:type="paragraph" w:customStyle="1" w:styleId="12">
    <w:name w:val="列出段落1"/>
    <w:basedOn w:val="a"/>
    <w:uiPriority w:val="34"/>
    <w:qFormat/>
    <w:rsid w:val="00A1320F"/>
    <w:pPr>
      <w:ind w:left="720"/>
      <w:contextualSpacing/>
    </w:pPr>
  </w:style>
  <w:style w:type="paragraph" w:customStyle="1" w:styleId="13">
    <w:name w:val="修订1"/>
    <w:hidden/>
    <w:uiPriority w:val="99"/>
    <w:semiHidden/>
    <w:rsid w:val="00A1320F"/>
    <w:rPr>
      <w:kern w:val="2"/>
      <w:sz w:val="15"/>
      <w:szCs w:val="24"/>
    </w:rPr>
  </w:style>
  <w:style w:type="character" w:customStyle="1" w:styleId="A10">
    <w:name w:val="A1"/>
    <w:uiPriority w:val="99"/>
    <w:rsid w:val="00A1320F"/>
    <w:rPr>
      <w:rFonts w:cs="GillSans"/>
      <w:color w:val="57585A"/>
      <w:sz w:val="20"/>
      <w:szCs w:val="20"/>
    </w:rPr>
  </w:style>
  <w:style w:type="character" w:customStyle="1" w:styleId="A90">
    <w:name w:val="A9"/>
    <w:uiPriority w:val="99"/>
    <w:rsid w:val="00A1320F"/>
    <w:rPr>
      <w:rFonts w:cs="GillSans"/>
      <w:color w:val="57585A"/>
      <w:sz w:val="11"/>
      <w:szCs w:val="11"/>
    </w:rPr>
  </w:style>
  <w:style w:type="character" w:customStyle="1" w:styleId="2Char">
    <w:name w:val="标题 2 Char"/>
    <w:link w:val="2"/>
    <w:rsid w:val="00A1320F"/>
    <w:rPr>
      <w:rFonts w:ascii="Arial" w:eastAsia="黑体" w:hAnsi="Arial"/>
      <w:bCs/>
      <w:kern w:val="2"/>
      <w:sz w:val="21"/>
      <w:szCs w:val="32"/>
    </w:rPr>
  </w:style>
  <w:style w:type="character" w:styleId="ae">
    <w:name w:val="annotation reference"/>
    <w:basedOn w:val="a0"/>
    <w:semiHidden/>
    <w:unhideWhenUsed/>
    <w:rsid w:val="00334073"/>
    <w:rPr>
      <w:sz w:val="21"/>
      <w:szCs w:val="21"/>
    </w:rPr>
  </w:style>
  <w:style w:type="paragraph" w:styleId="af">
    <w:name w:val="annotation text"/>
    <w:basedOn w:val="a"/>
    <w:link w:val="Char0"/>
    <w:semiHidden/>
    <w:unhideWhenUsed/>
    <w:rsid w:val="00334073"/>
    <w:pPr>
      <w:jc w:val="left"/>
    </w:pPr>
  </w:style>
  <w:style w:type="character" w:customStyle="1" w:styleId="Char0">
    <w:name w:val="批注文字 Char"/>
    <w:basedOn w:val="a0"/>
    <w:link w:val="af"/>
    <w:semiHidden/>
    <w:rsid w:val="00334073"/>
    <w:rPr>
      <w:kern w:val="2"/>
      <w:sz w:val="15"/>
      <w:szCs w:val="24"/>
    </w:rPr>
  </w:style>
  <w:style w:type="paragraph" w:styleId="af0">
    <w:name w:val="annotation subject"/>
    <w:basedOn w:val="af"/>
    <w:next w:val="af"/>
    <w:link w:val="Char1"/>
    <w:semiHidden/>
    <w:unhideWhenUsed/>
    <w:rsid w:val="00334073"/>
    <w:rPr>
      <w:b/>
      <w:bCs/>
    </w:rPr>
  </w:style>
  <w:style w:type="character" w:customStyle="1" w:styleId="Char1">
    <w:name w:val="批注主题 Char"/>
    <w:basedOn w:val="Char0"/>
    <w:link w:val="af0"/>
    <w:semiHidden/>
    <w:rsid w:val="00334073"/>
    <w:rPr>
      <w:b/>
      <w:bCs/>
      <w:kern w:val="2"/>
      <w:sz w:val="15"/>
      <w:szCs w:val="24"/>
    </w:rPr>
  </w:style>
  <w:style w:type="character" w:customStyle="1" w:styleId="Char">
    <w:name w:val="页脚 Char"/>
    <w:basedOn w:val="a0"/>
    <w:link w:val="a8"/>
    <w:uiPriority w:val="99"/>
    <w:rsid w:val="0053331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oleObject" Target="embeddings/oleObject3.bin"/><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oleObject" Target="embeddings/oleObject1.bin"/><Relationship Id="rId29"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oleObject" Target="embeddings/oleObject4.bin"/><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wmf"/><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E8359C-CB15-4913-AF7C-FD40896AE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35</Pages>
  <Words>7835</Words>
  <Characters>44665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Man-RH20</vt:lpstr>
    </vt:vector>
  </TitlesOfParts>
  <Company>Shenitech</Company>
  <LinksUpToDate>false</LinksUpToDate>
  <CharactersWithSpaces>52396</CharactersWithSpaces>
  <SharedDoc>false</SharedDoc>
  <HLinks>
    <vt:vector size="324" baseType="variant">
      <vt:variant>
        <vt:i4>1769525</vt:i4>
      </vt:variant>
      <vt:variant>
        <vt:i4>317</vt:i4>
      </vt:variant>
      <vt:variant>
        <vt:i4>0</vt:i4>
      </vt:variant>
      <vt:variant>
        <vt:i4>5</vt:i4>
      </vt:variant>
      <vt:variant>
        <vt:lpwstr/>
      </vt:variant>
      <vt:variant>
        <vt:lpwstr>_Toc331168161</vt:lpwstr>
      </vt:variant>
      <vt:variant>
        <vt:i4>1769525</vt:i4>
      </vt:variant>
      <vt:variant>
        <vt:i4>311</vt:i4>
      </vt:variant>
      <vt:variant>
        <vt:i4>0</vt:i4>
      </vt:variant>
      <vt:variant>
        <vt:i4>5</vt:i4>
      </vt:variant>
      <vt:variant>
        <vt:lpwstr/>
      </vt:variant>
      <vt:variant>
        <vt:lpwstr>_Toc331168160</vt:lpwstr>
      </vt:variant>
      <vt:variant>
        <vt:i4>1572917</vt:i4>
      </vt:variant>
      <vt:variant>
        <vt:i4>305</vt:i4>
      </vt:variant>
      <vt:variant>
        <vt:i4>0</vt:i4>
      </vt:variant>
      <vt:variant>
        <vt:i4>5</vt:i4>
      </vt:variant>
      <vt:variant>
        <vt:lpwstr/>
      </vt:variant>
      <vt:variant>
        <vt:lpwstr>_Toc331168159</vt:lpwstr>
      </vt:variant>
      <vt:variant>
        <vt:i4>1572917</vt:i4>
      </vt:variant>
      <vt:variant>
        <vt:i4>299</vt:i4>
      </vt:variant>
      <vt:variant>
        <vt:i4>0</vt:i4>
      </vt:variant>
      <vt:variant>
        <vt:i4>5</vt:i4>
      </vt:variant>
      <vt:variant>
        <vt:lpwstr/>
      </vt:variant>
      <vt:variant>
        <vt:lpwstr>_Toc331168158</vt:lpwstr>
      </vt:variant>
      <vt:variant>
        <vt:i4>1572917</vt:i4>
      </vt:variant>
      <vt:variant>
        <vt:i4>293</vt:i4>
      </vt:variant>
      <vt:variant>
        <vt:i4>0</vt:i4>
      </vt:variant>
      <vt:variant>
        <vt:i4>5</vt:i4>
      </vt:variant>
      <vt:variant>
        <vt:lpwstr/>
      </vt:variant>
      <vt:variant>
        <vt:lpwstr>_Toc331168157</vt:lpwstr>
      </vt:variant>
      <vt:variant>
        <vt:i4>1572917</vt:i4>
      </vt:variant>
      <vt:variant>
        <vt:i4>287</vt:i4>
      </vt:variant>
      <vt:variant>
        <vt:i4>0</vt:i4>
      </vt:variant>
      <vt:variant>
        <vt:i4>5</vt:i4>
      </vt:variant>
      <vt:variant>
        <vt:lpwstr/>
      </vt:variant>
      <vt:variant>
        <vt:lpwstr>_Toc331168156</vt:lpwstr>
      </vt:variant>
      <vt:variant>
        <vt:i4>1572917</vt:i4>
      </vt:variant>
      <vt:variant>
        <vt:i4>281</vt:i4>
      </vt:variant>
      <vt:variant>
        <vt:i4>0</vt:i4>
      </vt:variant>
      <vt:variant>
        <vt:i4>5</vt:i4>
      </vt:variant>
      <vt:variant>
        <vt:lpwstr/>
      </vt:variant>
      <vt:variant>
        <vt:lpwstr>_Toc331168155</vt:lpwstr>
      </vt:variant>
      <vt:variant>
        <vt:i4>1572917</vt:i4>
      </vt:variant>
      <vt:variant>
        <vt:i4>275</vt:i4>
      </vt:variant>
      <vt:variant>
        <vt:i4>0</vt:i4>
      </vt:variant>
      <vt:variant>
        <vt:i4>5</vt:i4>
      </vt:variant>
      <vt:variant>
        <vt:lpwstr/>
      </vt:variant>
      <vt:variant>
        <vt:lpwstr>_Toc331168154</vt:lpwstr>
      </vt:variant>
      <vt:variant>
        <vt:i4>1572917</vt:i4>
      </vt:variant>
      <vt:variant>
        <vt:i4>269</vt:i4>
      </vt:variant>
      <vt:variant>
        <vt:i4>0</vt:i4>
      </vt:variant>
      <vt:variant>
        <vt:i4>5</vt:i4>
      </vt:variant>
      <vt:variant>
        <vt:lpwstr/>
      </vt:variant>
      <vt:variant>
        <vt:lpwstr>_Toc331168153</vt:lpwstr>
      </vt:variant>
      <vt:variant>
        <vt:i4>1572917</vt:i4>
      </vt:variant>
      <vt:variant>
        <vt:i4>263</vt:i4>
      </vt:variant>
      <vt:variant>
        <vt:i4>0</vt:i4>
      </vt:variant>
      <vt:variant>
        <vt:i4>5</vt:i4>
      </vt:variant>
      <vt:variant>
        <vt:lpwstr/>
      </vt:variant>
      <vt:variant>
        <vt:lpwstr>_Toc331168152</vt:lpwstr>
      </vt:variant>
      <vt:variant>
        <vt:i4>1572917</vt:i4>
      </vt:variant>
      <vt:variant>
        <vt:i4>257</vt:i4>
      </vt:variant>
      <vt:variant>
        <vt:i4>0</vt:i4>
      </vt:variant>
      <vt:variant>
        <vt:i4>5</vt:i4>
      </vt:variant>
      <vt:variant>
        <vt:lpwstr/>
      </vt:variant>
      <vt:variant>
        <vt:lpwstr>_Toc331168151</vt:lpwstr>
      </vt:variant>
      <vt:variant>
        <vt:i4>1572917</vt:i4>
      </vt:variant>
      <vt:variant>
        <vt:i4>251</vt:i4>
      </vt:variant>
      <vt:variant>
        <vt:i4>0</vt:i4>
      </vt:variant>
      <vt:variant>
        <vt:i4>5</vt:i4>
      </vt:variant>
      <vt:variant>
        <vt:lpwstr/>
      </vt:variant>
      <vt:variant>
        <vt:lpwstr>_Toc331168150</vt:lpwstr>
      </vt:variant>
      <vt:variant>
        <vt:i4>1638453</vt:i4>
      </vt:variant>
      <vt:variant>
        <vt:i4>245</vt:i4>
      </vt:variant>
      <vt:variant>
        <vt:i4>0</vt:i4>
      </vt:variant>
      <vt:variant>
        <vt:i4>5</vt:i4>
      </vt:variant>
      <vt:variant>
        <vt:lpwstr/>
      </vt:variant>
      <vt:variant>
        <vt:lpwstr>_Toc331168149</vt:lpwstr>
      </vt:variant>
      <vt:variant>
        <vt:i4>1638453</vt:i4>
      </vt:variant>
      <vt:variant>
        <vt:i4>239</vt:i4>
      </vt:variant>
      <vt:variant>
        <vt:i4>0</vt:i4>
      </vt:variant>
      <vt:variant>
        <vt:i4>5</vt:i4>
      </vt:variant>
      <vt:variant>
        <vt:lpwstr/>
      </vt:variant>
      <vt:variant>
        <vt:lpwstr>_Toc331168146</vt:lpwstr>
      </vt:variant>
      <vt:variant>
        <vt:i4>1638453</vt:i4>
      </vt:variant>
      <vt:variant>
        <vt:i4>233</vt:i4>
      </vt:variant>
      <vt:variant>
        <vt:i4>0</vt:i4>
      </vt:variant>
      <vt:variant>
        <vt:i4>5</vt:i4>
      </vt:variant>
      <vt:variant>
        <vt:lpwstr/>
      </vt:variant>
      <vt:variant>
        <vt:lpwstr>_Toc331168145</vt:lpwstr>
      </vt:variant>
      <vt:variant>
        <vt:i4>1638453</vt:i4>
      </vt:variant>
      <vt:variant>
        <vt:i4>227</vt:i4>
      </vt:variant>
      <vt:variant>
        <vt:i4>0</vt:i4>
      </vt:variant>
      <vt:variant>
        <vt:i4>5</vt:i4>
      </vt:variant>
      <vt:variant>
        <vt:lpwstr/>
      </vt:variant>
      <vt:variant>
        <vt:lpwstr>_Toc331168144</vt:lpwstr>
      </vt:variant>
      <vt:variant>
        <vt:i4>1638453</vt:i4>
      </vt:variant>
      <vt:variant>
        <vt:i4>221</vt:i4>
      </vt:variant>
      <vt:variant>
        <vt:i4>0</vt:i4>
      </vt:variant>
      <vt:variant>
        <vt:i4>5</vt:i4>
      </vt:variant>
      <vt:variant>
        <vt:lpwstr/>
      </vt:variant>
      <vt:variant>
        <vt:lpwstr>_Toc331168143</vt:lpwstr>
      </vt:variant>
      <vt:variant>
        <vt:i4>1638453</vt:i4>
      </vt:variant>
      <vt:variant>
        <vt:i4>215</vt:i4>
      </vt:variant>
      <vt:variant>
        <vt:i4>0</vt:i4>
      </vt:variant>
      <vt:variant>
        <vt:i4>5</vt:i4>
      </vt:variant>
      <vt:variant>
        <vt:lpwstr/>
      </vt:variant>
      <vt:variant>
        <vt:lpwstr>_Toc331168142</vt:lpwstr>
      </vt:variant>
      <vt:variant>
        <vt:i4>1638453</vt:i4>
      </vt:variant>
      <vt:variant>
        <vt:i4>209</vt:i4>
      </vt:variant>
      <vt:variant>
        <vt:i4>0</vt:i4>
      </vt:variant>
      <vt:variant>
        <vt:i4>5</vt:i4>
      </vt:variant>
      <vt:variant>
        <vt:lpwstr/>
      </vt:variant>
      <vt:variant>
        <vt:lpwstr>_Toc331168141</vt:lpwstr>
      </vt:variant>
      <vt:variant>
        <vt:i4>1638453</vt:i4>
      </vt:variant>
      <vt:variant>
        <vt:i4>203</vt:i4>
      </vt:variant>
      <vt:variant>
        <vt:i4>0</vt:i4>
      </vt:variant>
      <vt:variant>
        <vt:i4>5</vt:i4>
      </vt:variant>
      <vt:variant>
        <vt:lpwstr/>
      </vt:variant>
      <vt:variant>
        <vt:lpwstr>_Toc331168140</vt:lpwstr>
      </vt:variant>
      <vt:variant>
        <vt:i4>1966133</vt:i4>
      </vt:variant>
      <vt:variant>
        <vt:i4>197</vt:i4>
      </vt:variant>
      <vt:variant>
        <vt:i4>0</vt:i4>
      </vt:variant>
      <vt:variant>
        <vt:i4>5</vt:i4>
      </vt:variant>
      <vt:variant>
        <vt:lpwstr/>
      </vt:variant>
      <vt:variant>
        <vt:lpwstr>_Toc331168139</vt:lpwstr>
      </vt:variant>
      <vt:variant>
        <vt:i4>1966133</vt:i4>
      </vt:variant>
      <vt:variant>
        <vt:i4>191</vt:i4>
      </vt:variant>
      <vt:variant>
        <vt:i4>0</vt:i4>
      </vt:variant>
      <vt:variant>
        <vt:i4>5</vt:i4>
      </vt:variant>
      <vt:variant>
        <vt:lpwstr/>
      </vt:variant>
      <vt:variant>
        <vt:lpwstr>_Toc331168138</vt:lpwstr>
      </vt:variant>
      <vt:variant>
        <vt:i4>1966133</vt:i4>
      </vt:variant>
      <vt:variant>
        <vt:i4>185</vt:i4>
      </vt:variant>
      <vt:variant>
        <vt:i4>0</vt:i4>
      </vt:variant>
      <vt:variant>
        <vt:i4>5</vt:i4>
      </vt:variant>
      <vt:variant>
        <vt:lpwstr/>
      </vt:variant>
      <vt:variant>
        <vt:lpwstr>_Toc331168137</vt:lpwstr>
      </vt:variant>
      <vt:variant>
        <vt:i4>1966133</vt:i4>
      </vt:variant>
      <vt:variant>
        <vt:i4>179</vt:i4>
      </vt:variant>
      <vt:variant>
        <vt:i4>0</vt:i4>
      </vt:variant>
      <vt:variant>
        <vt:i4>5</vt:i4>
      </vt:variant>
      <vt:variant>
        <vt:lpwstr/>
      </vt:variant>
      <vt:variant>
        <vt:lpwstr>_Toc331168136</vt:lpwstr>
      </vt:variant>
      <vt:variant>
        <vt:i4>1966133</vt:i4>
      </vt:variant>
      <vt:variant>
        <vt:i4>173</vt:i4>
      </vt:variant>
      <vt:variant>
        <vt:i4>0</vt:i4>
      </vt:variant>
      <vt:variant>
        <vt:i4>5</vt:i4>
      </vt:variant>
      <vt:variant>
        <vt:lpwstr/>
      </vt:variant>
      <vt:variant>
        <vt:lpwstr>_Toc331168135</vt:lpwstr>
      </vt:variant>
      <vt:variant>
        <vt:i4>1966133</vt:i4>
      </vt:variant>
      <vt:variant>
        <vt:i4>167</vt:i4>
      </vt:variant>
      <vt:variant>
        <vt:i4>0</vt:i4>
      </vt:variant>
      <vt:variant>
        <vt:i4>5</vt:i4>
      </vt:variant>
      <vt:variant>
        <vt:lpwstr/>
      </vt:variant>
      <vt:variant>
        <vt:lpwstr>_Toc331168134</vt:lpwstr>
      </vt:variant>
      <vt:variant>
        <vt:i4>1966133</vt:i4>
      </vt:variant>
      <vt:variant>
        <vt:i4>161</vt:i4>
      </vt:variant>
      <vt:variant>
        <vt:i4>0</vt:i4>
      </vt:variant>
      <vt:variant>
        <vt:i4>5</vt:i4>
      </vt:variant>
      <vt:variant>
        <vt:lpwstr/>
      </vt:variant>
      <vt:variant>
        <vt:lpwstr>_Toc331168133</vt:lpwstr>
      </vt:variant>
      <vt:variant>
        <vt:i4>1966133</vt:i4>
      </vt:variant>
      <vt:variant>
        <vt:i4>155</vt:i4>
      </vt:variant>
      <vt:variant>
        <vt:i4>0</vt:i4>
      </vt:variant>
      <vt:variant>
        <vt:i4>5</vt:i4>
      </vt:variant>
      <vt:variant>
        <vt:lpwstr/>
      </vt:variant>
      <vt:variant>
        <vt:lpwstr>_Toc331168132</vt:lpwstr>
      </vt:variant>
      <vt:variant>
        <vt:i4>2031669</vt:i4>
      </vt:variant>
      <vt:variant>
        <vt:i4>149</vt:i4>
      </vt:variant>
      <vt:variant>
        <vt:i4>0</vt:i4>
      </vt:variant>
      <vt:variant>
        <vt:i4>5</vt:i4>
      </vt:variant>
      <vt:variant>
        <vt:lpwstr/>
      </vt:variant>
      <vt:variant>
        <vt:lpwstr>_Toc331168129</vt:lpwstr>
      </vt:variant>
      <vt:variant>
        <vt:i4>2031669</vt:i4>
      </vt:variant>
      <vt:variant>
        <vt:i4>143</vt:i4>
      </vt:variant>
      <vt:variant>
        <vt:i4>0</vt:i4>
      </vt:variant>
      <vt:variant>
        <vt:i4>5</vt:i4>
      </vt:variant>
      <vt:variant>
        <vt:lpwstr/>
      </vt:variant>
      <vt:variant>
        <vt:lpwstr>_Toc331168128</vt:lpwstr>
      </vt:variant>
      <vt:variant>
        <vt:i4>2031669</vt:i4>
      </vt:variant>
      <vt:variant>
        <vt:i4>137</vt:i4>
      </vt:variant>
      <vt:variant>
        <vt:i4>0</vt:i4>
      </vt:variant>
      <vt:variant>
        <vt:i4>5</vt:i4>
      </vt:variant>
      <vt:variant>
        <vt:lpwstr/>
      </vt:variant>
      <vt:variant>
        <vt:lpwstr>_Toc331168127</vt:lpwstr>
      </vt:variant>
      <vt:variant>
        <vt:i4>2031669</vt:i4>
      </vt:variant>
      <vt:variant>
        <vt:i4>131</vt:i4>
      </vt:variant>
      <vt:variant>
        <vt:i4>0</vt:i4>
      </vt:variant>
      <vt:variant>
        <vt:i4>5</vt:i4>
      </vt:variant>
      <vt:variant>
        <vt:lpwstr/>
      </vt:variant>
      <vt:variant>
        <vt:lpwstr>_Toc331168126</vt:lpwstr>
      </vt:variant>
      <vt:variant>
        <vt:i4>2031669</vt:i4>
      </vt:variant>
      <vt:variant>
        <vt:i4>125</vt:i4>
      </vt:variant>
      <vt:variant>
        <vt:i4>0</vt:i4>
      </vt:variant>
      <vt:variant>
        <vt:i4>5</vt:i4>
      </vt:variant>
      <vt:variant>
        <vt:lpwstr/>
      </vt:variant>
      <vt:variant>
        <vt:lpwstr>_Toc331168125</vt:lpwstr>
      </vt:variant>
      <vt:variant>
        <vt:i4>2031669</vt:i4>
      </vt:variant>
      <vt:variant>
        <vt:i4>119</vt:i4>
      </vt:variant>
      <vt:variant>
        <vt:i4>0</vt:i4>
      </vt:variant>
      <vt:variant>
        <vt:i4>5</vt:i4>
      </vt:variant>
      <vt:variant>
        <vt:lpwstr/>
      </vt:variant>
      <vt:variant>
        <vt:lpwstr>_Toc331168124</vt:lpwstr>
      </vt:variant>
      <vt:variant>
        <vt:i4>2031669</vt:i4>
      </vt:variant>
      <vt:variant>
        <vt:i4>113</vt:i4>
      </vt:variant>
      <vt:variant>
        <vt:i4>0</vt:i4>
      </vt:variant>
      <vt:variant>
        <vt:i4>5</vt:i4>
      </vt:variant>
      <vt:variant>
        <vt:lpwstr/>
      </vt:variant>
      <vt:variant>
        <vt:lpwstr>_Toc331168123</vt:lpwstr>
      </vt:variant>
      <vt:variant>
        <vt:i4>2031669</vt:i4>
      </vt:variant>
      <vt:variant>
        <vt:i4>107</vt:i4>
      </vt:variant>
      <vt:variant>
        <vt:i4>0</vt:i4>
      </vt:variant>
      <vt:variant>
        <vt:i4>5</vt:i4>
      </vt:variant>
      <vt:variant>
        <vt:lpwstr/>
      </vt:variant>
      <vt:variant>
        <vt:lpwstr>_Toc331168122</vt:lpwstr>
      </vt:variant>
      <vt:variant>
        <vt:i4>2031669</vt:i4>
      </vt:variant>
      <vt:variant>
        <vt:i4>101</vt:i4>
      </vt:variant>
      <vt:variant>
        <vt:i4>0</vt:i4>
      </vt:variant>
      <vt:variant>
        <vt:i4>5</vt:i4>
      </vt:variant>
      <vt:variant>
        <vt:lpwstr/>
      </vt:variant>
      <vt:variant>
        <vt:lpwstr>_Toc331168121</vt:lpwstr>
      </vt:variant>
      <vt:variant>
        <vt:i4>2031669</vt:i4>
      </vt:variant>
      <vt:variant>
        <vt:i4>95</vt:i4>
      </vt:variant>
      <vt:variant>
        <vt:i4>0</vt:i4>
      </vt:variant>
      <vt:variant>
        <vt:i4>5</vt:i4>
      </vt:variant>
      <vt:variant>
        <vt:lpwstr/>
      </vt:variant>
      <vt:variant>
        <vt:lpwstr>_Toc331168120</vt:lpwstr>
      </vt:variant>
      <vt:variant>
        <vt:i4>1835061</vt:i4>
      </vt:variant>
      <vt:variant>
        <vt:i4>89</vt:i4>
      </vt:variant>
      <vt:variant>
        <vt:i4>0</vt:i4>
      </vt:variant>
      <vt:variant>
        <vt:i4>5</vt:i4>
      </vt:variant>
      <vt:variant>
        <vt:lpwstr/>
      </vt:variant>
      <vt:variant>
        <vt:lpwstr>_Toc331168119</vt:lpwstr>
      </vt:variant>
      <vt:variant>
        <vt:i4>1835061</vt:i4>
      </vt:variant>
      <vt:variant>
        <vt:i4>83</vt:i4>
      </vt:variant>
      <vt:variant>
        <vt:i4>0</vt:i4>
      </vt:variant>
      <vt:variant>
        <vt:i4>5</vt:i4>
      </vt:variant>
      <vt:variant>
        <vt:lpwstr/>
      </vt:variant>
      <vt:variant>
        <vt:lpwstr>_Toc331168118</vt:lpwstr>
      </vt:variant>
      <vt:variant>
        <vt:i4>1835061</vt:i4>
      </vt:variant>
      <vt:variant>
        <vt:i4>77</vt:i4>
      </vt:variant>
      <vt:variant>
        <vt:i4>0</vt:i4>
      </vt:variant>
      <vt:variant>
        <vt:i4>5</vt:i4>
      </vt:variant>
      <vt:variant>
        <vt:lpwstr/>
      </vt:variant>
      <vt:variant>
        <vt:lpwstr>_Toc331168117</vt:lpwstr>
      </vt:variant>
      <vt:variant>
        <vt:i4>1835061</vt:i4>
      </vt:variant>
      <vt:variant>
        <vt:i4>71</vt:i4>
      </vt:variant>
      <vt:variant>
        <vt:i4>0</vt:i4>
      </vt:variant>
      <vt:variant>
        <vt:i4>5</vt:i4>
      </vt:variant>
      <vt:variant>
        <vt:lpwstr/>
      </vt:variant>
      <vt:variant>
        <vt:lpwstr>_Toc331168116</vt:lpwstr>
      </vt:variant>
      <vt:variant>
        <vt:i4>1835061</vt:i4>
      </vt:variant>
      <vt:variant>
        <vt:i4>65</vt:i4>
      </vt:variant>
      <vt:variant>
        <vt:i4>0</vt:i4>
      </vt:variant>
      <vt:variant>
        <vt:i4>5</vt:i4>
      </vt:variant>
      <vt:variant>
        <vt:lpwstr/>
      </vt:variant>
      <vt:variant>
        <vt:lpwstr>_Toc331168115</vt:lpwstr>
      </vt:variant>
      <vt:variant>
        <vt:i4>1835061</vt:i4>
      </vt:variant>
      <vt:variant>
        <vt:i4>59</vt:i4>
      </vt:variant>
      <vt:variant>
        <vt:i4>0</vt:i4>
      </vt:variant>
      <vt:variant>
        <vt:i4>5</vt:i4>
      </vt:variant>
      <vt:variant>
        <vt:lpwstr/>
      </vt:variant>
      <vt:variant>
        <vt:lpwstr>_Toc331168114</vt:lpwstr>
      </vt:variant>
      <vt:variant>
        <vt:i4>1835061</vt:i4>
      </vt:variant>
      <vt:variant>
        <vt:i4>53</vt:i4>
      </vt:variant>
      <vt:variant>
        <vt:i4>0</vt:i4>
      </vt:variant>
      <vt:variant>
        <vt:i4>5</vt:i4>
      </vt:variant>
      <vt:variant>
        <vt:lpwstr/>
      </vt:variant>
      <vt:variant>
        <vt:lpwstr>_Toc331168113</vt:lpwstr>
      </vt:variant>
      <vt:variant>
        <vt:i4>1835061</vt:i4>
      </vt:variant>
      <vt:variant>
        <vt:i4>47</vt:i4>
      </vt:variant>
      <vt:variant>
        <vt:i4>0</vt:i4>
      </vt:variant>
      <vt:variant>
        <vt:i4>5</vt:i4>
      </vt:variant>
      <vt:variant>
        <vt:lpwstr/>
      </vt:variant>
      <vt:variant>
        <vt:lpwstr>_Toc331168111</vt:lpwstr>
      </vt:variant>
      <vt:variant>
        <vt:i4>1835061</vt:i4>
      </vt:variant>
      <vt:variant>
        <vt:i4>41</vt:i4>
      </vt:variant>
      <vt:variant>
        <vt:i4>0</vt:i4>
      </vt:variant>
      <vt:variant>
        <vt:i4>5</vt:i4>
      </vt:variant>
      <vt:variant>
        <vt:lpwstr/>
      </vt:variant>
      <vt:variant>
        <vt:lpwstr>_Toc331168110</vt:lpwstr>
      </vt:variant>
      <vt:variant>
        <vt:i4>1900597</vt:i4>
      </vt:variant>
      <vt:variant>
        <vt:i4>35</vt:i4>
      </vt:variant>
      <vt:variant>
        <vt:i4>0</vt:i4>
      </vt:variant>
      <vt:variant>
        <vt:i4>5</vt:i4>
      </vt:variant>
      <vt:variant>
        <vt:lpwstr/>
      </vt:variant>
      <vt:variant>
        <vt:lpwstr>_Toc331168109</vt:lpwstr>
      </vt:variant>
      <vt:variant>
        <vt:i4>1900597</vt:i4>
      </vt:variant>
      <vt:variant>
        <vt:i4>29</vt:i4>
      </vt:variant>
      <vt:variant>
        <vt:i4>0</vt:i4>
      </vt:variant>
      <vt:variant>
        <vt:i4>5</vt:i4>
      </vt:variant>
      <vt:variant>
        <vt:lpwstr/>
      </vt:variant>
      <vt:variant>
        <vt:lpwstr>_Toc331168108</vt:lpwstr>
      </vt:variant>
      <vt:variant>
        <vt:i4>1900597</vt:i4>
      </vt:variant>
      <vt:variant>
        <vt:i4>23</vt:i4>
      </vt:variant>
      <vt:variant>
        <vt:i4>0</vt:i4>
      </vt:variant>
      <vt:variant>
        <vt:i4>5</vt:i4>
      </vt:variant>
      <vt:variant>
        <vt:lpwstr/>
      </vt:variant>
      <vt:variant>
        <vt:lpwstr>_Toc331168107</vt:lpwstr>
      </vt:variant>
      <vt:variant>
        <vt:i4>1900597</vt:i4>
      </vt:variant>
      <vt:variant>
        <vt:i4>17</vt:i4>
      </vt:variant>
      <vt:variant>
        <vt:i4>0</vt:i4>
      </vt:variant>
      <vt:variant>
        <vt:i4>5</vt:i4>
      </vt:variant>
      <vt:variant>
        <vt:lpwstr/>
      </vt:variant>
      <vt:variant>
        <vt:lpwstr>_Toc331168106</vt:lpwstr>
      </vt:variant>
      <vt:variant>
        <vt:i4>1900597</vt:i4>
      </vt:variant>
      <vt:variant>
        <vt:i4>14</vt:i4>
      </vt:variant>
      <vt:variant>
        <vt:i4>0</vt:i4>
      </vt:variant>
      <vt:variant>
        <vt:i4>5</vt:i4>
      </vt:variant>
      <vt:variant>
        <vt:lpwstr/>
      </vt:variant>
      <vt:variant>
        <vt:lpwstr>_Toc331168105</vt:lpwstr>
      </vt:variant>
      <vt:variant>
        <vt:i4>1900597</vt:i4>
      </vt:variant>
      <vt:variant>
        <vt:i4>8</vt:i4>
      </vt:variant>
      <vt:variant>
        <vt:i4>0</vt:i4>
      </vt:variant>
      <vt:variant>
        <vt:i4>5</vt:i4>
      </vt:variant>
      <vt:variant>
        <vt:lpwstr/>
      </vt:variant>
      <vt:variant>
        <vt:lpwstr>_Toc331168104</vt:lpwstr>
      </vt:variant>
      <vt:variant>
        <vt:i4>1900597</vt:i4>
      </vt:variant>
      <vt:variant>
        <vt:i4>2</vt:i4>
      </vt:variant>
      <vt:variant>
        <vt:i4>0</vt:i4>
      </vt:variant>
      <vt:variant>
        <vt:i4>5</vt:i4>
      </vt:variant>
      <vt:variant>
        <vt:lpwstr/>
      </vt:variant>
      <vt:variant>
        <vt:lpwstr>_Toc331168103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Man-RH20</dc:title>
  <dc:creator>Martin Ma</dc:creator>
  <cp:lastModifiedBy>Administrator</cp:lastModifiedBy>
  <cp:revision>27</cp:revision>
  <cp:lastPrinted>2016-05-04T06:14:00Z</cp:lastPrinted>
  <dcterms:created xsi:type="dcterms:W3CDTF">2017-07-25T22:20:00Z</dcterms:created>
  <dcterms:modified xsi:type="dcterms:W3CDTF">2017-08-25T13:38:00Z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